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04382" w14:textId="404CAAF3" w:rsidR="00641623" w:rsidRDefault="00641623" w:rsidP="00081385">
      <w:pPr>
        <w:spacing w:line="360" w:lineRule="auto"/>
        <w:rPr>
          <w:rFonts w:ascii="Arial" w:hAnsi="Arial" w:cs="Arial"/>
          <w:b/>
          <w:bCs/>
          <w:sz w:val="22"/>
          <w:szCs w:val="22"/>
        </w:rPr>
      </w:pPr>
      <w:r w:rsidRPr="00641623">
        <w:rPr>
          <w:rFonts w:ascii="Arial" w:hAnsi="Arial" w:cs="Arial"/>
          <w:b/>
          <w:bCs/>
          <w:sz w:val="22"/>
          <w:szCs w:val="22"/>
        </w:rPr>
        <w:t xml:space="preserve">Diverse collection of wild </w:t>
      </w:r>
      <w:r w:rsidRPr="00641623">
        <w:rPr>
          <w:rFonts w:ascii="Arial" w:hAnsi="Arial" w:cs="Arial"/>
          <w:b/>
          <w:bCs/>
          <w:i/>
          <w:iCs/>
          <w:sz w:val="22"/>
          <w:szCs w:val="22"/>
        </w:rPr>
        <w:t xml:space="preserve">Drosophila melanogaster </w:t>
      </w:r>
      <w:r w:rsidRPr="00641623">
        <w:rPr>
          <w:rFonts w:ascii="Arial" w:hAnsi="Arial" w:cs="Arial"/>
          <w:b/>
          <w:bCs/>
          <w:sz w:val="22"/>
          <w:szCs w:val="22"/>
        </w:rPr>
        <w:t xml:space="preserve">reveals the evolutionary history of a persistent viral </w:t>
      </w:r>
      <w:commentRangeStart w:id="0"/>
      <w:r w:rsidRPr="00641623">
        <w:rPr>
          <w:rFonts w:ascii="Arial" w:hAnsi="Arial" w:cs="Arial"/>
          <w:b/>
          <w:bCs/>
          <w:sz w:val="22"/>
          <w:szCs w:val="22"/>
        </w:rPr>
        <w:t>infection</w:t>
      </w:r>
      <w:commentRangeEnd w:id="0"/>
      <w:r w:rsidR="00BC1F7B">
        <w:rPr>
          <w:rStyle w:val="CommentReference"/>
        </w:rPr>
        <w:commentReference w:id="0"/>
      </w:r>
    </w:p>
    <w:p w14:paraId="14FC103F" w14:textId="77777777" w:rsidR="00202028" w:rsidRDefault="00202028" w:rsidP="00081385">
      <w:pPr>
        <w:spacing w:line="360" w:lineRule="auto"/>
        <w:rPr>
          <w:rFonts w:ascii="Arial" w:hAnsi="Arial" w:cs="Arial"/>
          <w:b/>
          <w:bCs/>
          <w:sz w:val="22"/>
          <w:szCs w:val="22"/>
        </w:rPr>
      </w:pPr>
    </w:p>
    <w:p w14:paraId="0B9B89D4" w14:textId="0CC5C366" w:rsidR="00202028" w:rsidRDefault="00202028" w:rsidP="00081385">
      <w:pPr>
        <w:spacing w:line="360" w:lineRule="auto"/>
        <w:rPr>
          <w:rFonts w:ascii="Arial" w:hAnsi="Arial" w:cs="Arial"/>
          <w:b/>
          <w:bCs/>
          <w:sz w:val="22"/>
          <w:szCs w:val="22"/>
        </w:rPr>
      </w:pPr>
      <w:r>
        <w:rPr>
          <w:rFonts w:ascii="Arial" w:hAnsi="Arial" w:cs="Arial"/>
          <w:b/>
          <w:bCs/>
          <w:sz w:val="22"/>
          <w:szCs w:val="22"/>
        </w:rPr>
        <w:t>Diverse geographic collection of wild Drosophila melanogaster characterizes the genotype and phenotype of a persistent viral infection</w:t>
      </w:r>
    </w:p>
    <w:p w14:paraId="7AB2A228" w14:textId="77777777" w:rsidR="00E97611" w:rsidRDefault="00E97611" w:rsidP="00081385">
      <w:pPr>
        <w:spacing w:line="360" w:lineRule="auto"/>
        <w:rPr>
          <w:rFonts w:ascii="Arial" w:hAnsi="Arial" w:cs="Arial"/>
          <w:b/>
          <w:bCs/>
          <w:sz w:val="22"/>
          <w:szCs w:val="22"/>
        </w:rPr>
      </w:pPr>
    </w:p>
    <w:p w14:paraId="33FEBA7C" w14:textId="04C189BC" w:rsidR="00641623" w:rsidRDefault="00E97611" w:rsidP="00081385">
      <w:pPr>
        <w:spacing w:line="360" w:lineRule="auto"/>
        <w:rPr>
          <w:rFonts w:ascii="Arial" w:hAnsi="Arial" w:cs="Arial"/>
          <w:b/>
          <w:bCs/>
          <w:sz w:val="22"/>
          <w:szCs w:val="22"/>
        </w:rPr>
      </w:pPr>
      <w:r>
        <w:rPr>
          <w:rFonts w:ascii="Arial" w:hAnsi="Arial" w:cs="Arial"/>
          <w:b/>
          <w:bCs/>
          <w:sz w:val="22"/>
          <w:szCs w:val="22"/>
        </w:rPr>
        <w:t>Evolutionary analysis of galbut virus based on sequences from 10X infected flies.</w:t>
      </w:r>
    </w:p>
    <w:p w14:paraId="7F3D32AC" w14:textId="77777777" w:rsidR="00E97611" w:rsidRDefault="00E97611" w:rsidP="00081385">
      <w:pPr>
        <w:spacing w:line="360" w:lineRule="auto"/>
        <w:rPr>
          <w:rFonts w:ascii="Arial" w:hAnsi="Arial" w:cs="Arial"/>
          <w:sz w:val="22"/>
          <w:szCs w:val="22"/>
        </w:rPr>
      </w:pPr>
    </w:p>
    <w:p w14:paraId="74665B3A" w14:textId="0763A746"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ins w:id="1" w:author="Keene-Snickers,Lexi" w:date="2025-03-13T13:02:00Z" w16du:dateUtc="2025-03-13T19:02:00Z">
        <w:r w:rsidR="00FC2AE1">
          <w:rPr>
            <w:rFonts w:ascii="Arial" w:hAnsi="Arial" w:cs="Arial"/>
            <w:b/>
            <w:bCs/>
            <w:sz w:val="22"/>
            <w:szCs w:val="22"/>
          </w:rPr>
          <w:t xml:space="preserve">Tillie J. Dunham, </w:t>
        </w:r>
      </w:ins>
      <w:r w:rsidR="00351921">
        <w:rPr>
          <w:rFonts w:ascii="Arial" w:hAnsi="Arial" w:cs="Arial"/>
          <w:b/>
          <w:bCs/>
          <w:sz w:val="22"/>
          <w:szCs w:val="22"/>
        </w:rPr>
        <w:t>Taylor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77777777"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Pr="00AB5926">
        <w:rPr>
          <w:rStyle w:val="eop"/>
          <w:rFonts w:ascii="Arial" w:eastAsiaTheme="majorEastAsia" w:hAnsi="Arial" w:cs="Arial"/>
          <w:sz w:val="22"/>
          <w:szCs w:val="22"/>
        </w:rPr>
        <w:t>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12"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74CDC0AE" w:rsidR="00B97576" w:rsidRDefault="00BC0856" w:rsidP="007110EB">
      <w:pPr>
        <w:spacing w:line="360" w:lineRule="auto"/>
        <w:ind w:firstLine="720"/>
        <w:rPr>
          <w:rFonts w:ascii="Arial" w:hAnsi="Arial" w:cs="Arial"/>
          <w:sz w:val="22"/>
          <w:szCs w:val="22"/>
        </w:rPr>
      </w:pPr>
      <w:r>
        <w:rPr>
          <w:rFonts w:ascii="Arial" w:hAnsi="Arial" w:cs="Arial"/>
          <w:sz w:val="22"/>
          <w:szCs w:val="22"/>
        </w:rPr>
        <w:t>Viruses are incredibly diverse and thanks to massive sequencing efforts over the last 10</w:t>
      </w:r>
      <w:ins w:id="2" w:author="Keene-Snickers,Lexi" w:date="2025-03-13T13:08:00Z" w16du:dateUtc="2025-03-13T19:08:00Z">
        <w:r w:rsidR="00FC2AE1">
          <w:rPr>
            <w:rFonts w:ascii="Arial" w:hAnsi="Arial" w:cs="Arial"/>
            <w:sz w:val="22"/>
            <w:szCs w:val="22"/>
          </w:rPr>
          <w:t xml:space="preserve"> </w:t>
        </w:r>
      </w:ins>
      <w:del w:id="3" w:author="Keene-Snickers,Lexi" w:date="2025-03-13T13:08:00Z" w16du:dateUtc="2025-03-13T19:08:00Z">
        <w:r w:rsidDel="00FC2AE1">
          <w:rPr>
            <w:rFonts w:ascii="Arial" w:hAnsi="Arial" w:cs="Arial"/>
            <w:sz w:val="22"/>
            <w:szCs w:val="22"/>
          </w:rPr>
          <w:delText>-</w:delText>
        </w:r>
      </w:del>
      <w:r>
        <w:rPr>
          <w:rFonts w:ascii="Arial" w:hAnsi="Arial" w:cs="Arial"/>
          <w:sz w:val="22"/>
          <w:szCs w:val="22"/>
        </w:rPr>
        <w:t xml:space="preserve">years, we can now begin to study the biology and evolution of these viruses. We wanted to better understand </w:t>
      </w:r>
      <w:r w:rsidR="007C3864">
        <w:rPr>
          <w:rFonts w:ascii="Arial" w:hAnsi="Arial" w:cs="Arial"/>
          <w:sz w:val="22"/>
          <w:szCs w:val="22"/>
        </w:rPr>
        <w:t xml:space="preserve">the diversity and evolution of </w:t>
      </w:r>
      <w:r w:rsidR="002F12DD">
        <w:rPr>
          <w:rFonts w:ascii="Arial" w:hAnsi="Arial" w:cs="Arial"/>
          <w:sz w:val="22"/>
          <w:szCs w:val="22"/>
        </w:rPr>
        <w:t>a persistently infecting</w:t>
      </w:r>
      <w:r w:rsidR="007C3864">
        <w:rPr>
          <w:rFonts w:ascii="Arial" w:hAnsi="Arial" w:cs="Arial"/>
          <w:sz w:val="22"/>
          <w:szCs w:val="22"/>
        </w:rPr>
        <w:t xml:space="preserve"> virus called galbut virus</w:t>
      </w:r>
      <w:r w:rsidR="0041633A">
        <w:rPr>
          <w:rFonts w:ascii="Arial" w:hAnsi="Arial" w:cs="Arial"/>
          <w:sz w:val="22"/>
          <w:szCs w:val="22"/>
        </w:rPr>
        <w:t>. Galbut virus is</w:t>
      </w:r>
      <w:r w:rsidR="007C3864">
        <w:rPr>
          <w:rFonts w:ascii="Arial" w:hAnsi="Arial" w:cs="Arial"/>
          <w:sz w:val="22"/>
          <w:szCs w:val="22"/>
        </w:rPr>
        <w:t xml:space="preserve"> a ubiquitous, segmented double-stranded RNA virus </w:t>
      </w:r>
      <w:r w:rsidR="0041633A">
        <w:rPr>
          <w:rFonts w:ascii="Arial" w:hAnsi="Arial" w:cs="Arial"/>
          <w:sz w:val="22"/>
          <w:szCs w:val="22"/>
        </w:rPr>
        <w:t>infecting</w:t>
      </w:r>
      <w:r w:rsidR="007C3864">
        <w:rPr>
          <w:rFonts w:ascii="Arial" w:hAnsi="Arial" w:cs="Arial"/>
          <w:sz w:val="22"/>
          <w:szCs w:val="22"/>
        </w:rPr>
        <w:t xml:space="preserve"> </w:t>
      </w:r>
      <w:r w:rsidR="007C3864" w:rsidRPr="00E97611">
        <w:rPr>
          <w:rFonts w:ascii="Arial" w:hAnsi="Arial" w:cs="Arial"/>
          <w:i/>
          <w:iCs/>
          <w:sz w:val="22"/>
          <w:szCs w:val="22"/>
        </w:rPr>
        <w:t>Drosophila melanogaster</w:t>
      </w:r>
      <w:r w:rsidR="0041633A">
        <w:rPr>
          <w:rFonts w:ascii="Arial" w:hAnsi="Arial" w:cs="Arial"/>
          <w:sz w:val="22"/>
          <w:szCs w:val="22"/>
        </w:rPr>
        <w:t xml:space="preserve">, </w:t>
      </w:r>
      <w:r>
        <w:rPr>
          <w:rFonts w:ascii="Arial" w:hAnsi="Arial" w:cs="Arial"/>
          <w:sz w:val="22"/>
          <w:szCs w:val="22"/>
        </w:rPr>
        <w:t>an important model organism.</w:t>
      </w:r>
      <w:r w:rsidR="007C3864">
        <w:rPr>
          <w:rFonts w:ascii="Arial" w:hAnsi="Arial" w:cs="Arial"/>
          <w:sz w:val="22"/>
          <w:szCs w:val="22"/>
        </w:rPr>
        <w:t xml:space="preserve"> We used RT-qPCR to screen</w:t>
      </w:r>
      <w:ins w:id="4" w:author="Keene-Snickers,Lexi" w:date="2025-03-13T13:04:00Z" w16du:dateUtc="2025-03-13T19:04:00Z">
        <w:r w:rsidR="00FC2AE1">
          <w:rPr>
            <w:rFonts w:ascii="Arial" w:hAnsi="Arial" w:cs="Arial"/>
            <w:sz w:val="22"/>
            <w:szCs w:val="22"/>
          </w:rPr>
          <w:t xml:space="preserve"> 974</w:t>
        </w:r>
      </w:ins>
      <w:del w:id="5" w:author="Keene-Snickers,Lexi" w:date="2025-03-13T13:04:00Z" w16du:dateUtc="2025-03-13T19:04:00Z">
        <w:r w:rsidR="007C3864" w:rsidDel="00FC2AE1">
          <w:rPr>
            <w:rFonts w:ascii="Arial" w:hAnsi="Arial" w:cs="Arial"/>
            <w:sz w:val="22"/>
            <w:szCs w:val="22"/>
          </w:rPr>
          <w:delText xml:space="preserve"> </w:delText>
        </w:r>
        <w:commentRangeStart w:id="6"/>
        <w:r w:rsidR="007C3864" w:rsidDel="00FC2AE1">
          <w:rPr>
            <w:rFonts w:ascii="Arial" w:hAnsi="Arial" w:cs="Arial"/>
            <w:sz w:val="22"/>
            <w:szCs w:val="22"/>
          </w:rPr>
          <w:delText>1,000</w:delText>
        </w:r>
      </w:del>
      <w:r w:rsidR="007C3864">
        <w:rPr>
          <w:rFonts w:ascii="Arial" w:hAnsi="Arial" w:cs="Arial"/>
          <w:sz w:val="22"/>
          <w:szCs w:val="22"/>
        </w:rPr>
        <w:t xml:space="preserve"> </w:t>
      </w:r>
      <w:commentRangeEnd w:id="6"/>
      <w:r w:rsidR="00BC3D5F">
        <w:rPr>
          <w:rStyle w:val="CommentReference"/>
        </w:rPr>
        <w:commentReference w:id="6"/>
      </w:r>
      <w:r w:rsidR="007C3864" w:rsidRPr="00E97611">
        <w:rPr>
          <w:rFonts w:ascii="Arial" w:hAnsi="Arial" w:cs="Arial"/>
          <w:i/>
          <w:iCs/>
          <w:sz w:val="22"/>
          <w:szCs w:val="22"/>
        </w:rPr>
        <w:t>Drosophila</w:t>
      </w:r>
      <w:r w:rsidR="007C3864">
        <w:rPr>
          <w:rFonts w:ascii="Arial" w:hAnsi="Arial" w:cs="Arial"/>
          <w:sz w:val="22"/>
          <w:szCs w:val="22"/>
        </w:rPr>
        <w:t xml:space="preserve"> specimens collected </w:t>
      </w:r>
      <w:r w:rsidR="0041633A">
        <w:rPr>
          <w:rFonts w:ascii="Arial" w:hAnsi="Arial" w:cs="Arial"/>
          <w:sz w:val="22"/>
          <w:szCs w:val="22"/>
        </w:rPr>
        <w:t>from</w:t>
      </w:r>
      <w:r w:rsidR="007C3864">
        <w:rPr>
          <w:rFonts w:ascii="Arial" w:hAnsi="Arial" w:cs="Arial"/>
          <w:sz w:val="22"/>
          <w:szCs w:val="22"/>
        </w:rPr>
        <w:t xml:space="preserve"> nine locations in Colorado and one location in Ohio, Pennsylvania and Maine.</w:t>
      </w:r>
      <w:r w:rsidR="00B97576">
        <w:rPr>
          <w:rFonts w:ascii="Arial" w:hAnsi="Arial" w:cs="Arial"/>
          <w:sz w:val="22"/>
          <w:szCs w:val="22"/>
        </w:rPr>
        <w:t xml:space="preserve"> </w:t>
      </w:r>
      <w:r w:rsidR="007C3864">
        <w:rPr>
          <w:rFonts w:ascii="Arial" w:hAnsi="Arial" w:cs="Arial"/>
          <w:sz w:val="22"/>
          <w:szCs w:val="22"/>
        </w:rPr>
        <w:t xml:space="preserve">67% of </w:t>
      </w:r>
      <w:r w:rsidR="0041633A">
        <w:rPr>
          <w:rFonts w:ascii="Arial" w:hAnsi="Arial" w:cs="Arial"/>
          <w:sz w:val="22"/>
          <w:szCs w:val="22"/>
        </w:rPr>
        <w:t xml:space="preserve">the </w:t>
      </w:r>
      <w:r w:rsidR="007C3864">
        <w:rPr>
          <w:rFonts w:ascii="Arial" w:hAnsi="Arial" w:cs="Arial"/>
          <w:sz w:val="22"/>
          <w:szCs w:val="22"/>
        </w:rPr>
        <w:t xml:space="preserve">flies </w:t>
      </w:r>
      <w:r w:rsidR="0041633A">
        <w:rPr>
          <w:rFonts w:ascii="Arial" w:hAnsi="Arial" w:cs="Arial"/>
          <w:sz w:val="22"/>
          <w:szCs w:val="22"/>
        </w:rPr>
        <w:t>tested</w:t>
      </w:r>
      <w:r w:rsidR="007C3864">
        <w:rPr>
          <w:rFonts w:ascii="Arial" w:hAnsi="Arial" w:cs="Arial"/>
          <w:sz w:val="22"/>
          <w:szCs w:val="22"/>
        </w:rPr>
        <w:t xml:space="preserve"> positive for galbut virus. We selected 1</w:t>
      </w:r>
      <w:r w:rsidR="002F12DD">
        <w:rPr>
          <w:rFonts w:ascii="Arial" w:hAnsi="Arial" w:cs="Arial"/>
          <w:sz w:val="22"/>
          <w:szCs w:val="22"/>
        </w:rPr>
        <w:t>55</w:t>
      </w:r>
      <w:r w:rsidR="007C3864">
        <w:rPr>
          <w:rFonts w:ascii="Arial" w:hAnsi="Arial" w:cs="Arial"/>
          <w:sz w:val="22"/>
          <w:szCs w:val="22"/>
        </w:rPr>
        <w:t xml:space="preserve"> samples for metagenomic sequencing to recover galbut virus sequences</w:t>
      </w:r>
      <w:r w:rsidR="0041633A">
        <w:rPr>
          <w:rFonts w:ascii="Arial" w:hAnsi="Arial" w:cs="Arial"/>
          <w:sz w:val="22"/>
          <w:szCs w:val="22"/>
        </w:rPr>
        <w:t>. This effort</w:t>
      </w:r>
      <w:r w:rsidR="007C3864">
        <w:rPr>
          <w:rFonts w:ascii="Arial" w:hAnsi="Arial" w:cs="Arial"/>
          <w:sz w:val="22"/>
          <w:szCs w:val="22"/>
        </w:rPr>
        <w:t xml:space="preserve"> yielded 37</w:t>
      </w:r>
      <w:ins w:id="7" w:author="Keene-Snickers,Lexi" w:date="2025-03-13T13:08:00Z" w16du:dateUtc="2025-03-13T19:08:00Z">
        <w:r w:rsidR="00FC2AE1">
          <w:rPr>
            <w:rFonts w:ascii="Arial" w:hAnsi="Arial" w:cs="Arial"/>
            <w:sz w:val="22"/>
            <w:szCs w:val="22"/>
          </w:rPr>
          <w:t>3</w:t>
        </w:r>
      </w:ins>
      <w:del w:id="8" w:author="Keene-Snickers,Lexi" w:date="2025-03-13T13:08:00Z" w16du:dateUtc="2025-03-13T19:08:00Z">
        <w:r w:rsidR="007C3864" w:rsidDel="00FC2AE1">
          <w:rPr>
            <w:rFonts w:ascii="Arial" w:hAnsi="Arial" w:cs="Arial"/>
            <w:sz w:val="22"/>
            <w:szCs w:val="22"/>
          </w:rPr>
          <w:delText>4</w:delText>
        </w:r>
      </w:del>
      <w:r w:rsidR="007C3864">
        <w:rPr>
          <w:rFonts w:ascii="Arial" w:hAnsi="Arial" w:cs="Arial"/>
          <w:sz w:val="22"/>
          <w:szCs w:val="22"/>
        </w:rPr>
        <w:t xml:space="preserve"> coding-complete or near complete galbut virus segment sequences. </w:t>
      </w:r>
      <w:r w:rsidR="0041633A">
        <w:rPr>
          <w:rFonts w:ascii="Arial" w:hAnsi="Arial" w:cs="Arial"/>
          <w:sz w:val="22"/>
          <w:szCs w:val="22"/>
        </w:rPr>
        <w:t>With the addition of more sequences, we define</w:t>
      </w:r>
      <w:r w:rsidR="002F12DD">
        <w:rPr>
          <w:rFonts w:ascii="Arial" w:hAnsi="Arial" w:cs="Arial"/>
          <w:sz w:val="22"/>
          <w:szCs w:val="22"/>
        </w:rPr>
        <w:t>d</w:t>
      </w:r>
      <w:r w:rsidR="0041633A">
        <w:rPr>
          <w:rFonts w:ascii="Arial" w:hAnsi="Arial" w:cs="Arial"/>
          <w:sz w:val="22"/>
          <w:szCs w:val="22"/>
        </w:rPr>
        <w:t xml:space="preserve"> novel subclades of galbut virus genotypes. Overall, galbut virus diversity within clades was low but between clades</w:t>
      </w:r>
      <w:del w:id="9" w:author="Keene-Snickers,Lexi" w:date="2025-03-13T13:09:00Z" w16du:dateUtc="2025-03-13T19:09:00Z">
        <w:r w:rsidR="0041633A" w:rsidDel="00FC2AE1">
          <w:rPr>
            <w:rFonts w:ascii="Arial" w:hAnsi="Arial" w:cs="Arial"/>
            <w:sz w:val="22"/>
            <w:szCs w:val="22"/>
          </w:rPr>
          <w:delText xml:space="preserve"> it</w:delText>
        </w:r>
      </w:del>
      <w:r w:rsidR="0041633A">
        <w:rPr>
          <w:rFonts w:ascii="Arial" w:hAnsi="Arial" w:cs="Arial"/>
          <w:sz w:val="22"/>
          <w:szCs w:val="22"/>
        </w:rPr>
        <w:t xml:space="preserve"> was high</w:t>
      </w:r>
      <w:r w:rsidR="002F12DD">
        <w:rPr>
          <w:rFonts w:ascii="Arial" w:hAnsi="Arial" w:cs="Arial"/>
          <w:sz w:val="22"/>
          <w:szCs w:val="22"/>
        </w:rPr>
        <w:t xml:space="preserve"> with differences in pairwise identity between clades approaching 75%</w:t>
      </w:r>
      <w:r w:rsidR="0041633A">
        <w:rPr>
          <w:rFonts w:ascii="Arial" w:hAnsi="Arial" w:cs="Arial"/>
          <w:sz w:val="22"/>
          <w:szCs w:val="22"/>
        </w:rPr>
        <w:t xml:space="preserve">. 33% of our samples had evidence of coinfection of at least one galbut virus segment and coinfections of </w:t>
      </w:r>
      <w:r w:rsidR="002F12DD">
        <w:rPr>
          <w:rFonts w:ascii="Arial" w:hAnsi="Arial" w:cs="Arial"/>
          <w:sz w:val="22"/>
          <w:szCs w:val="22"/>
        </w:rPr>
        <w:t>multiple</w:t>
      </w:r>
      <w:r w:rsidR="0041633A">
        <w:rPr>
          <w:rFonts w:ascii="Arial" w:hAnsi="Arial" w:cs="Arial"/>
          <w:sz w:val="22"/>
          <w:szCs w:val="22"/>
        </w:rPr>
        <w:t xml:space="preserve"> galbut virus genotypes was common. There was </w:t>
      </w:r>
      <w:del w:id="10" w:author="Stenglein,Mark" w:date="2025-03-06T13:15:00Z" w16du:dateUtc="2025-03-06T20:15:00Z">
        <w:r w:rsidR="0041633A" w:rsidDel="00BC3D5F">
          <w:rPr>
            <w:rFonts w:ascii="Arial" w:hAnsi="Arial" w:cs="Arial"/>
            <w:sz w:val="22"/>
            <w:szCs w:val="22"/>
          </w:rPr>
          <w:delText xml:space="preserve">also </w:delText>
        </w:r>
      </w:del>
      <w:r w:rsidR="0041633A">
        <w:rPr>
          <w:rFonts w:ascii="Arial" w:hAnsi="Arial" w:cs="Arial"/>
          <w:sz w:val="22"/>
          <w:szCs w:val="22"/>
        </w:rPr>
        <w:t xml:space="preserve">evidence of reassortment representing either extinct or incredibly rare clades. Altogether, the </w:t>
      </w:r>
      <w:r w:rsidR="002F12DD">
        <w:rPr>
          <w:rFonts w:ascii="Arial" w:hAnsi="Arial" w:cs="Arial"/>
          <w:sz w:val="22"/>
          <w:szCs w:val="22"/>
        </w:rPr>
        <w:lastRenderedPageBreak/>
        <w:t xml:space="preserve">data collected here show that </w:t>
      </w:r>
      <w:r w:rsidR="0041633A">
        <w:rPr>
          <w:rFonts w:ascii="Arial" w:hAnsi="Arial" w:cs="Arial"/>
          <w:sz w:val="22"/>
          <w:szCs w:val="22"/>
        </w:rPr>
        <w:t>galbut viru</w:t>
      </w:r>
      <w:r w:rsidR="002F12DD">
        <w:rPr>
          <w:rFonts w:ascii="Arial" w:hAnsi="Arial" w:cs="Arial"/>
          <w:sz w:val="22"/>
          <w:szCs w:val="22"/>
        </w:rPr>
        <w:t>s biology and evolution is complex. Our data support the use of a galbut virus</w:t>
      </w:r>
      <w:r w:rsidR="0041633A">
        <w:rPr>
          <w:rFonts w:ascii="Arial" w:hAnsi="Arial" w:cs="Arial"/>
          <w:sz w:val="22"/>
          <w:szCs w:val="22"/>
        </w:rPr>
        <w:t xml:space="preserve"> </w:t>
      </w:r>
      <w:r w:rsidR="0041633A" w:rsidRPr="00E97611">
        <w:rPr>
          <w:rFonts w:ascii="Arial" w:hAnsi="Arial" w:cs="Arial"/>
          <w:i/>
          <w:iCs/>
          <w:sz w:val="22"/>
          <w:szCs w:val="22"/>
        </w:rPr>
        <w:t>- D. melanogaster</w:t>
      </w:r>
      <w:r w:rsidR="0041633A">
        <w:rPr>
          <w:rFonts w:ascii="Arial" w:hAnsi="Arial" w:cs="Arial"/>
          <w:sz w:val="22"/>
          <w:szCs w:val="22"/>
        </w:rPr>
        <w:t xml:space="preserve"> model system </w:t>
      </w:r>
      <w:r w:rsidR="002F12DD">
        <w:rPr>
          <w:rFonts w:ascii="Arial" w:hAnsi="Arial" w:cs="Arial"/>
          <w:sz w:val="22"/>
          <w:szCs w:val="22"/>
        </w:rPr>
        <w:t xml:space="preserve">to study persistent virus-host interactions. </w:t>
      </w:r>
      <w:r w:rsidR="0041633A">
        <w:rPr>
          <w:rFonts w:ascii="Arial" w:hAnsi="Arial" w:cs="Arial"/>
          <w:sz w:val="22"/>
          <w:szCs w:val="22"/>
        </w:rPr>
        <w:t xml:space="preserve"> </w:t>
      </w:r>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ins w:id="11" w:author="Keene-Snickers,Lexi" w:date="2025-03-13T13:04:00Z" w16du:dateUtc="2025-03-13T19:04:00Z"/>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23ED74B1" w:rsidR="00D421F5" w:rsidRDefault="00816656" w:rsidP="00081385">
      <w:pPr>
        <w:spacing w:line="360" w:lineRule="auto"/>
        <w:rPr>
          <w:ins w:id="12" w:author="Keene-Snickers,Lexi" w:date="2025-03-13T13:21:00Z" w16du:dateUtc="2025-03-13T19:21:00Z"/>
          <w:rFonts w:ascii="Arial" w:hAnsi="Arial" w:cs="Arial"/>
          <w:sz w:val="22"/>
          <w:szCs w:val="22"/>
        </w:rPr>
      </w:pPr>
      <w:r>
        <w:rPr>
          <w:rFonts w:ascii="Arial" w:hAnsi="Arial" w:cs="Arial"/>
          <w:sz w:val="22"/>
          <w:szCs w:val="22"/>
        </w:rPr>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64613C" w:rsidRPr="0064613C">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6661BC">
        <w:rPr>
          <w:rFonts w:ascii="Arial" w:hAnsi="Arial" w:cs="Arial"/>
          <w:sz w:val="22"/>
          <w:szCs w:val="22"/>
        </w:rPr>
        <w:t>“</w:t>
      </w:r>
      <w:r w:rsidR="005246B1">
        <w:rPr>
          <w:rFonts w:ascii="Arial" w:hAnsi="Arial" w:cs="Arial"/>
          <w:sz w:val="22"/>
          <w:szCs w:val="22"/>
        </w:rPr>
        <w:t>Chaq virus</w:t>
      </w:r>
      <w:r w:rsidR="006661BC">
        <w:rPr>
          <w:rFonts w:ascii="Arial" w:hAnsi="Arial" w:cs="Arial"/>
          <w:sz w:val="22"/>
          <w:szCs w:val="22"/>
        </w:rPr>
        <w:t>”</w:t>
      </w:r>
      <w:r w:rsidR="005246B1">
        <w:rPr>
          <w:rFonts w:ascii="Arial" w:hAnsi="Arial" w:cs="Arial"/>
          <w:sz w:val="22"/>
          <w:szCs w:val="22"/>
        </w:rPr>
        <w:t xml:space="preserve"> is either an optional fourth </w:t>
      </w:r>
      <w:r w:rsidR="006661BC">
        <w:rPr>
          <w:rFonts w:ascii="Arial" w:hAnsi="Arial" w:cs="Arial"/>
          <w:sz w:val="22"/>
          <w:szCs w:val="22"/>
        </w:rPr>
        <w:t xml:space="preserve">galbut virus </w:t>
      </w:r>
      <w:r w:rsidR="005246B1">
        <w:rPr>
          <w:rFonts w:ascii="Arial" w:hAnsi="Arial" w:cs="Arial"/>
          <w:sz w:val="22"/>
          <w:szCs w:val="22"/>
        </w:rPr>
        <w:t>segment or satellite virus</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64613C" w:rsidRPr="0064613C">
            <w:rPr>
              <w:rFonts w:ascii="Arial" w:hAnsi="Arial" w:cs="Arial"/>
              <w:color w:val="000000"/>
              <w:sz w:val="22"/>
              <w:szCs w:val="22"/>
              <w:vertAlign w:val="superscript"/>
            </w:rPr>
            <w:t>1,2</w:t>
          </w:r>
        </w:sdtContent>
      </w:sdt>
      <w:r w:rsidR="005246B1">
        <w:rPr>
          <w:rFonts w:ascii="Arial" w:hAnsi="Arial" w:cs="Arial"/>
          <w:sz w:val="22"/>
          <w:szCs w:val="22"/>
        </w:rPr>
        <w:t xml:space="preserve">. </w:t>
      </w:r>
      <w:r w:rsidR="004D41B2">
        <w:rPr>
          <w:rFonts w:ascii="Arial" w:hAnsi="Arial" w:cs="Arial"/>
          <w:sz w:val="22"/>
          <w:szCs w:val="22"/>
        </w:rPr>
        <w:t>Galbut virus</w:t>
      </w:r>
      <w:r w:rsidR="00FF7B6A">
        <w:rPr>
          <w:rFonts w:ascii="Arial" w:hAnsi="Arial" w:cs="Arial"/>
          <w:sz w:val="22"/>
          <w:szCs w:val="22"/>
        </w:rPr>
        <w:t xml:space="preserve"> appears to have limited impact on its hosts health</w:t>
      </w:r>
      <w:r w:rsidR="00DC22AB">
        <w:rPr>
          <w:rFonts w:ascii="Arial" w:hAnsi="Arial" w:cs="Arial"/>
          <w:sz w:val="22"/>
          <w:szCs w:val="22"/>
        </w:rPr>
        <w:t>, a common trait among partitiviruses</w:t>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
          <w:id w:val="167381070"/>
          <w:placeholder>
            <w:docPart w:val="DefaultPlaceholder_-1854013440"/>
          </w:placeholder>
        </w:sdtPr>
        <w:sdtContent>
          <w:r w:rsidR="0064613C" w:rsidRPr="0064613C">
            <w:rPr>
              <w:rFonts w:ascii="Arial" w:hAnsi="Arial" w:cs="Arial"/>
              <w:color w:val="000000"/>
              <w:sz w:val="22"/>
              <w:szCs w:val="22"/>
              <w:vertAlign w:val="superscript"/>
            </w:rPr>
            <w:t>3</w:t>
          </w:r>
        </w:sdtContent>
      </w:sdt>
      <w:r w:rsidR="00FF7B6A">
        <w:rPr>
          <w:rFonts w:ascii="Arial" w:hAnsi="Arial" w:cs="Arial"/>
          <w:sz w:val="22"/>
          <w:szCs w:val="22"/>
        </w:rPr>
        <w:t>. One study found that</w:t>
      </w:r>
      <w:r w:rsidR="00BC3D5F">
        <w:rPr>
          <w:rFonts w:ascii="Arial" w:hAnsi="Arial" w:cs="Arial"/>
          <w:sz w:val="22"/>
          <w:szCs w:val="22"/>
        </w:rPr>
        <w:t xml:space="preserve"> galbut virus</w:t>
      </w:r>
      <w:r w:rsidR="00FF7B6A">
        <w:rPr>
          <w:rFonts w:ascii="Arial" w:hAnsi="Arial" w:cs="Arial"/>
          <w:sz w:val="22"/>
          <w:szCs w:val="22"/>
        </w:rPr>
        <w:t xml:space="preserve"> infection resulted in reduced offspring numbers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64613C" w:rsidRPr="0064613C">
            <w:rPr>
              <w:rFonts w:ascii="Arial" w:hAnsi="Arial" w:cs="Arial"/>
              <w:color w:val="000000"/>
              <w:sz w:val="22"/>
              <w:szCs w:val="22"/>
              <w:vertAlign w:val="superscript"/>
            </w:rPr>
            <w:t>4</w:t>
          </w:r>
        </w:sdtContent>
      </w:sdt>
      <w:r w:rsidR="00FF7B6A">
        <w:rPr>
          <w:rFonts w:ascii="Arial" w:hAnsi="Arial" w:cs="Arial"/>
          <w:sz w:val="22"/>
          <w:szCs w:val="22"/>
        </w:rPr>
        <w:t xml:space="preserve">. </w:t>
      </w:r>
      <w:ins w:id="13" w:author="Keene-Snickers,Lexi" w:date="2025-03-13T13:22:00Z" w16du:dateUtc="2025-03-13T19:22:00Z">
        <w:r w:rsidR="00940E16">
          <w:rPr>
            <w:rFonts w:ascii="Arial" w:hAnsi="Arial" w:cs="Arial"/>
            <w:sz w:val="22"/>
            <w:szCs w:val="22"/>
          </w:rPr>
          <w:t>While a</w:t>
        </w:r>
      </w:ins>
      <w:del w:id="14" w:author="Keene-Snickers,Lexi" w:date="2025-03-13T13:22:00Z" w16du:dateUtc="2025-03-13T19:22:00Z">
        <w:r w:rsidR="00FF7B6A" w:rsidDel="00940E16">
          <w:rPr>
            <w:rFonts w:ascii="Arial" w:hAnsi="Arial" w:cs="Arial"/>
            <w:sz w:val="22"/>
            <w:szCs w:val="22"/>
          </w:rPr>
          <w:delText>A</w:delText>
        </w:r>
      </w:del>
      <w:r w:rsidR="00FF7B6A">
        <w:rPr>
          <w:rFonts w:ascii="Arial" w:hAnsi="Arial" w:cs="Arial"/>
          <w:sz w:val="22"/>
          <w:szCs w:val="22"/>
        </w:rPr>
        <w:t>nother found that</w:t>
      </w:r>
      <w:r w:rsidR="00B80E98" w:rsidRPr="00B80E98">
        <w:rPr>
          <w:rFonts w:ascii="Arial" w:hAnsi="Arial" w:cs="Arial"/>
          <w:sz w:val="22"/>
          <w:szCs w:val="22"/>
        </w:rPr>
        <w:t xml:space="preserve"> </w:t>
      </w:r>
      <w:r w:rsidR="00B80E98">
        <w:rPr>
          <w:rFonts w:ascii="Arial" w:hAnsi="Arial" w:cs="Arial"/>
          <w:sz w:val="22"/>
          <w:szCs w:val="22"/>
        </w:rPr>
        <w:t>in at least one laboratory fly line from the Drosophila Genetic Reference Panel</w:t>
      </w:r>
      <w:ins w:id="15" w:author="Keene-Snickers,Lexi" w:date="2025-03-13T13:21:00Z" w16du:dateUtc="2025-03-13T19:21:00Z">
        <w:r w:rsidR="00D421F5">
          <w:rPr>
            <w:rFonts w:ascii="Arial" w:hAnsi="Arial" w:cs="Arial"/>
            <w:sz w:val="22"/>
            <w:szCs w:val="22"/>
          </w:rPr>
          <w:t xml:space="preserve"> (DGRP)</w:t>
        </w:r>
      </w:ins>
      <w:r w:rsidR="00FF7B6A">
        <w:rPr>
          <w:rFonts w:ascii="Arial" w:hAnsi="Arial" w:cs="Arial"/>
          <w:sz w:val="22"/>
          <w:szCs w:val="22"/>
        </w:rPr>
        <w:t xml:space="preserve"> </w:t>
      </w:r>
      <w:r w:rsidR="00BC3D5F">
        <w:rPr>
          <w:rFonts w:ascii="Arial" w:hAnsi="Arial" w:cs="Arial"/>
          <w:sz w:val="22"/>
          <w:szCs w:val="22"/>
        </w:rPr>
        <w:t xml:space="preserve">galbut virus infection </w:t>
      </w:r>
      <w:r w:rsidR="00FF7B6A">
        <w:rPr>
          <w:rFonts w:ascii="Arial" w:hAnsi="Arial" w:cs="Arial"/>
          <w:sz w:val="22"/>
          <w:szCs w:val="22"/>
        </w:rPr>
        <w:t xml:space="preserve">did not reduce offspring numbers </w:t>
      </w:r>
      <w:r w:rsidR="00B80E98">
        <w:rPr>
          <w:rFonts w:ascii="Arial" w:hAnsi="Arial" w:cs="Arial"/>
          <w:sz w:val="22"/>
          <w:szCs w:val="22"/>
        </w:rPr>
        <w:t>and even sped up 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64613C" w:rsidRPr="0064613C">
            <w:rPr>
              <w:rFonts w:ascii="Arial" w:hAnsi="Arial" w:cs="Arial"/>
              <w:color w:val="000000"/>
              <w:sz w:val="22"/>
              <w:szCs w:val="22"/>
              <w:vertAlign w:val="superscript"/>
            </w:rPr>
            <w:t>5,6</w:t>
          </w:r>
        </w:sdtContent>
      </w:sdt>
      <w:r w:rsidR="00B80E98">
        <w:rPr>
          <w:rFonts w:ascii="Arial" w:hAnsi="Arial" w:cs="Arial"/>
          <w:color w:val="000000"/>
          <w:sz w:val="22"/>
          <w:szCs w:val="22"/>
        </w:rPr>
        <w:t xml:space="preserve">. That same study found that galbut virus infection </w:t>
      </w:r>
      <w:del w:id="16" w:author="Keene-Snickers,Lexi" w:date="2025-03-13T13:05:00Z" w16du:dateUtc="2025-03-13T19:05:00Z">
        <w:r w:rsidR="00FF7B6A" w:rsidDel="00FC2AE1">
          <w:rPr>
            <w:rFonts w:ascii="Arial" w:hAnsi="Arial" w:cs="Arial"/>
            <w:sz w:val="22"/>
            <w:szCs w:val="22"/>
          </w:rPr>
          <w:delText xml:space="preserve">but that it </w:delText>
        </w:r>
      </w:del>
      <w:r w:rsidR="00FF7B6A">
        <w:rPr>
          <w:rFonts w:ascii="Arial" w:hAnsi="Arial" w:cs="Arial"/>
          <w:sz w:val="22"/>
          <w:szCs w:val="22"/>
        </w:rPr>
        <w:t>decreased the</w:t>
      </w:r>
      <w:r w:rsidR="00F54D39">
        <w:rPr>
          <w:rFonts w:ascii="Arial" w:hAnsi="Arial" w:cs="Arial"/>
          <w:sz w:val="22"/>
          <w:szCs w:val="22"/>
        </w:rPr>
        <w:t xml:space="preserve"> </w:t>
      </w:r>
      <w:r w:rsidR="004D41B2">
        <w:rPr>
          <w:rFonts w:ascii="Arial" w:hAnsi="Arial" w:cs="Arial"/>
          <w:sz w:val="22"/>
          <w:szCs w:val="22"/>
        </w:rPr>
        <w:t>infected fly’s</w:t>
      </w:r>
      <w:r w:rsidR="00FF7B6A">
        <w:rPr>
          <w:rFonts w:ascii="Arial" w:hAnsi="Arial" w:cs="Arial"/>
          <w:sz w:val="22"/>
          <w:szCs w:val="22"/>
        </w:rPr>
        <w:t xml:space="preserve"> ability to fight</w:t>
      </w:r>
      <w:r w:rsidR="00B80E98">
        <w:rPr>
          <w:rFonts w:ascii="Arial" w:hAnsi="Arial" w:cs="Arial"/>
          <w:sz w:val="22"/>
          <w:szCs w:val="22"/>
        </w:rPr>
        <w:t xml:space="preserve"> some bacterial and</w:t>
      </w:r>
      <w:r w:rsidR="00FF7B6A">
        <w:rPr>
          <w:rFonts w:ascii="Arial" w:hAnsi="Arial" w:cs="Arial"/>
          <w:sz w:val="22"/>
          <w:szCs w:val="22"/>
        </w:rPr>
        <w:t xml:space="preserve"> fungal infections</w:t>
      </w:r>
      <w:r w:rsidR="00550630">
        <w:rPr>
          <w:rFonts w:ascii="Arial" w:hAnsi="Arial" w:cs="Arial"/>
          <w:sz w:val="22"/>
          <w:szCs w:val="22"/>
        </w:rPr>
        <w:t xml:space="preserve"> in </w:t>
      </w:r>
      <w:r w:rsidR="00B80E98">
        <w:rPr>
          <w:rFonts w:ascii="Arial" w:hAnsi="Arial" w:cs="Arial"/>
          <w:sz w:val="22"/>
          <w:szCs w:val="22"/>
        </w:rPr>
        <w:t xml:space="preserve">a different </w:t>
      </w:r>
      <w:del w:id="17" w:author="Keene-Snickers,Lexi" w:date="2025-03-13T13:21:00Z" w16du:dateUtc="2025-03-13T19:21:00Z">
        <w:r w:rsidR="00550630" w:rsidDel="00D421F5">
          <w:rPr>
            <w:rFonts w:ascii="Arial" w:hAnsi="Arial" w:cs="Arial"/>
            <w:sz w:val="22"/>
            <w:szCs w:val="22"/>
          </w:rPr>
          <w:delText>laboratory fly</w:delText>
        </w:r>
      </w:del>
      <w:ins w:id="18" w:author="Keene-Snickers,Lexi" w:date="2025-03-13T13:21:00Z" w16du:dateUtc="2025-03-13T19:21:00Z">
        <w:r w:rsidR="00D421F5">
          <w:rPr>
            <w:rFonts w:ascii="Arial" w:hAnsi="Arial" w:cs="Arial"/>
            <w:sz w:val="22"/>
            <w:szCs w:val="22"/>
          </w:rPr>
          <w:t>DGRP</w:t>
        </w:r>
      </w:ins>
      <w:r w:rsidR="00550630">
        <w:rPr>
          <w:rFonts w:ascii="Arial" w:hAnsi="Arial" w:cs="Arial"/>
          <w:sz w:val="22"/>
          <w:szCs w:val="22"/>
        </w:rPr>
        <w:t xml:space="preserve"> li</w:t>
      </w:r>
      <w:r w:rsidR="00B80E98">
        <w:rPr>
          <w:rFonts w:ascii="Arial" w:hAnsi="Arial" w:cs="Arial"/>
          <w:sz w:val="22"/>
          <w:szCs w:val="22"/>
        </w:rPr>
        <w:t>ne</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64613C" w:rsidRPr="0064613C">
            <w:rPr>
              <w:rFonts w:ascii="Arial" w:hAnsi="Arial" w:cs="Arial"/>
              <w:color w:val="000000"/>
              <w:sz w:val="22"/>
              <w:szCs w:val="22"/>
              <w:vertAlign w:val="superscript"/>
            </w:rPr>
            <w:t>5</w:t>
          </w:r>
        </w:sdtContent>
      </w:sdt>
      <w:r w:rsidR="00FF7B6A">
        <w:rPr>
          <w:rFonts w:ascii="Arial" w:hAnsi="Arial" w:cs="Arial"/>
          <w:sz w:val="22"/>
          <w:szCs w:val="22"/>
        </w:rPr>
        <w:t>.</w:t>
      </w:r>
      <w:r>
        <w:rPr>
          <w:rFonts w:ascii="Arial" w:hAnsi="Arial" w:cs="Arial"/>
          <w:sz w:val="22"/>
          <w:szCs w:val="22"/>
        </w:rPr>
        <w:t xml:space="preserve"> </w:t>
      </w:r>
      <w:r w:rsidR="00550630">
        <w:rPr>
          <w:rFonts w:ascii="Arial" w:hAnsi="Arial" w:cs="Arial"/>
          <w:sz w:val="22"/>
          <w:szCs w:val="22"/>
        </w:rPr>
        <w:t xml:space="preserve">How these potential fitness costs reflect galbut virus biology in the wild is yet to be elucidated. </w:t>
      </w:r>
    </w:p>
    <w:p w14:paraId="3119C1D9" w14:textId="77777777" w:rsidR="00D421F5" w:rsidRDefault="00D421F5" w:rsidP="00081385">
      <w:pPr>
        <w:spacing w:line="360" w:lineRule="auto"/>
        <w:rPr>
          <w:ins w:id="19" w:author="Keene-Snickers,Lexi" w:date="2025-03-13T13:21:00Z" w16du:dateUtc="2025-03-13T19:21:00Z"/>
          <w:rFonts w:ascii="Arial" w:hAnsi="Arial" w:cs="Arial"/>
          <w:sz w:val="22"/>
          <w:szCs w:val="22"/>
        </w:rPr>
      </w:pPr>
    </w:p>
    <w:p w14:paraId="43461551" w14:textId="4C3C62FF" w:rsidR="00D077DA" w:rsidRDefault="00FF7B6A">
      <w:pPr>
        <w:spacing w:line="360" w:lineRule="auto"/>
        <w:ind w:firstLine="720"/>
        <w:rPr>
          <w:rFonts w:ascii="Arial" w:hAnsi="Arial" w:cs="Arial"/>
          <w:sz w:val="22"/>
          <w:szCs w:val="22"/>
        </w:rPr>
        <w:pPrChange w:id="20" w:author="Keene-Snickers,Lexi" w:date="2025-03-13T13:21:00Z" w16du:dateUtc="2025-03-13T19:21:00Z">
          <w:pPr>
            <w:spacing w:line="360" w:lineRule="auto"/>
          </w:pPr>
        </w:pPrChange>
      </w:pPr>
      <w:r>
        <w:rPr>
          <w:rFonts w:ascii="Arial" w:hAnsi="Arial" w:cs="Arial"/>
          <w:sz w:val="22"/>
          <w:szCs w:val="22"/>
        </w:rPr>
        <w:t>Galbut virus is</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816656">
        <w:rPr>
          <w:rFonts w:ascii="Arial" w:hAnsi="Arial" w:cs="Arial"/>
          <w:sz w:val="22"/>
          <w:szCs w:val="22"/>
        </w:rPr>
        <w:t xml:space="preserve">; every wild population examined thus far has some </w:t>
      </w:r>
      <w:r w:rsidR="00D07358">
        <w:rPr>
          <w:rFonts w:ascii="Arial" w:hAnsi="Arial" w:cs="Arial"/>
          <w:sz w:val="22"/>
          <w:szCs w:val="22"/>
        </w:rPr>
        <w:t>infected flies</w:t>
      </w:r>
      <w:r w:rsidR="00816656">
        <w:rPr>
          <w:rFonts w:ascii="Arial" w:hAnsi="Arial" w:cs="Arial"/>
          <w:sz w:val="22"/>
          <w:szCs w:val="22"/>
        </w:rPr>
        <w:t xml:space="preserve">. </w:t>
      </w:r>
      <w:r w:rsidR="00550630">
        <w:rPr>
          <w:rFonts w:ascii="Arial" w:hAnsi="Arial" w:cs="Arial"/>
          <w:sz w:val="22"/>
          <w:szCs w:val="22"/>
        </w:rPr>
        <w:t>Galbut virus</w:t>
      </w:r>
      <w:ins w:id="21" w:author="Keene-Snickers,Lexi" w:date="2025-03-13T13:05:00Z" w16du:dateUtc="2025-03-13T19:05:00Z">
        <w:r w:rsidR="00FC2AE1">
          <w:rPr>
            <w:rFonts w:ascii="Arial" w:hAnsi="Arial" w:cs="Arial"/>
            <w:sz w:val="22"/>
            <w:szCs w:val="22"/>
          </w:rPr>
          <w:t>’</w:t>
        </w:r>
      </w:ins>
      <w:del w:id="22" w:author="Keene-Snickers,Lexi" w:date="2025-03-13T13:05:00Z" w16du:dateUtc="2025-03-13T19:05:00Z">
        <w:r w:rsidR="00550630" w:rsidDel="00FC2AE1">
          <w:rPr>
            <w:rFonts w:ascii="Arial" w:hAnsi="Arial" w:cs="Arial"/>
            <w:sz w:val="22"/>
            <w:szCs w:val="22"/>
          </w:rPr>
          <w:delText>e</w:delText>
        </w:r>
      </w:del>
      <w:r w:rsidR="00550630">
        <w:rPr>
          <w:rFonts w:ascii="Arial" w:hAnsi="Arial" w:cs="Arial"/>
          <w:sz w:val="22"/>
          <w:szCs w:val="22"/>
        </w:rPr>
        <w:t xml:space="preserve">s spread could be due to the movement of </w:t>
      </w:r>
      <w:r w:rsidR="00550630" w:rsidRPr="00E97611">
        <w:rPr>
          <w:rFonts w:ascii="Arial" w:hAnsi="Arial" w:cs="Arial"/>
          <w:i/>
          <w:iCs/>
          <w:sz w:val="22"/>
          <w:szCs w:val="22"/>
        </w:rPr>
        <w:t>D. melanogaster</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3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XX0="/>
          <w:id w:val="-1531867965"/>
          <w:placeholder>
            <w:docPart w:val="DefaultPlaceholder_-1854013440"/>
          </w:placeholder>
        </w:sdtPr>
        <w:sdtContent>
          <w:r w:rsidR="0064613C" w:rsidRPr="0064613C">
            <w:rPr>
              <w:rFonts w:ascii="Arial" w:hAnsi="Arial" w:cs="Arial"/>
              <w:color w:val="000000"/>
              <w:sz w:val="22"/>
              <w:szCs w:val="22"/>
              <w:vertAlign w:val="superscript"/>
            </w:rPr>
            <w:t>7</w:t>
          </w:r>
        </w:sdtContent>
      </w:sdt>
      <w:r w:rsidR="00550630">
        <w:rPr>
          <w:rFonts w:ascii="Arial" w:hAnsi="Arial" w:cs="Arial"/>
          <w:color w:val="000000"/>
          <w:sz w:val="22"/>
          <w:szCs w:val="22"/>
        </w:rPr>
        <w:t>.</w:t>
      </w:r>
      <w:r w:rsidR="001B3F09">
        <w:rPr>
          <w:rFonts w:ascii="Arial" w:hAnsi="Arial" w:cs="Arial"/>
          <w:sz w:val="22"/>
          <w:szCs w:val="22"/>
        </w:rPr>
        <w:t xml:space="preserve"> </w:t>
      </w:r>
      <w:r w:rsidR="00550630">
        <w:rPr>
          <w:rFonts w:ascii="Arial" w:hAnsi="Arial" w:cs="Arial"/>
          <w:sz w:val="22"/>
          <w:szCs w:val="22"/>
        </w:rPr>
        <w:t>Its</w:t>
      </w:r>
      <w:r w:rsidR="00816656">
        <w:rPr>
          <w:rFonts w:ascii="Arial" w:hAnsi="Arial" w:cs="Arial"/>
          <w:sz w:val="22"/>
          <w:szCs w:val="22"/>
        </w:rPr>
        <w:t xml:space="preserve"> mode of transmission from parent to offspring at near 100% efficiency</w:t>
      </w:r>
      <w:r w:rsidR="00550630">
        <w:rPr>
          <w:rFonts w:ascii="Arial" w:hAnsi="Arial" w:cs="Arial"/>
          <w:sz w:val="22"/>
          <w:szCs w:val="22"/>
        </w:rPr>
        <w:t xml:space="preserve"> c</w:t>
      </w:r>
      <w:ins w:id="23" w:author="Keene-Snickers,Lexi" w:date="2025-03-13T13:05:00Z" w16du:dateUtc="2025-03-13T19:05:00Z">
        <w:r w:rsidR="00FC2AE1">
          <w:rPr>
            <w:rFonts w:ascii="Arial" w:hAnsi="Arial" w:cs="Arial"/>
            <w:sz w:val="22"/>
            <w:szCs w:val="22"/>
          </w:rPr>
          <w:t>ould</w:t>
        </w:r>
      </w:ins>
      <w:del w:id="24" w:author="Keene-Snickers,Lexi" w:date="2025-03-13T13:05:00Z" w16du:dateUtc="2025-03-13T19:05:00Z">
        <w:r w:rsidR="00550630" w:rsidDel="00FC2AE1">
          <w:rPr>
            <w:rFonts w:ascii="Arial" w:hAnsi="Arial" w:cs="Arial"/>
            <w:sz w:val="22"/>
            <w:szCs w:val="22"/>
          </w:rPr>
          <w:delText>an</w:delText>
        </w:r>
      </w:del>
      <w:r w:rsidR="00550630">
        <w:rPr>
          <w:rFonts w:ascii="Arial" w:hAnsi="Arial" w:cs="Arial"/>
          <w:sz w:val="22"/>
          <w:szCs w:val="22"/>
        </w:rPr>
        <w:t xml:space="preserve"> also explain its global distribution</w:t>
      </w:r>
      <w:sdt>
        <w:sdtPr>
          <w:rPr>
            <w:rFonts w:ascii="Arial" w:hAnsi="Arial" w:cs="Arial"/>
            <w:color w:val="000000"/>
            <w:sz w:val="22"/>
            <w:szCs w:val="22"/>
            <w:vertAlign w:val="superscript"/>
          </w:rPr>
          <w:tag w:val="MENDELEY_CITATION_v3_eyJjaXRhdGlvbklEIjoiTUVOREVMRVlfQ0lUQVRJT05fODlmZTExMWItYTU3MS00Zjk3LWIyZWItN2FkMzgzMWExMmNm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677179446"/>
          <w:placeholder>
            <w:docPart w:val="DefaultPlaceholder_-1854013440"/>
          </w:placeholder>
        </w:sdtPr>
        <w:sdtContent>
          <w:r w:rsidR="0064613C" w:rsidRPr="0064613C">
            <w:rPr>
              <w:rFonts w:ascii="Arial" w:hAnsi="Arial" w:cs="Arial"/>
              <w:color w:val="000000"/>
              <w:sz w:val="22"/>
              <w:szCs w:val="22"/>
              <w:vertAlign w:val="superscript"/>
            </w:rPr>
            <w:t>1</w:t>
          </w:r>
        </w:sdtContent>
      </w:sdt>
      <w:r w:rsidR="00816656">
        <w:rPr>
          <w:rFonts w:ascii="Arial" w:hAnsi="Arial" w:cs="Arial"/>
          <w:sz w:val="22"/>
          <w:szCs w:val="22"/>
        </w:rPr>
        <w:t xml:space="preserve">. </w:t>
      </w:r>
    </w:p>
    <w:p w14:paraId="4888CA1F" w14:textId="77777777" w:rsidR="00D077DA" w:rsidRDefault="00D077DA" w:rsidP="00081385">
      <w:pPr>
        <w:spacing w:line="360" w:lineRule="auto"/>
        <w:rPr>
          <w:rFonts w:ascii="Arial" w:hAnsi="Arial" w:cs="Arial"/>
          <w:sz w:val="22"/>
          <w:szCs w:val="22"/>
        </w:rPr>
      </w:pPr>
    </w:p>
    <w:p w14:paraId="09146261" w14:textId="19253ACF" w:rsidR="00263851" w:rsidRDefault="00816656" w:rsidP="00DC22AB">
      <w:pPr>
        <w:spacing w:line="360" w:lineRule="auto"/>
        <w:ind w:firstLine="720"/>
        <w:rPr>
          <w:rFonts w:ascii="Arial" w:hAnsi="Arial" w:cs="Arial"/>
          <w:sz w:val="22"/>
          <w:szCs w:val="22"/>
        </w:rPr>
      </w:pPr>
      <w:r>
        <w:rPr>
          <w:rFonts w:ascii="Arial" w:hAnsi="Arial" w:cs="Arial"/>
          <w:sz w:val="22"/>
          <w:szCs w:val="22"/>
        </w:rPr>
        <w:t>It has been estimated that galbut virus has been infecting flies for 200 years</w:t>
      </w:r>
      <w:sdt>
        <w:sdtPr>
          <w:rPr>
            <w:rFonts w:ascii="Arial" w:hAnsi="Arial" w:cs="Arial"/>
            <w:color w:val="000000"/>
            <w:sz w:val="22"/>
            <w:szCs w:val="22"/>
            <w:vertAlign w:val="superscript"/>
          </w:rPr>
          <w:tag w:val="MENDELEY_CITATION_v3_eyJjaXRhdGlvbklEIjoiTUVOREVMRVlfQ0lUQVRJT05fZDQzNzI4NmItZWFjNS00ZjUyLWFmOWMtYmYzZTYyN2VkMzIy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848985606"/>
          <w:placeholder>
            <w:docPart w:val="DefaultPlaceholder_-1854013440"/>
          </w:placeholder>
        </w:sdtPr>
        <w:sdtContent>
          <w:r w:rsidR="0064613C" w:rsidRPr="0064613C">
            <w:rPr>
              <w:rFonts w:ascii="Arial" w:hAnsi="Arial" w:cs="Arial"/>
              <w:color w:val="000000"/>
              <w:sz w:val="22"/>
              <w:szCs w:val="22"/>
              <w:vertAlign w:val="superscript"/>
            </w:rPr>
            <w:t>2</w:t>
          </w:r>
        </w:sdtContent>
      </w:sdt>
      <w:r w:rsidR="006603B1">
        <w:rPr>
          <w:rFonts w:ascii="Arial" w:hAnsi="Arial" w:cs="Arial"/>
          <w:sz w:val="22"/>
          <w:szCs w:val="22"/>
        </w:rPr>
        <w:t>.</w:t>
      </w:r>
      <w:r>
        <w:rPr>
          <w:rFonts w:ascii="Arial" w:hAnsi="Arial" w:cs="Arial"/>
          <w:sz w:val="22"/>
          <w:szCs w:val="22"/>
        </w:rPr>
        <w:t xml:space="preserve"> </w:t>
      </w:r>
      <w:r w:rsidR="00263851">
        <w:rPr>
          <w:rFonts w:ascii="Arial" w:hAnsi="Arial" w:cs="Arial"/>
          <w:sz w:val="22"/>
          <w:szCs w:val="22"/>
        </w:rPr>
        <w:t>However, some European populations possess</w:t>
      </w:r>
      <w:r>
        <w:rPr>
          <w:rFonts w:ascii="Arial" w:hAnsi="Arial" w:cs="Arial"/>
          <w:sz w:val="22"/>
          <w:szCs w:val="22"/>
        </w:rPr>
        <w:t xml:space="preserve"> a near complete </w:t>
      </w:r>
      <w:r w:rsidR="00D07358">
        <w:rPr>
          <w:rFonts w:ascii="Arial" w:hAnsi="Arial" w:cs="Arial"/>
          <w:sz w:val="22"/>
          <w:szCs w:val="22"/>
        </w:rPr>
        <w:t>integrated copy</w:t>
      </w:r>
      <w:r>
        <w:rPr>
          <w:rFonts w:ascii="Arial" w:hAnsi="Arial" w:cs="Arial"/>
          <w:sz w:val="22"/>
          <w:szCs w:val="22"/>
        </w:rPr>
        <w:t xml:space="preserve"> of</w:t>
      </w:r>
      <w:r w:rsidR="007A59F0">
        <w:rPr>
          <w:rFonts w:ascii="Arial" w:hAnsi="Arial" w:cs="Arial"/>
          <w:sz w:val="22"/>
          <w:szCs w:val="22"/>
        </w:rPr>
        <w:t xml:space="preserve"> galbut virus </w:t>
      </w:r>
      <w:r w:rsidR="00DC22AB">
        <w:rPr>
          <w:rFonts w:ascii="Arial" w:hAnsi="Arial" w:cs="Arial"/>
          <w:sz w:val="22"/>
          <w:szCs w:val="22"/>
        </w:rPr>
        <w:t>RNA</w:t>
      </w:r>
      <w:r w:rsidR="007A59F0">
        <w:rPr>
          <w:rFonts w:ascii="Arial" w:hAnsi="Arial" w:cs="Arial"/>
          <w:sz w:val="22"/>
          <w:szCs w:val="22"/>
        </w:rPr>
        <w:t xml:space="preserve"> 1</w:t>
      </w:r>
      <w:sdt>
        <w:sdtPr>
          <w:rPr>
            <w:rFonts w:ascii="Arial" w:hAnsi="Arial" w:cs="Arial"/>
            <w:color w:val="000000"/>
            <w:sz w:val="22"/>
            <w:szCs w:val="22"/>
            <w:vertAlign w:val="superscript"/>
          </w:rPr>
          <w:tag w:val="MENDELEY_CITATION_v3_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"/>
          <w:id w:val="-1135636156"/>
          <w:placeholder>
            <w:docPart w:val="DefaultPlaceholder_-1854013440"/>
          </w:placeholder>
        </w:sdtPr>
        <w:sdtContent>
          <w:r w:rsidR="0064613C" w:rsidRPr="0064613C">
            <w:rPr>
              <w:rFonts w:ascii="Arial" w:hAnsi="Arial" w:cs="Arial"/>
              <w:color w:val="000000"/>
              <w:sz w:val="22"/>
              <w:szCs w:val="22"/>
              <w:vertAlign w:val="superscript"/>
            </w:rPr>
            <w:t>8</w:t>
          </w:r>
        </w:sdtContent>
      </w:sdt>
      <w:r w:rsidR="00DC22AB">
        <w:rPr>
          <w:rFonts w:ascii="Arial" w:hAnsi="Arial" w:cs="Arial"/>
          <w:sz w:val="22"/>
          <w:szCs w:val="22"/>
        </w:rPr>
        <w:t xml:space="preserve">. </w:t>
      </w:r>
      <w:r w:rsidR="00DC22AB" w:rsidRPr="00E97611">
        <w:rPr>
          <w:rFonts w:ascii="Arial" w:hAnsi="Arial" w:cs="Arial"/>
          <w:i/>
          <w:iCs/>
          <w:sz w:val="22"/>
          <w:szCs w:val="22"/>
        </w:rPr>
        <w:t xml:space="preserve">D. melanogaster </w:t>
      </w:r>
      <w:r w:rsidR="00DC22AB">
        <w:rPr>
          <w:rFonts w:ascii="Arial" w:hAnsi="Arial" w:cs="Arial"/>
          <w:sz w:val="22"/>
          <w:szCs w:val="22"/>
        </w:rPr>
        <w:t xml:space="preserve">is also not the only </w:t>
      </w:r>
      <w:r w:rsidR="00DC22AB" w:rsidRPr="00E97611">
        <w:rPr>
          <w:rFonts w:ascii="Arial" w:hAnsi="Arial" w:cs="Arial"/>
          <w:i/>
          <w:iCs/>
          <w:sz w:val="22"/>
          <w:szCs w:val="22"/>
        </w:rPr>
        <w:t>Drosophila</w:t>
      </w:r>
      <w:r w:rsidR="00DC22AB">
        <w:rPr>
          <w:rFonts w:ascii="Arial" w:hAnsi="Arial" w:cs="Arial"/>
          <w:sz w:val="22"/>
          <w:szCs w:val="22"/>
        </w:rPr>
        <w:t xml:space="preserve"> species galbut virus infects. Galbut virus has been detected in </w:t>
      </w:r>
      <w:r w:rsidR="00DC22AB" w:rsidRPr="00E97611">
        <w:rPr>
          <w:rFonts w:ascii="Arial" w:hAnsi="Arial" w:cs="Arial"/>
          <w:i/>
          <w:iCs/>
          <w:sz w:val="22"/>
          <w:szCs w:val="22"/>
        </w:rPr>
        <w:t>Drosophila simulans</w:t>
      </w:r>
      <w:r w:rsidR="00DC22AB">
        <w:rPr>
          <w:rFonts w:ascii="Arial" w:hAnsi="Arial" w:cs="Arial"/>
          <w:sz w:val="22"/>
          <w:szCs w:val="22"/>
        </w:rPr>
        <w:t xml:space="preserve"> flies from </w:t>
      </w:r>
      <w:commentRangeStart w:id="25"/>
      <w:r w:rsidR="00DC22AB">
        <w:rPr>
          <w:rFonts w:ascii="Arial" w:hAnsi="Arial" w:cs="Arial"/>
          <w:sz w:val="22"/>
          <w:szCs w:val="22"/>
        </w:rPr>
        <w:t>Australia</w:t>
      </w:r>
      <w:commentRangeEnd w:id="25"/>
      <w:r w:rsidR="00940E16">
        <w:rPr>
          <w:rStyle w:val="CommentReference"/>
        </w:rPr>
        <w:commentReference w:id="25"/>
      </w:r>
      <w:sdt>
        <w:sdtPr>
          <w:rPr>
            <w:rFonts w:ascii="Arial" w:hAnsi="Arial" w:cs="Arial"/>
            <w:color w:val="000000"/>
            <w:sz w:val="22"/>
            <w:szCs w:val="22"/>
            <w:vertAlign w:val="superscript"/>
          </w:rPr>
          <w:tag w:val="MENDELEY_CITATION_v3_eyJjaXRhdGlvbklEIjoiTUVOREVMRVlfQ0lUQVRJT05fNzFhYmNlNDMtODVlZS00ZTlmLWIxODMtNDkyMmZjY2I4MDAz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482364366"/>
          <w:placeholder>
            <w:docPart w:val="DefaultPlaceholder_-1854013440"/>
          </w:placeholder>
        </w:sdtPr>
        <w:sdtContent>
          <w:r w:rsidR="0064613C" w:rsidRPr="0064613C">
            <w:rPr>
              <w:rFonts w:ascii="Arial" w:hAnsi="Arial" w:cs="Arial"/>
              <w:color w:val="000000"/>
              <w:sz w:val="22"/>
              <w:szCs w:val="22"/>
              <w:vertAlign w:val="superscript"/>
            </w:rPr>
            <w:t>9</w:t>
          </w:r>
        </w:sdtContent>
      </w:sdt>
      <w:r w:rsidR="00DC22AB">
        <w:rPr>
          <w:rFonts w:ascii="Arial" w:hAnsi="Arial" w:cs="Arial"/>
          <w:sz w:val="22"/>
          <w:szCs w:val="22"/>
        </w:rPr>
        <w:t>. The presence of an endogenous viral element (EVE) a</w:t>
      </w:r>
      <w:r>
        <w:rPr>
          <w:rFonts w:ascii="Arial" w:hAnsi="Arial" w:cs="Arial"/>
          <w:sz w:val="22"/>
          <w:szCs w:val="22"/>
        </w:rPr>
        <w:t>nd that it infects multiple hosts</w:t>
      </w:r>
      <w:r w:rsidR="006603B1">
        <w:rPr>
          <w:rFonts w:ascii="Arial" w:hAnsi="Arial" w:cs="Arial"/>
          <w:sz w:val="22"/>
          <w:szCs w:val="22"/>
        </w:rPr>
        <w:t xml:space="preserve"> suggest</w:t>
      </w:r>
      <w:r w:rsidR="00C54960">
        <w:rPr>
          <w:rFonts w:ascii="Arial" w:hAnsi="Arial" w:cs="Arial"/>
          <w:sz w:val="22"/>
          <w:szCs w:val="22"/>
        </w:rPr>
        <w:t>s</w:t>
      </w:r>
      <w:r w:rsidR="006603B1">
        <w:rPr>
          <w:rFonts w:ascii="Arial" w:hAnsi="Arial" w:cs="Arial"/>
          <w:sz w:val="22"/>
          <w:szCs w:val="22"/>
        </w:rPr>
        <w:t xml:space="preserve"> that it has been infecting flies for much longer</w:t>
      </w:r>
      <w:r w:rsidR="007A59F0">
        <w:rPr>
          <w:rFonts w:ascii="Arial" w:hAnsi="Arial" w:cs="Arial"/>
          <w:sz w:val="22"/>
          <w:szCs w:val="22"/>
        </w:rPr>
        <w:t>.</w:t>
      </w:r>
      <w:r w:rsidR="005D571B">
        <w:rPr>
          <w:rFonts w:ascii="Arial" w:hAnsi="Arial" w:cs="Arial"/>
          <w:sz w:val="22"/>
          <w:szCs w:val="22"/>
        </w:rPr>
        <w:t xml:space="preserve"> </w:t>
      </w:r>
      <w:r w:rsidR="00263851">
        <w:rPr>
          <w:rFonts w:ascii="Arial" w:hAnsi="Arial" w:cs="Arial"/>
          <w:sz w:val="22"/>
          <w:szCs w:val="22"/>
        </w:rPr>
        <w:t xml:space="preserve">The recent sequencing of </w:t>
      </w:r>
      <w:r w:rsidR="00263851" w:rsidRPr="005E70EB">
        <w:rPr>
          <w:rFonts w:ascii="Arial" w:hAnsi="Arial" w:cs="Arial"/>
          <w:i/>
          <w:iCs/>
          <w:sz w:val="22"/>
          <w:szCs w:val="22"/>
        </w:rPr>
        <w:t>D. melanogaster</w:t>
      </w:r>
      <w:r w:rsidR="00263851">
        <w:rPr>
          <w:rFonts w:ascii="Arial" w:hAnsi="Arial" w:cs="Arial"/>
          <w:sz w:val="22"/>
          <w:szCs w:val="22"/>
        </w:rPr>
        <w:t xml:space="preserve"> from museum collections suggests that galbut virus evolves slower than expected</w:t>
      </w:r>
      <w:sdt>
        <w:sdtPr>
          <w:rPr>
            <w:rFonts w:ascii="Arial" w:hAnsi="Arial" w:cs="Arial"/>
            <w:color w:val="000000"/>
            <w:sz w:val="22"/>
            <w:szCs w:val="22"/>
            <w:vertAlign w:val="superscript"/>
          </w:rPr>
          <w:tag w:val="MENDELEY_CITATION_v3_eyJjaXRhdGlvbklEIjoiTUVOREVMRVlfQ0lUQVRJT05fYzIxNmFlYzItMWQ0NS00NjA2LThjMGMtNTIyYThjNGQ5YWU3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582796562"/>
          <w:placeholder>
            <w:docPart w:val="53046B9A68FBB14DB10DF72B5BA9E4A3"/>
          </w:placeholder>
        </w:sdtPr>
        <w:sdtContent>
          <w:r w:rsidR="0064613C" w:rsidRPr="0064613C">
            <w:rPr>
              <w:rFonts w:ascii="Arial" w:hAnsi="Arial" w:cs="Arial"/>
              <w:color w:val="000000"/>
              <w:sz w:val="22"/>
              <w:szCs w:val="22"/>
              <w:vertAlign w:val="superscript"/>
            </w:rPr>
            <w:t>10</w:t>
          </w:r>
        </w:sdtContent>
      </w:sdt>
      <w:r w:rsidR="00263851">
        <w:rPr>
          <w:rFonts w:ascii="Arial" w:hAnsi="Arial" w:cs="Arial"/>
          <w:sz w:val="22"/>
          <w:szCs w:val="22"/>
        </w:rPr>
        <w:t>, a phenomenon seen in other partitiviruses</w:t>
      </w:r>
      <w:sdt>
        <w:sdtPr>
          <w:rPr>
            <w:rFonts w:ascii="Arial" w:hAnsi="Arial" w:cs="Arial"/>
            <w:color w:val="000000"/>
            <w:sz w:val="22"/>
            <w:szCs w:val="22"/>
            <w:vertAlign w:val="superscript"/>
          </w:rPr>
          <w:tag w:val="MENDELEY_CITATION_v3_eyJjaXRhdGlvbklEIjoiTUVOREVMRVlfQ0lUQVRJT05fZDc5NzM2MGMtMDlkYi00OTJhLWI5NTAtYzZiZTkzZGExODE5IiwicHJvcGVydGllcyI6eyJub3RlSW5kZXgiOjB9LCJpc0VkaXRlZCI6ZmFsc2UsIm1hbnVhbE92ZXJyaWRlIjp7ImlzTWFudWFsbHlPdmVycmlkZGVuIjpmYWxzZSwiY2l0ZXByb2NUZXh0IjoiPHN1cD4xMSwxMj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
          <w:id w:val="-1519006185"/>
          <w:placeholder>
            <w:docPart w:val="53046B9A68FBB14DB10DF72B5BA9E4A3"/>
          </w:placeholder>
        </w:sdtPr>
        <w:sdtContent>
          <w:r w:rsidR="0064613C" w:rsidRPr="0064613C">
            <w:rPr>
              <w:rFonts w:ascii="Arial" w:hAnsi="Arial" w:cs="Arial"/>
              <w:color w:val="000000"/>
              <w:sz w:val="22"/>
              <w:szCs w:val="22"/>
              <w:vertAlign w:val="superscript"/>
            </w:rPr>
            <w:t>11,12</w:t>
          </w:r>
        </w:sdtContent>
      </w:sdt>
      <w:r w:rsidR="00263851">
        <w:rPr>
          <w:rFonts w:ascii="Arial" w:hAnsi="Arial" w:cs="Arial"/>
          <w:color w:val="000000"/>
          <w:sz w:val="22"/>
          <w:szCs w:val="22"/>
        </w:rPr>
        <w:t>.</w:t>
      </w:r>
      <w:r w:rsidR="00263851" w:rsidRPr="0004557F">
        <w:rPr>
          <w:rFonts w:ascii="Arial" w:hAnsi="Arial" w:cs="Arial"/>
          <w:sz w:val="22"/>
          <w:szCs w:val="22"/>
        </w:rPr>
        <w:t xml:space="preserve"> </w:t>
      </w:r>
      <w:r w:rsidR="00DC22AB">
        <w:rPr>
          <w:rFonts w:ascii="Arial" w:hAnsi="Arial" w:cs="Arial"/>
          <w:sz w:val="22"/>
          <w:szCs w:val="22"/>
        </w:rPr>
        <w:t xml:space="preserve">This slow evolutionary rate would explain </w:t>
      </w:r>
      <w:ins w:id="26" w:author="Keene-Snickers,Lexi" w:date="2025-03-13T13:28:00Z" w16du:dateUtc="2025-03-13T19:28:00Z">
        <w:r w:rsidR="00940E16">
          <w:rPr>
            <w:rFonts w:ascii="Arial" w:hAnsi="Arial" w:cs="Arial"/>
            <w:sz w:val="22"/>
            <w:szCs w:val="22"/>
          </w:rPr>
          <w:t xml:space="preserve">how previous studies </w:t>
        </w:r>
      </w:ins>
      <w:ins w:id="27" w:author="Keene-Snickers,Lexi" w:date="2025-03-13T13:29:00Z" w16du:dateUtc="2025-03-13T19:29:00Z">
        <w:r w:rsidR="00940E16">
          <w:rPr>
            <w:rFonts w:ascii="Arial" w:hAnsi="Arial" w:cs="Arial"/>
            <w:sz w:val="22"/>
            <w:szCs w:val="22"/>
          </w:rPr>
          <w:t>underestimated</w:t>
        </w:r>
      </w:ins>
      <w:ins w:id="28" w:author="Keene-Snickers,Lexi" w:date="2025-03-13T13:28:00Z" w16du:dateUtc="2025-03-13T19:28:00Z">
        <w:r w:rsidR="00940E16">
          <w:rPr>
            <w:rFonts w:ascii="Arial" w:hAnsi="Arial" w:cs="Arial"/>
            <w:sz w:val="22"/>
            <w:szCs w:val="22"/>
          </w:rPr>
          <w:t xml:space="preserve"> the length of time galbut virus has been infe</w:t>
        </w:r>
      </w:ins>
      <w:ins w:id="29" w:author="Keene-Snickers,Lexi" w:date="2025-03-13T13:29:00Z" w16du:dateUtc="2025-03-13T19:29:00Z">
        <w:r w:rsidR="00940E16">
          <w:rPr>
            <w:rFonts w:ascii="Arial" w:hAnsi="Arial" w:cs="Arial"/>
            <w:sz w:val="22"/>
            <w:szCs w:val="22"/>
          </w:rPr>
          <w:t xml:space="preserve">cting flies. </w:t>
        </w:r>
      </w:ins>
      <w:del w:id="30" w:author="Keene-Snickers,Lexi" w:date="2025-03-13T13:29:00Z" w16du:dateUtc="2025-03-13T19:29:00Z">
        <w:r w:rsidR="00DC22AB" w:rsidDel="00940E16">
          <w:rPr>
            <w:rFonts w:ascii="Arial" w:hAnsi="Arial" w:cs="Arial"/>
            <w:sz w:val="22"/>
            <w:szCs w:val="22"/>
          </w:rPr>
          <w:delText xml:space="preserve">the finding that it has been infecting flies for only 200 years. </w:delText>
        </w:r>
      </w:del>
    </w:p>
    <w:p w14:paraId="75AC0C49" w14:textId="77777777" w:rsidR="00263851" w:rsidRDefault="00263851">
      <w:pPr>
        <w:spacing w:line="360" w:lineRule="auto"/>
        <w:ind w:firstLine="720"/>
        <w:rPr>
          <w:rFonts w:ascii="Arial" w:hAnsi="Arial" w:cs="Arial"/>
          <w:sz w:val="22"/>
          <w:szCs w:val="22"/>
        </w:rPr>
      </w:pPr>
    </w:p>
    <w:p w14:paraId="08117285" w14:textId="31E5C68C" w:rsidR="00263851" w:rsidRDefault="00DC22AB" w:rsidP="00263851">
      <w:pPr>
        <w:spacing w:line="360" w:lineRule="auto"/>
        <w:ind w:firstLine="720"/>
        <w:rPr>
          <w:rFonts w:ascii="Arial" w:hAnsi="Arial" w:cs="Arial"/>
          <w:sz w:val="22"/>
          <w:szCs w:val="22"/>
        </w:rPr>
      </w:pPr>
      <w:r>
        <w:rPr>
          <w:rFonts w:ascii="Arial" w:hAnsi="Arial" w:cs="Arial"/>
          <w:sz w:val="22"/>
          <w:szCs w:val="22"/>
        </w:rPr>
        <w:t xml:space="preserve">In line with questions about how long galbut virus has been infecting flies and the </w:t>
      </w:r>
      <w:r w:rsidR="0043658A">
        <w:rPr>
          <w:rFonts w:ascii="Arial" w:hAnsi="Arial" w:cs="Arial"/>
          <w:sz w:val="22"/>
          <w:szCs w:val="22"/>
        </w:rPr>
        <w:t>direction of a host jump,</w:t>
      </w:r>
      <w:r>
        <w:rPr>
          <w:rFonts w:ascii="Arial" w:hAnsi="Arial" w:cs="Arial"/>
          <w:sz w:val="22"/>
          <w:szCs w:val="22"/>
        </w:rPr>
        <w:t xml:space="preserve"> </w:t>
      </w:r>
      <w:r w:rsidR="00263851">
        <w:rPr>
          <w:rFonts w:ascii="Arial" w:hAnsi="Arial" w:cs="Arial"/>
          <w:sz w:val="22"/>
          <w:szCs w:val="22"/>
        </w:rPr>
        <w:t xml:space="preserve">questions about </w:t>
      </w:r>
      <w:r w:rsidR="0043658A">
        <w:rPr>
          <w:rFonts w:ascii="Arial" w:hAnsi="Arial" w:cs="Arial"/>
          <w:sz w:val="22"/>
          <w:szCs w:val="22"/>
        </w:rPr>
        <w:t>its biology and</w:t>
      </w:r>
      <w:r w:rsidR="00263851">
        <w:rPr>
          <w:rFonts w:ascii="Arial" w:hAnsi="Arial" w:cs="Arial"/>
          <w:sz w:val="22"/>
          <w:szCs w:val="22"/>
        </w:rPr>
        <w:t xml:space="preserve"> impact on host biology remain </w:t>
      </w:r>
      <w:r w:rsidR="00263851">
        <w:rPr>
          <w:rFonts w:ascii="Arial" w:hAnsi="Arial" w:cs="Arial"/>
          <w:sz w:val="22"/>
          <w:szCs w:val="22"/>
        </w:rPr>
        <w:lastRenderedPageBreak/>
        <w:t xml:space="preserve">unanswered. Three clades of galbut virus have been identified, two that infect </w:t>
      </w:r>
      <w:r w:rsidR="00263851" w:rsidRPr="005E70EB">
        <w:rPr>
          <w:rFonts w:ascii="Arial" w:hAnsi="Arial" w:cs="Arial"/>
          <w:i/>
          <w:iCs/>
          <w:sz w:val="22"/>
          <w:szCs w:val="22"/>
        </w:rPr>
        <w:t>D. melanogaster</w:t>
      </w:r>
      <w:r w:rsidR="00263851">
        <w:rPr>
          <w:rFonts w:ascii="Arial" w:hAnsi="Arial" w:cs="Arial"/>
          <w:sz w:val="22"/>
          <w:szCs w:val="22"/>
        </w:rPr>
        <w:t xml:space="preserve"> and one that infects </w:t>
      </w:r>
      <w:r w:rsidR="00263851" w:rsidRPr="005E70EB">
        <w:rPr>
          <w:rFonts w:ascii="Arial" w:hAnsi="Arial" w:cs="Arial"/>
          <w:i/>
          <w:iCs/>
          <w:sz w:val="22"/>
          <w:szCs w:val="22"/>
        </w:rPr>
        <w:t>D. simulans</w:t>
      </w:r>
      <w:sdt>
        <w:sdtPr>
          <w:rPr>
            <w:rFonts w:ascii="Arial" w:hAnsi="Arial" w:cs="Arial"/>
            <w:i/>
            <w:iCs/>
            <w:color w:val="000000"/>
            <w:sz w:val="22"/>
            <w:szCs w:val="22"/>
            <w:vertAlign w:val="superscript"/>
          </w:rPr>
          <w:tag w:val="MENDELEY_CITATION_v3_eyJjaXRhdGlvbklEIjoiTUVOREVMRVlfQ0lUQVRJT05fNDU3ZGQxOTAtNjExNC00NzQ2LThkNzEtMmY0YWI5Y2EzN2RlIiwicHJvcGVydGllcyI6eyJub3RlSW5kZXgiOjB9LCJpc0VkaXRlZCI6ZmFsc2UsIm1hbnVhbE92ZXJyaWRlIjp7ImlzTWFudWFsbHlPdmVycmlkZGVuIjpmYWxzZSwiY2l0ZXByb2NUZXh0IjoiPHN1cD4yLDEw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941669507"/>
          <w:placeholder>
            <w:docPart w:val="38877D6324F7794C81927D50CD5E1E33"/>
          </w:placeholder>
        </w:sdtPr>
        <w:sdtContent>
          <w:r w:rsidR="0064613C" w:rsidRPr="0064613C">
            <w:rPr>
              <w:rFonts w:ascii="Arial" w:hAnsi="Arial" w:cs="Arial"/>
              <w:i/>
              <w:iCs/>
              <w:color w:val="000000"/>
              <w:sz w:val="22"/>
              <w:szCs w:val="22"/>
              <w:vertAlign w:val="superscript"/>
            </w:rPr>
            <w:t>2,10</w:t>
          </w:r>
        </w:sdtContent>
      </w:sdt>
      <w:r w:rsidR="00263851">
        <w:rPr>
          <w:rFonts w:ascii="Arial" w:hAnsi="Arial" w:cs="Arial"/>
          <w:sz w:val="22"/>
          <w:szCs w:val="22"/>
        </w:rPr>
        <w:t>. The characteristics of these clades such as their abundance</w:t>
      </w:r>
      <w:r w:rsidR="0043658A">
        <w:rPr>
          <w:rFonts w:ascii="Arial" w:hAnsi="Arial" w:cs="Arial"/>
          <w:sz w:val="22"/>
          <w:szCs w:val="22"/>
        </w:rPr>
        <w:t xml:space="preserve"> in natural populations</w:t>
      </w:r>
      <w:r w:rsidR="00263851">
        <w:rPr>
          <w:rFonts w:ascii="Arial" w:hAnsi="Arial" w:cs="Arial"/>
          <w:sz w:val="22"/>
          <w:szCs w:val="22"/>
        </w:rPr>
        <w:t xml:space="preserve">, whether </w:t>
      </w:r>
      <w:r w:rsidR="0043658A">
        <w:rPr>
          <w:rFonts w:ascii="Arial" w:hAnsi="Arial" w:cs="Arial"/>
          <w:sz w:val="22"/>
          <w:szCs w:val="22"/>
        </w:rPr>
        <w:t>genotypes circulate within the same populations</w:t>
      </w:r>
      <w:r w:rsidR="00263851">
        <w:rPr>
          <w:rFonts w:ascii="Arial" w:hAnsi="Arial" w:cs="Arial"/>
          <w:sz w:val="22"/>
          <w:szCs w:val="22"/>
        </w:rPr>
        <w:t xml:space="preserve"> and if there are phenotypes associated with </w:t>
      </w:r>
      <w:r>
        <w:rPr>
          <w:rFonts w:ascii="Arial" w:hAnsi="Arial" w:cs="Arial"/>
          <w:sz w:val="22"/>
          <w:szCs w:val="22"/>
        </w:rPr>
        <w:t xml:space="preserve">genotype </w:t>
      </w:r>
      <w:r w:rsidR="00263851">
        <w:rPr>
          <w:rFonts w:ascii="Arial" w:hAnsi="Arial" w:cs="Arial"/>
          <w:sz w:val="22"/>
          <w:szCs w:val="22"/>
        </w:rPr>
        <w:t xml:space="preserve">are unknown. </w:t>
      </w:r>
    </w:p>
    <w:p w14:paraId="3D7A195F" w14:textId="77777777" w:rsidR="00A166B0" w:rsidRDefault="00A166B0" w:rsidP="00081385">
      <w:pPr>
        <w:spacing w:line="360" w:lineRule="auto"/>
        <w:rPr>
          <w:rFonts w:ascii="Arial" w:hAnsi="Arial" w:cs="Arial"/>
          <w:sz w:val="22"/>
          <w:szCs w:val="22"/>
        </w:rPr>
      </w:pPr>
    </w:p>
    <w:p w14:paraId="0CCB41B6" w14:textId="30DAD238" w:rsidR="00641623" w:rsidRDefault="00EE772B" w:rsidP="00081385">
      <w:pPr>
        <w:spacing w:line="360" w:lineRule="auto"/>
        <w:rPr>
          <w:rFonts w:ascii="Arial" w:hAnsi="Arial" w:cs="Arial"/>
          <w:sz w:val="22"/>
          <w:szCs w:val="22"/>
        </w:rPr>
      </w:pPr>
      <w:r>
        <w:rPr>
          <w:rFonts w:ascii="Arial" w:hAnsi="Arial" w:cs="Arial"/>
          <w:sz w:val="22"/>
          <w:szCs w:val="22"/>
        </w:rPr>
        <w:tab/>
      </w:r>
      <w:r w:rsidR="002E1444">
        <w:rPr>
          <w:rFonts w:ascii="Arial" w:hAnsi="Arial" w:cs="Arial"/>
          <w:sz w:val="22"/>
          <w:szCs w:val="22"/>
        </w:rPr>
        <w:t xml:space="preserve">To study </w:t>
      </w:r>
      <w:r w:rsidR="00901811">
        <w:rPr>
          <w:rFonts w:ascii="Arial" w:hAnsi="Arial" w:cs="Arial"/>
          <w:sz w:val="22"/>
          <w:szCs w:val="22"/>
        </w:rPr>
        <w:t xml:space="preserve">galbut </w:t>
      </w:r>
      <w:r w:rsidR="002E1444">
        <w:rPr>
          <w:rFonts w:ascii="Arial" w:hAnsi="Arial" w:cs="Arial"/>
          <w:sz w:val="22"/>
          <w:szCs w:val="22"/>
        </w:rPr>
        <w:t xml:space="preserve">virus </w:t>
      </w:r>
      <w:r w:rsidR="00901811">
        <w:rPr>
          <w:rFonts w:ascii="Arial" w:hAnsi="Arial" w:cs="Arial"/>
          <w:sz w:val="22"/>
          <w:szCs w:val="22"/>
        </w:rPr>
        <w:t xml:space="preserve">diversity and </w:t>
      </w:r>
      <w:r w:rsidR="002E1444">
        <w:rPr>
          <w:rFonts w:ascii="Arial" w:hAnsi="Arial" w:cs="Arial"/>
          <w:sz w:val="22"/>
          <w:szCs w:val="22"/>
        </w:rPr>
        <w:t xml:space="preserve">evolution, </w:t>
      </w:r>
      <w:r w:rsidR="001372C9">
        <w:rPr>
          <w:rFonts w:ascii="Arial" w:hAnsi="Arial" w:cs="Arial"/>
          <w:sz w:val="22"/>
          <w:szCs w:val="22"/>
        </w:rPr>
        <w:t xml:space="preserve">we </w:t>
      </w:r>
      <w:r w:rsidR="00884204">
        <w:rPr>
          <w:rFonts w:ascii="Arial" w:hAnsi="Arial" w:cs="Arial"/>
          <w:sz w:val="22"/>
          <w:szCs w:val="22"/>
        </w:rPr>
        <w:t xml:space="preserve">collected </w:t>
      </w:r>
      <w:r w:rsidRPr="002E1444">
        <w:rPr>
          <w:rFonts w:ascii="Arial" w:hAnsi="Arial" w:cs="Arial"/>
          <w:i/>
          <w:iCs/>
          <w:sz w:val="22"/>
          <w:szCs w:val="22"/>
        </w:rPr>
        <w:t xml:space="preserve">D. melanogaster </w:t>
      </w:r>
      <w:r>
        <w:rPr>
          <w:rFonts w:ascii="Arial" w:hAnsi="Arial" w:cs="Arial"/>
          <w:sz w:val="22"/>
          <w:szCs w:val="22"/>
        </w:rPr>
        <w:t>from</w:t>
      </w:r>
      <w:r w:rsidR="00884204">
        <w:rPr>
          <w:rFonts w:ascii="Arial" w:hAnsi="Arial" w:cs="Arial"/>
          <w:sz w:val="22"/>
          <w:szCs w:val="22"/>
        </w:rPr>
        <w:t xml:space="preserve"> Colorado, Maine, Pennsylvania and Ohio. </w:t>
      </w:r>
      <w:del w:id="31" w:author="Keene-Snickers,Lexi" w:date="2025-03-13T13:29:00Z" w16du:dateUtc="2025-03-13T19:29:00Z">
        <w:r w:rsidR="001372C9" w:rsidDel="00940E16">
          <w:rPr>
            <w:rFonts w:ascii="Arial" w:hAnsi="Arial" w:cs="Arial"/>
            <w:sz w:val="22"/>
            <w:szCs w:val="22"/>
          </w:rPr>
          <w:delText>Nearly 1,000</w:delText>
        </w:r>
      </w:del>
      <w:ins w:id="32" w:author="Keene-Snickers,Lexi" w:date="2025-03-13T13:29:00Z" w16du:dateUtc="2025-03-13T19:29:00Z">
        <w:r w:rsidR="00940E16">
          <w:rPr>
            <w:rFonts w:ascii="Arial" w:hAnsi="Arial" w:cs="Arial"/>
            <w:sz w:val="22"/>
            <w:szCs w:val="22"/>
          </w:rPr>
          <w:t>Nine hundred and seventy-four</w:t>
        </w:r>
      </w:ins>
      <w:r w:rsidR="001372C9">
        <w:rPr>
          <w:rFonts w:ascii="Arial" w:hAnsi="Arial" w:cs="Arial"/>
          <w:sz w:val="22"/>
          <w:szCs w:val="22"/>
        </w:rPr>
        <w:t xml:space="preserve"> flies were collected and </w:t>
      </w:r>
      <w:commentRangeStart w:id="33"/>
      <w:r w:rsidR="001372C9">
        <w:rPr>
          <w:rFonts w:ascii="Arial" w:hAnsi="Arial" w:cs="Arial"/>
          <w:sz w:val="22"/>
          <w:szCs w:val="22"/>
        </w:rPr>
        <w:t>1</w:t>
      </w:r>
      <w:r w:rsidR="00263851">
        <w:rPr>
          <w:rFonts w:ascii="Arial" w:hAnsi="Arial" w:cs="Arial"/>
          <w:sz w:val="22"/>
          <w:szCs w:val="22"/>
        </w:rPr>
        <w:t>55</w:t>
      </w:r>
      <w:commentRangeEnd w:id="33"/>
      <w:r w:rsidR="00940E16">
        <w:rPr>
          <w:rStyle w:val="CommentReference"/>
        </w:rPr>
        <w:commentReference w:id="33"/>
      </w:r>
      <w:r w:rsidR="001372C9">
        <w:rPr>
          <w:rFonts w:ascii="Arial" w:hAnsi="Arial" w:cs="Arial"/>
          <w:sz w:val="22"/>
          <w:szCs w:val="22"/>
        </w:rPr>
        <w:t xml:space="preserve"> of them were sequenced. This resulted in the recovery of 37</w:t>
      </w:r>
      <w:ins w:id="34" w:author="Keene-Snickers,Lexi" w:date="2025-03-13T13:07:00Z" w16du:dateUtc="2025-03-13T19:07:00Z">
        <w:r w:rsidR="00FC2AE1">
          <w:rPr>
            <w:rFonts w:ascii="Arial" w:hAnsi="Arial" w:cs="Arial"/>
            <w:sz w:val="22"/>
            <w:szCs w:val="22"/>
          </w:rPr>
          <w:t>3</w:t>
        </w:r>
      </w:ins>
      <w:del w:id="35" w:author="Keene-Snickers,Lexi" w:date="2025-03-13T13:07:00Z" w16du:dateUtc="2025-03-13T19:07:00Z">
        <w:r w:rsidR="001372C9" w:rsidDel="00FC2AE1">
          <w:rPr>
            <w:rFonts w:ascii="Arial" w:hAnsi="Arial" w:cs="Arial"/>
            <w:sz w:val="22"/>
            <w:szCs w:val="22"/>
          </w:rPr>
          <w:delText>4</w:delText>
        </w:r>
      </w:del>
      <w:r w:rsidR="00884204">
        <w:rPr>
          <w:rFonts w:ascii="Arial" w:hAnsi="Arial" w:cs="Arial"/>
          <w:sz w:val="22"/>
          <w:szCs w:val="22"/>
        </w:rPr>
        <w:t xml:space="preserve"> galbut virus and chaq virus sequences. </w:t>
      </w:r>
      <w:r w:rsidR="002E1444">
        <w:rPr>
          <w:rFonts w:ascii="Arial" w:hAnsi="Arial" w:cs="Arial"/>
          <w:sz w:val="22"/>
          <w:szCs w:val="22"/>
        </w:rPr>
        <w:t xml:space="preserve">We </w:t>
      </w:r>
      <w:r w:rsidR="007A59F0">
        <w:rPr>
          <w:rFonts w:ascii="Arial" w:hAnsi="Arial" w:cs="Arial"/>
          <w:sz w:val="22"/>
          <w:szCs w:val="22"/>
        </w:rPr>
        <w:t xml:space="preserve">primarily </w:t>
      </w:r>
      <w:r w:rsidR="002E1444">
        <w:rPr>
          <w:rFonts w:ascii="Arial" w:hAnsi="Arial" w:cs="Arial"/>
          <w:sz w:val="22"/>
          <w:szCs w:val="22"/>
        </w:rPr>
        <w:t xml:space="preserve">investigated </w:t>
      </w:r>
      <w:del w:id="36" w:author="Stenglein,Mark" w:date="2025-03-06T13:18:00Z" w16du:dateUtc="2025-03-06T20:18:00Z">
        <w:r w:rsidR="002E1444" w:rsidDel="00BC3D5F">
          <w:rPr>
            <w:rFonts w:ascii="Arial" w:hAnsi="Arial" w:cs="Arial"/>
            <w:sz w:val="22"/>
            <w:szCs w:val="22"/>
          </w:rPr>
          <w:delText xml:space="preserve">the differences </w:delText>
        </w:r>
        <w:r w:rsidR="007A59F0" w:rsidDel="00BC3D5F">
          <w:rPr>
            <w:rFonts w:ascii="Arial" w:hAnsi="Arial" w:cs="Arial"/>
            <w:sz w:val="22"/>
            <w:szCs w:val="22"/>
          </w:rPr>
          <w:delText>between</w:delText>
        </w:r>
        <w:r w:rsidR="002E1444" w:rsidDel="00BC3D5F">
          <w:rPr>
            <w:rFonts w:ascii="Arial" w:hAnsi="Arial" w:cs="Arial"/>
            <w:sz w:val="22"/>
            <w:szCs w:val="22"/>
          </w:rPr>
          <w:delText xml:space="preserve"> </w:delText>
        </w:r>
      </w:del>
      <w:r w:rsidR="002E1444">
        <w:rPr>
          <w:rFonts w:ascii="Arial" w:hAnsi="Arial" w:cs="Arial"/>
          <w:sz w:val="22"/>
          <w:szCs w:val="22"/>
        </w:rPr>
        <w:t>genotype</w:t>
      </w:r>
      <w:r w:rsidR="00BC3D5F">
        <w:rPr>
          <w:rFonts w:ascii="Arial" w:hAnsi="Arial" w:cs="Arial"/>
          <w:sz w:val="22"/>
          <w:szCs w:val="22"/>
        </w:rPr>
        <w:t>-phenotype associations</w:t>
      </w:r>
      <w:r w:rsidR="007A59F0">
        <w:rPr>
          <w:rFonts w:ascii="Arial" w:hAnsi="Arial" w:cs="Arial"/>
          <w:sz w:val="22"/>
          <w:szCs w:val="22"/>
        </w:rPr>
        <w:t>.</w:t>
      </w:r>
      <w:r w:rsidR="002E1444">
        <w:rPr>
          <w:rFonts w:ascii="Arial" w:hAnsi="Arial" w:cs="Arial"/>
          <w:sz w:val="22"/>
          <w:szCs w:val="22"/>
        </w:rPr>
        <w:t xml:space="preserve"> </w:t>
      </w:r>
      <w:r w:rsidR="00263851">
        <w:rPr>
          <w:rFonts w:ascii="Arial" w:hAnsi="Arial" w:cs="Arial"/>
          <w:sz w:val="22"/>
          <w:szCs w:val="22"/>
        </w:rPr>
        <w:t xml:space="preserve">We found that overall galbut virus sequence diversity within genotype was low but high between genotypes. </w:t>
      </w:r>
      <w:r w:rsidR="007A59F0">
        <w:rPr>
          <w:rFonts w:ascii="Arial" w:hAnsi="Arial" w:cs="Arial"/>
          <w:sz w:val="22"/>
          <w:szCs w:val="22"/>
        </w:rPr>
        <w:t>We</w:t>
      </w:r>
      <w:r w:rsidR="002E1444">
        <w:rPr>
          <w:rFonts w:ascii="Arial" w:hAnsi="Arial" w:cs="Arial"/>
          <w:sz w:val="22"/>
          <w:szCs w:val="22"/>
        </w:rPr>
        <w:t xml:space="preserve"> </w:t>
      </w:r>
      <w:r w:rsidR="00D8477A">
        <w:rPr>
          <w:rFonts w:ascii="Arial" w:hAnsi="Arial" w:cs="Arial"/>
          <w:sz w:val="22"/>
          <w:szCs w:val="22"/>
        </w:rPr>
        <w:t xml:space="preserve">investigated the difference in replication levels and the association of chaq virus between genotypes. We also investigated the coinfection and reassortment patterns of galbut virus infection. </w:t>
      </w:r>
      <w:r>
        <w:rPr>
          <w:rFonts w:ascii="Arial" w:hAnsi="Arial" w:cs="Arial"/>
          <w:sz w:val="22"/>
          <w:szCs w:val="22"/>
        </w:rPr>
        <w:t>Collectively, these data s</w:t>
      </w:r>
      <w:r w:rsidR="00263851">
        <w:rPr>
          <w:rFonts w:ascii="Arial" w:hAnsi="Arial" w:cs="Arial"/>
          <w:sz w:val="22"/>
          <w:szCs w:val="22"/>
        </w:rPr>
        <w:t xml:space="preserve">how that galbut virus and </w:t>
      </w:r>
      <w:r w:rsidR="00263851" w:rsidRPr="00E97611">
        <w:rPr>
          <w:rFonts w:ascii="Arial" w:hAnsi="Arial" w:cs="Arial"/>
          <w:i/>
          <w:iCs/>
          <w:sz w:val="22"/>
          <w:szCs w:val="22"/>
        </w:rPr>
        <w:t>D. melanogaster</w:t>
      </w:r>
      <w:r w:rsidR="00263851">
        <w:rPr>
          <w:rFonts w:ascii="Arial" w:hAnsi="Arial" w:cs="Arial"/>
          <w:sz w:val="22"/>
          <w:szCs w:val="22"/>
        </w:rPr>
        <w:t xml:space="preserve"> is an excellent model to study the evolution and biology of a persistent viral infection.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53606DD" w:rsidR="005B2FB6" w:rsidRPr="005B2FB6" w:rsidRDefault="005B2FB6" w:rsidP="00081385">
      <w:pPr>
        <w:spacing w:line="360" w:lineRule="auto"/>
        <w:rPr>
          <w:rFonts w:ascii="Arial" w:hAnsi="Arial" w:cs="Arial"/>
          <w:b/>
          <w:bCs/>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886675">
        <w:rPr>
          <w:rFonts w:ascii="Arial" w:hAnsi="Arial" w:cs="Arial"/>
          <w:b/>
          <w:bCs/>
          <w:sz w:val="22"/>
          <w:szCs w:val="22"/>
        </w:rPr>
        <w:t>does not vary by location but can vary over time</w:t>
      </w:r>
    </w:p>
    <w:p w14:paraId="2282CDD7" w14:textId="77777777" w:rsidR="005B2FB6" w:rsidRDefault="005B2FB6" w:rsidP="00081385">
      <w:pPr>
        <w:spacing w:line="360" w:lineRule="auto"/>
        <w:rPr>
          <w:rFonts w:ascii="Arial" w:hAnsi="Arial" w:cs="Arial"/>
          <w:sz w:val="22"/>
          <w:szCs w:val="22"/>
        </w:rPr>
      </w:pPr>
    </w:p>
    <w:p w14:paraId="4DD3B83B" w14:textId="2BF2AB96"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we collected flies from</w:t>
      </w:r>
      <w:r w:rsidR="00CC0C29">
        <w:rPr>
          <w:rFonts w:ascii="Arial" w:hAnsi="Arial" w:cs="Arial"/>
          <w:sz w:val="22"/>
          <w:szCs w:val="22"/>
        </w:rPr>
        <w:t xml:space="preserve"> </w:t>
      </w:r>
      <w:del w:id="37" w:author="Keene-Snickers,Lexi" w:date="2025-03-13T13:31:00Z" w16du:dateUtc="2025-03-13T19:31:00Z">
        <w:r w:rsidR="00EC36E5" w:rsidDel="00940E16">
          <w:rPr>
            <w:rFonts w:ascii="Arial" w:hAnsi="Arial" w:cs="Arial"/>
            <w:sz w:val="22"/>
            <w:szCs w:val="22"/>
          </w:rPr>
          <w:delText xml:space="preserve">four </w:delText>
        </w:r>
      </w:del>
      <w:ins w:id="38" w:author="Keene-Snickers,Lexi" w:date="2025-03-13T13:31:00Z" w16du:dateUtc="2025-03-13T19:31:00Z">
        <w:r w:rsidR="00940E16">
          <w:rPr>
            <w:rFonts w:ascii="Arial" w:hAnsi="Arial" w:cs="Arial"/>
            <w:sz w:val="22"/>
            <w:szCs w:val="22"/>
          </w:rPr>
          <w:t xml:space="preserve">the </w:t>
        </w:r>
      </w:ins>
      <w:del w:id="39" w:author="Stenglein,Mark" w:date="2025-03-06T13:18:00Z" w16du:dateUtc="2025-03-06T20:18:00Z">
        <w:r w:rsidR="00EC36E5" w:rsidDel="00BC3D5F">
          <w:rPr>
            <w:rFonts w:ascii="Arial" w:hAnsi="Arial" w:cs="Arial"/>
            <w:sz w:val="22"/>
            <w:szCs w:val="22"/>
          </w:rPr>
          <w:delText xml:space="preserve">states in the </w:delText>
        </w:r>
      </w:del>
      <w:r w:rsidR="003F10E5">
        <w:rPr>
          <w:rFonts w:ascii="Arial" w:hAnsi="Arial" w:cs="Arial"/>
          <w:sz w:val="22"/>
          <w:szCs w:val="22"/>
        </w:rPr>
        <w:t>United States.</w:t>
      </w:r>
      <w:del w:id="40" w:author="Keene-Snickers,Lexi" w:date="2025-03-13T13:31:00Z" w16du:dateUtc="2025-03-13T19:31:00Z">
        <w:r w:rsidR="003F10E5" w:rsidDel="00940E16">
          <w:rPr>
            <w:rFonts w:ascii="Arial" w:hAnsi="Arial" w:cs="Arial"/>
            <w:sz w:val="22"/>
            <w:szCs w:val="22"/>
          </w:rPr>
          <w:delText xml:space="preserve"> </w:delText>
        </w:r>
      </w:del>
      <w:r w:rsidR="003F10E5">
        <w:rPr>
          <w:rFonts w:ascii="Arial" w:hAnsi="Arial" w:cs="Arial"/>
          <w:sz w:val="22"/>
          <w:szCs w:val="22"/>
        </w:rPr>
        <w:t xml:space="preserve"> We collected flies from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ins w:id="41" w:author="Keene-Snickers,Lexi" w:date="2025-03-13T13:32:00Z" w16du:dateUtc="2025-03-13T19:32:00Z">
        <w:r w:rsidR="00940E16">
          <w:rPr>
            <w:rFonts w:ascii="Arial" w:hAnsi="Arial" w:cs="Arial"/>
            <w:sz w:val="22"/>
            <w:szCs w:val="22"/>
          </w:rPr>
          <w:t xml:space="preserve"> each</w:t>
        </w:r>
      </w:ins>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commentRangeStart w:id="42"/>
      <w:del w:id="43" w:author="Keene-Snickers,Lexi" w:date="2025-03-13T13:32:00Z" w16du:dateUtc="2025-03-13T19:32:00Z">
        <w:r w:rsidR="00EC36E5" w:rsidDel="00A15842">
          <w:rPr>
            <w:rFonts w:ascii="Arial" w:hAnsi="Arial" w:cs="Arial"/>
            <w:sz w:val="22"/>
            <w:szCs w:val="22"/>
          </w:rPr>
          <w:delText xml:space="preserve">Flies </w:delText>
        </w:r>
        <w:r w:rsidR="00886675" w:rsidDel="00A15842">
          <w:rPr>
            <w:rFonts w:ascii="Arial" w:hAnsi="Arial" w:cs="Arial"/>
            <w:sz w:val="22"/>
            <w:szCs w:val="22"/>
          </w:rPr>
          <w:delText xml:space="preserve">we </w:delText>
        </w:r>
        <w:r w:rsidR="00EC36E5" w:rsidDel="00A15842">
          <w:rPr>
            <w:rFonts w:ascii="Arial" w:hAnsi="Arial" w:cs="Arial"/>
            <w:sz w:val="22"/>
            <w:szCs w:val="22"/>
          </w:rPr>
          <w:delText xml:space="preserve">collected from JFK Parkway were isolated from peaches obtained </w:delText>
        </w:r>
        <w:r w:rsidR="008E38EA" w:rsidDel="00A15842">
          <w:rPr>
            <w:rFonts w:ascii="Arial" w:hAnsi="Arial" w:cs="Arial"/>
            <w:sz w:val="22"/>
            <w:szCs w:val="22"/>
          </w:rPr>
          <w:delText xml:space="preserve">from a </w:delText>
        </w:r>
        <w:r w:rsidR="003F10E5" w:rsidDel="00A15842">
          <w:rPr>
            <w:rFonts w:ascii="Arial" w:hAnsi="Arial" w:cs="Arial"/>
            <w:sz w:val="22"/>
            <w:szCs w:val="22"/>
          </w:rPr>
          <w:delText xml:space="preserve">Colorado </w:delText>
        </w:r>
        <w:r w:rsidR="008E38EA" w:rsidDel="00A15842">
          <w:rPr>
            <w:rFonts w:ascii="Arial" w:hAnsi="Arial" w:cs="Arial"/>
            <w:sz w:val="22"/>
            <w:szCs w:val="22"/>
          </w:rPr>
          <w:delText>grocery store</w:delText>
        </w:r>
        <w:r w:rsidR="003F10E5" w:rsidDel="00A15842">
          <w:rPr>
            <w:rFonts w:ascii="Arial" w:hAnsi="Arial" w:cs="Arial"/>
            <w:sz w:val="22"/>
            <w:szCs w:val="22"/>
          </w:rPr>
          <w:delText>, which may have originated elsewhere</w:delText>
        </w:r>
        <w:r w:rsidR="00EC36E5" w:rsidDel="00A15842">
          <w:rPr>
            <w:rFonts w:ascii="Arial" w:hAnsi="Arial" w:cs="Arial"/>
            <w:sz w:val="22"/>
            <w:szCs w:val="22"/>
          </w:rPr>
          <w:delText>.</w:delText>
        </w:r>
        <w:r w:rsidR="003F10E5" w:rsidDel="00A15842">
          <w:rPr>
            <w:rFonts w:ascii="Arial" w:hAnsi="Arial" w:cs="Arial"/>
            <w:sz w:val="22"/>
            <w:szCs w:val="22"/>
          </w:rPr>
          <w:delText xml:space="preserve"> </w:delText>
        </w:r>
        <w:r w:rsidR="00886675" w:rsidDel="00A15842">
          <w:rPr>
            <w:rFonts w:ascii="Arial" w:hAnsi="Arial" w:cs="Arial"/>
            <w:sz w:val="22"/>
            <w:szCs w:val="22"/>
          </w:rPr>
          <w:delText xml:space="preserve">For the purposes of this manuscript, they have been considered as Colorado </w:delText>
        </w:r>
        <w:r w:rsidR="00802410" w:rsidDel="00A15842">
          <w:rPr>
            <w:rFonts w:ascii="Arial" w:hAnsi="Arial" w:cs="Arial"/>
            <w:sz w:val="22"/>
            <w:szCs w:val="22"/>
          </w:rPr>
          <w:delText>samples</w:delText>
        </w:r>
        <w:r w:rsidR="00886675" w:rsidDel="00A15842">
          <w:rPr>
            <w:rFonts w:ascii="Arial" w:hAnsi="Arial" w:cs="Arial"/>
            <w:sz w:val="22"/>
            <w:szCs w:val="22"/>
          </w:rPr>
          <w:delText xml:space="preserve">. </w:delText>
        </w:r>
        <w:commentRangeEnd w:id="42"/>
        <w:r w:rsidR="00BC3D5F" w:rsidDel="00A15842">
          <w:rPr>
            <w:rStyle w:val="CommentReference"/>
          </w:rPr>
          <w:commentReference w:id="42"/>
        </w:r>
      </w:del>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from 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collect flies from Maine, Ohio and Pennsylvania</w:t>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Mz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1127657671"/>
          <w:placeholder>
            <w:docPart w:val="DefaultPlaceholder_-1854013440"/>
          </w:placeholder>
        </w:sdtPr>
        <w:sdtContent>
          <w:r w:rsidR="0064613C" w:rsidRPr="0064613C">
            <w:rPr>
              <w:rFonts w:ascii="Arial" w:hAnsi="Arial" w:cs="Arial"/>
              <w:color w:val="000000"/>
              <w:sz w:val="22"/>
              <w:szCs w:val="22"/>
              <w:vertAlign w:val="superscript"/>
            </w:rPr>
            <w:t>13</w:t>
          </w:r>
        </w:sdtContent>
      </w:sdt>
      <w:r>
        <w:rPr>
          <w:rFonts w:ascii="Arial" w:hAnsi="Arial" w:cs="Arial"/>
          <w:sz w:val="22"/>
          <w:szCs w:val="22"/>
        </w:rPr>
        <w:t>.</w:t>
      </w:r>
      <w:del w:id="44" w:author="Stenglein,Mark" w:date="2025-03-06T13:19:00Z" w16du:dateUtc="2025-03-06T20:19:00Z">
        <w:r w:rsidDel="00BC3D5F">
          <w:rPr>
            <w:rFonts w:ascii="Arial" w:hAnsi="Arial" w:cs="Arial"/>
            <w:sz w:val="22"/>
            <w:szCs w:val="22"/>
          </w:rPr>
          <w:delText xml:space="preserve"> </w:delText>
        </w:r>
        <w:r w:rsidR="00886675" w:rsidDel="00BC3D5F">
          <w:rPr>
            <w:rFonts w:ascii="Arial" w:hAnsi="Arial" w:cs="Arial"/>
            <w:sz w:val="22"/>
            <w:szCs w:val="22"/>
          </w:rPr>
          <w:delText xml:space="preserve">We instructed the </w:delText>
        </w:r>
        <w:r w:rsidR="00EC36E5" w:rsidDel="00BC3D5F">
          <w:rPr>
            <w:rFonts w:ascii="Arial" w:hAnsi="Arial" w:cs="Arial"/>
            <w:sz w:val="22"/>
            <w:szCs w:val="22"/>
          </w:rPr>
          <w:delText>v</w:delText>
        </w:r>
        <w:r w:rsidDel="00BC3D5F">
          <w:rPr>
            <w:rFonts w:ascii="Arial" w:hAnsi="Arial" w:cs="Arial"/>
            <w:sz w:val="22"/>
            <w:szCs w:val="22"/>
          </w:rPr>
          <w:delText>olunteers to collect from these traps for as long as possible before sending the flies to our lab.</w:delText>
        </w:r>
      </w:del>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ins w:id="45" w:author="Keene-Snickers,Lexi" w:date="2025-03-13T13:32:00Z" w16du:dateUtc="2025-03-13T19:32:00Z">
        <w:r w:rsidR="00A15842">
          <w:rPr>
            <w:rFonts w:ascii="Arial" w:hAnsi="Arial" w:cs="Arial"/>
            <w:sz w:val="22"/>
            <w:szCs w:val="22"/>
          </w:rPr>
          <w:t xml:space="preserve"> 974</w:t>
        </w:r>
      </w:ins>
      <w:ins w:id="46" w:author="Keene-Snickers,Lexi" w:date="2025-03-13T13:33:00Z" w16du:dateUtc="2025-03-13T19:33:00Z">
        <w:r w:rsidR="00A15842">
          <w:rPr>
            <w:rFonts w:ascii="Arial" w:hAnsi="Arial" w:cs="Arial"/>
            <w:sz w:val="22"/>
            <w:szCs w:val="22"/>
          </w:rPr>
          <w:t xml:space="preserve"> </w:t>
        </w:r>
      </w:ins>
      <w:del w:id="47" w:author="Keene-Snickers,Lexi" w:date="2025-03-13T13:33:00Z" w16du:dateUtc="2025-03-13T19:33:00Z">
        <w:r w:rsidDel="00A15842">
          <w:rPr>
            <w:rFonts w:ascii="Arial" w:hAnsi="Arial" w:cs="Arial"/>
            <w:sz w:val="22"/>
            <w:szCs w:val="22"/>
          </w:rPr>
          <w:delText xml:space="preserve"> </w:delText>
        </w:r>
        <w:commentRangeStart w:id="48"/>
        <w:r w:rsidR="00D33005" w:rsidDel="00A15842">
          <w:rPr>
            <w:rFonts w:ascii="Arial" w:hAnsi="Arial" w:cs="Arial"/>
            <w:sz w:val="22"/>
            <w:szCs w:val="22"/>
          </w:rPr>
          <w:delText>~</w:delText>
        </w:r>
        <w:r w:rsidDel="00A15842">
          <w:rPr>
            <w:rFonts w:ascii="Arial" w:hAnsi="Arial" w:cs="Arial"/>
            <w:sz w:val="22"/>
            <w:szCs w:val="22"/>
          </w:rPr>
          <w:delText xml:space="preserve">1000 </w:delText>
        </w:r>
        <w:commentRangeEnd w:id="48"/>
        <w:r w:rsidR="00BC3D5F" w:rsidDel="00A15842">
          <w:rPr>
            <w:rStyle w:val="CommentReference"/>
          </w:rPr>
          <w:commentReference w:id="48"/>
        </w:r>
      </w:del>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over 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06AECA6C" w:rsidR="00957D54" w:rsidRDefault="005B2FB6" w:rsidP="00081385">
      <w:pPr>
        <w:spacing w:line="360" w:lineRule="auto"/>
        <w:ind w:firstLine="720"/>
        <w:rPr>
          <w:ins w:id="49" w:author="Keene-Snickers,Lexi" w:date="2025-03-18T16:14:00Z" w16du:dateUtc="2025-03-18T22:14:00Z"/>
          <w:rFonts w:ascii="Arial" w:eastAsia="Times New Roman" w:hAnsi="Arial" w:cs="Arial"/>
          <w:kern w:val="0"/>
          <w:sz w:val="22"/>
          <w:szCs w:val="22"/>
          <w14:ligatures w14:val="none"/>
        </w:rPr>
      </w:pPr>
      <w:r>
        <w:rPr>
          <w:rFonts w:ascii="Arial" w:hAnsi="Arial" w:cs="Arial"/>
          <w:sz w:val="22"/>
          <w:szCs w:val="22"/>
        </w:rPr>
        <w:t>RNA from individual flies was screened for galbut virus via RT-qPCR (</w:t>
      </w:r>
      <w:r w:rsidRPr="005B2FB6">
        <w:rPr>
          <w:rFonts w:ascii="Arial" w:hAnsi="Arial" w:cs="Arial"/>
          <w:b/>
          <w:bCs/>
          <w:sz w:val="22"/>
          <w:szCs w:val="22"/>
        </w:rPr>
        <w:t>Fig. 1</w:t>
      </w:r>
      <w:r w:rsidR="00EC36E5">
        <w:rPr>
          <w:rFonts w:ascii="Arial" w:hAnsi="Arial" w:cs="Arial"/>
          <w:b/>
          <w:bCs/>
          <w:sz w:val="22"/>
          <w:szCs w:val="22"/>
        </w:rPr>
        <w:t>C</w:t>
      </w:r>
      <w:r>
        <w:rPr>
          <w:rFonts w:ascii="Arial" w:hAnsi="Arial" w:cs="Arial"/>
          <w:sz w:val="22"/>
          <w:szCs w:val="22"/>
        </w:rPr>
        <w:t xml:space="preserve">). </w:t>
      </w:r>
      <w:commentRangeStart w:id="50"/>
      <w:r>
        <w:rPr>
          <w:rFonts w:ascii="Arial" w:hAnsi="Arial" w:cs="Arial"/>
          <w:sz w:val="22"/>
          <w:szCs w:val="22"/>
        </w:rPr>
        <w:t>Ribosomal</w:t>
      </w:r>
      <w:commentRangeEnd w:id="50"/>
      <w:r w:rsidR="00A15842">
        <w:rPr>
          <w:rStyle w:val="CommentReference"/>
        </w:rPr>
        <w:commentReference w:id="50"/>
      </w:r>
      <w:r>
        <w:rPr>
          <w:rFonts w:ascii="Arial" w:hAnsi="Arial" w:cs="Arial"/>
          <w:sz w:val="22"/>
          <w:szCs w:val="22"/>
        </w:rPr>
        <w:t xml:space="preserve">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Pr>
          <w:rFonts w:ascii="Arial" w:hAnsi="Arial" w:cs="Arial"/>
          <w:sz w:val="22"/>
          <w:szCs w:val="22"/>
        </w:rPr>
        <w:t>used to normalize galbut virus</w:t>
      </w:r>
      <w:r w:rsidR="00BC3D5F">
        <w:rPr>
          <w:rFonts w:ascii="Arial" w:hAnsi="Arial" w:cs="Arial"/>
          <w:sz w:val="22"/>
          <w:szCs w:val="22"/>
        </w:rPr>
        <w:t xml:space="preserve"> RNA</w:t>
      </w:r>
      <w:r>
        <w:rPr>
          <w:rFonts w:ascii="Arial" w:hAnsi="Arial" w:cs="Arial"/>
          <w:sz w:val="22"/>
          <w:szCs w:val="22"/>
        </w:rPr>
        <w:t xml:space="preserve"> levels. </w:t>
      </w:r>
      <w:r w:rsidR="00C75C6A">
        <w:rPr>
          <w:rFonts w:ascii="Arial" w:eastAsia="Times New Roman" w:hAnsi="Arial" w:cs="Arial"/>
          <w:kern w:val="0"/>
          <w:sz w:val="22"/>
          <w:szCs w:val="22"/>
          <w14:ligatures w14:val="none"/>
        </w:rPr>
        <w:t xml:space="preserve">Of the </w:t>
      </w:r>
      <w:del w:id="51" w:author="Keene-Snickers,Lexi" w:date="2025-03-13T13:34:00Z" w16du:dateUtc="2025-03-13T19:34:00Z">
        <w:r w:rsidR="00886675" w:rsidDel="00A15842">
          <w:rPr>
            <w:rFonts w:ascii="Arial" w:eastAsia="Times New Roman" w:hAnsi="Arial" w:cs="Arial"/>
            <w:kern w:val="0"/>
            <w:sz w:val="22"/>
            <w:szCs w:val="22"/>
            <w14:ligatures w14:val="none"/>
          </w:rPr>
          <w:delText>~</w:delText>
        </w:r>
        <w:r w:rsidR="00C75C6A" w:rsidDel="00A15842">
          <w:rPr>
            <w:rFonts w:ascii="Arial" w:eastAsia="Times New Roman" w:hAnsi="Arial" w:cs="Arial"/>
            <w:kern w:val="0"/>
            <w:sz w:val="22"/>
            <w:szCs w:val="22"/>
            <w14:ligatures w14:val="none"/>
          </w:rPr>
          <w:delText>1000</w:delText>
        </w:r>
      </w:del>
      <w:ins w:id="52" w:author="Keene-Snickers,Lexi" w:date="2025-03-13T13:34:00Z" w16du:dateUtc="2025-03-13T19:34:00Z">
        <w:r w:rsidR="00A15842">
          <w:rPr>
            <w:rFonts w:ascii="Arial" w:eastAsia="Times New Roman" w:hAnsi="Arial" w:cs="Arial"/>
            <w:kern w:val="0"/>
            <w:sz w:val="22"/>
            <w:szCs w:val="22"/>
            <w14:ligatures w14:val="none"/>
          </w:rPr>
          <w:t>974</w:t>
        </w:r>
      </w:ins>
      <w:r w:rsidR="00C75C6A">
        <w:rPr>
          <w:rFonts w:ascii="Arial" w:eastAsia="Times New Roman" w:hAnsi="Arial" w:cs="Arial"/>
          <w:kern w:val="0"/>
          <w:sz w:val="22"/>
          <w:szCs w:val="22"/>
          <w14:ligatures w14:val="none"/>
        </w:rPr>
        <w:t xml:space="preserve"> flies captured, 952 were positive for RpL32 mRNA, indicating successful RNA extraction </w:t>
      </w:r>
      <w:ins w:id="53" w:author="Keene-Snickers,Lexi" w:date="2025-03-15T10:20:00Z" w16du:dateUtc="2025-03-15T16:20:00Z">
        <w:r w:rsidR="000A3936">
          <w:rPr>
            <w:rFonts w:ascii="Arial" w:eastAsia="Times New Roman" w:hAnsi="Arial" w:cs="Arial"/>
            <w:kern w:val="0"/>
            <w:sz w:val="22"/>
            <w:szCs w:val="22"/>
            <w14:ligatures w14:val="none"/>
          </w:rPr>
          <w:t>or</w:t>
        </w:r>
      </w:ins>
      <w:ins w:id="54" w:author="Keene-Snickers,Lexi" w:date="2025-03-15T11:00:00Z" w16du:dateUtc="2025-03-15T17:00:00Z">
        <w:r w:rsidR="00371D00">
          <w:rPr>
            <w:rFonts w:ascii="Arial" w:eastAsia="Times New Roman" w:hAnsi="Arial" w:cs="Arial"/>
            <w:kern w:val="0"/>
            <w:sz w:val="22"/>
            <w:szCs w:val="22"/>
            <w14:ligatures w14:val="none"/>
          </w:rPr>
          <w:t xml:space="preserve"> positive</w:t>
        </w:r>
      </w:ins>
      <w:ins w:id="55" w:author="Keene-Snickers,Lexi" w:date="2025-03-15T10:20:00Z" w16du:dateUtc="2025-03-15T16:20:00Z">
        <w:r w:rsidR="000A3936">
          <w:rPr>
            <w:rFonts w:ascii="Arial" w:eastAsia="Times New Roman" w:hAnsi="Arial" w:cs="Arial"/>
            <w:kern w:val="0"/>
            <w:sz w:val="22"/>
            <w:szCs w:val="22"/>
            <w14:ligatures w14:val="none"/>
          </w:rPr>
          <w:t xml:space="preserve"> </w:t>
        </w:r>
        <w:r w:rsidR="000A3936" w:rsidRPr="000A3936">
          <w:rPr>
            <w:rFonts w:ascii="Arial" w:eastAsia="Times New Roman" w:hAnsi="Arial" w:cs="Arial"/>
            <w:i/>
            <w:iCs/>
            <w:kern w:val="0"/>
            <w:sz w:val="22"/>
            <w:szCs w:val="22"/>
            <w14:ligatures w14:val="none"/>
            <w:rPrChange w:id="56" w:author="Keene-Snickers,Lexi" w:date="2025-03-15T10:20:00Z" w16du:dateUtc="2025-03-15T16:20:00Z">
              <w:rPr>
                <w:rFonts w:ascii="Arial" w:eastAsia="Times New Roman" w:hAnsi="Arial" w:cs="Arial"/>
                <w:kern w:val="0"/>
                <w:sz w:val="22"/>
                <w:szCs w:val="22"/>
                <w14:ligatures w14:val="none"/>
              </w:rPr>
            </w:rPrChange>
          </w:rPr>
          <w:t>D. melanogaster</w:t>
        </w:r>
        <w:r w:rsidR="000A3936">
          <w:rPr>
            <w:rFonts w:ascii="Arial" w:eastAsia="Times New Roman" w:hAnsi="Arial" w:cs="Arial"/>
            <w:kern w:val="0"/>
            <w:sz w:val="22"/>
            <w:szCs w:val="22"/>
            <w14:ligatures w14:val="none"/>
          </w:rPr>
          <w:t xml:space="preserve"> species, </w:t>
        </w:r>
      </w:ins>
      <w:r w:rsidR="00C75C6A">
        <w:rPr>
          <w:rFonts w:ascii="Arial" w:eastAsia="Times New Roman" w:hAnsi="Arial" w:cs="Arial"/>
          <w:kern w:val="0"/>
          <w:sz w:val="22"/>
          <w:szCs w:val="22"/>
          <w14:ligatures w14:val="none"/>
        </w:rPr>
        <w:t xml:space="preserve">and </w:t>
      </w:r>
      <w:del w:id="57" w:author="Keene-Snickers,Lexi" w:date="2025-03-15T10:59:00Z" w16du:dateUtc="2025-03-15T16:59:00Z">
        <w:r w:rsidR="00C75C6A" w:rsidDel="00371D00">
          <w:rPr>
            <w:rFonts w:ascii="Arial" w:eastAsia="Times New Roman" w:hAnsi="Arial" w:cs="Arial"/>
            <w:kern w:val="0"/>
            <w:sz w:val="22"/>
            <w:szCs w:val="22"/>
            <w14:ligatures w14:val="none"/>
          </w:rPr>
          <w:delText xml:space="preserve">641 </w:delText>
        </w:r>
      </w:del>
      <w:ins w:id="58" w:author="Keene-Snickers,Lexi" w:date="2025-03-15T10:59:00Z" w16du:dateUtc="2025-03-15T16:59:00Z">
        <w:r w:rsidR="00371D00">
          <w:rPr>
            <w:rFonts w:ascii="Arial" w:eastAsia="Times New Roman" w:hAnsi="Arial" w:cs="Arial"/>
            <w:kern w:val="0"/>
            <w:sz w:val="22"/>
            <w:szCs w:val="22"/>
            <w14:ligatures w14:val="none"/>
          </w:rPr>
          <w:t>715</w:t>
        </w:r>
        <w:r w:rsidR="00371D00">
          <w:rPr>
            <w:rFonts w:ascii="Arial" w:eastAsia="Times New Roman" w:hAnsi="Arial" w:cs="Arial"/>
            <w:kern w:val="0"/>
            <w:sz w:val="22"/>
            <w:szCs w:val="22"/>
            <w14:ligatures w14:val="none"/>
          </w:rPr>
          <w:t xml:space="preserve"> </w:t>
        </w:r>
      </w:ins>
      <w:r w:rsidR="00C75C6A">
        <w:rPr>
          <w:rFonts w:ascii="Arial" w:eastAsia="Times New Roman" w:hAnsi="Arial" w:cs="Arial"/>
          <w:kern w:val="0"/>
          <w:sz w:val="22"/>
          <w:szCs w:val="22"/>
          <w14:ligatures w14:val="none"/>
        </w:rPr>
        <w:t>were positive for galbut virus.</w:t>
      </w:r>
      <w:ins w:id="59" w:author="Keene-Snickers,Lexi" w:date="2025-03-18T16:15:00Z" w16du:dateUtc="2025-03-18T22:15:00Z">
        <w:r w:rsidR="00957D54">
          <w:rPr>
            <w:rFonts w:ascii="Arial" w:eastAsia="Times New Roman" w:hAnsi="Arial" w:cs="Arial"/>
            <w:kern w:val="0"/>
            <w:sz w:val="22"/>
            <w:szCs w:val="22"/>
            <w14:ligatures w14:val="none"/>
          </w:rPr>
          <w:t xml:space="preserve"> We noticed a bi- or trimodal distribution of high and low RNA levels </w:t>
        </w:r>
      </w:ins>
      <w:ins w:id="60" w:author="Keene-Snickers,Lexi" w:date="2025-03-18T16:16:00Z" w16du:dateUtc="2025-03-18T22:16:00Z">
        <w:r w:rsidR="00957D54">
          <w:rPr>
            <w:rFonts w:ascii="Arial" w:hAnsi="Arial" w:cs="Arial"/>
            <w:sz w:val="22"/>
            <w:szCs w:val="22"/>
          </w:rPr>
          <w:t>(</w:t>
        </w:r>
      </w:ins>
      <w:commentRangeStart w:id="61"/>
      <w:commentRangeStart w:id="62"/>
      <w:ins w:id="63" w:author="Keene-Snickers,Lexi" w:date="2025-03-18T16:15:00Z" w16du:dateUtc="2025-03-18T22:15:00Z">
        <w:r w:rsidR="00957D54" w:rsidRPr="00E97611">
          <w:rPr>
            <w:rFonts w:ascii="Arial" w:hAnsi="Arial" w:cs="Arial"/>
            <w:b/>
            <w:bCs/>
            <w:sz w:val="22"/>
            <w:szCs w:val="22"/>
          </w:rPr>
          <w:t>Fig. 1C</w:t>
        </w:r>
        <w:commentRangeEnd w:id="61"/>
        <w:r w:rsidR="00957D54">
          <w:rPr>
            <w:rStyle w:val="CommentReference"/>
          </w:rPr>
          <w:commentReference w:id="61"/>
        </w:r>
        <w:commentRangeEnd w:id="62"/>
        <w:r w:rsidR="00957D54">
          <w:rPr>
            <w:rStyle w:val="CommentReference"/>
          </w:rPr>
          <w:commentReference w:id="62"/>
        </w:r>
        <w:r w:rsidR="00957D54">
          <w:rPr>
            <w:rFonts w:ascii="Arial" w:hAnsi="Arial" w:cs="Arial"/>
            <w:sz w:val="22"/>
            <w:szCs w:val="22"/>
          </w:rPr>
          <w:t xml:space="preserve">). </w:t>
        </w:r>
      </w:ins>
      <w:r w:rsidR="00C75C6A">
        <w:rPr>
          <w:rFonts w:ascii="Arial" w:eastAsia="Times New Roman" w:hAnsi="Arial" w:cs="Arial"/>
          <w:kern w:val="0"/>
          <w:sz w:val="22"/>
          <w:szCs w:val="22"/>
          <w14:ligatures w14:val="none"/>
        </w:rPr>
        <w:t xml:space="preserve"> </w:t>
      </w:r>
    </w:p>
    <w:p w14:paraId="253D96BC" w14:textId="77777777" w:rsidR="00957D54" w:rsidRDefault="00957D54" w:rsidP="00081385">
      <w:pPr>
        <w:spacing w:line="360" w:lineRule="auto"/>
        <w:ind w:firstLine="720"/>
        <w:rPr>
          <w:ins w:id="64" w:author="Keene-Snickers,Lexi" w:date="2025-03-18T16:14:00Z" w16du:dateUtc="2025-03-18T22:14:00Z"/>
          <w:rFonts w:ascii="Arial" w:eastAsia="Times New Roman" w:hAnsi="Arial" w:cs="Arial"/>
          <w:kern w:val="0"/>
          <w:sz w:val="22"/>
          <w:szCs w:val="22"/>
          <w14:ligatures w14:val="none"/>
        </w:rPr>
      </w:pPr>
    </w:p>
    <w:p w14:paraId="6BFEDEAD" w14:textId="28E2F0D3" w:rsidR="005B2FB6" w:rsidRDefault="00A85606" w:rsidP="00081385">
      <w:pPr>
        <w:spacing w:line="360" w:lineRule="auto"/>
        <w:ind w:firstLine="720"/>
        <w:rPr>
          <w:rFonts w:ascii="Arial" w:hAnsi="Arial" w:cs="Arial"/>
          <w:sz w:val="22"/>
          <w:szCs w:val="22"/>
        </w:rPr>
      </w:pPr>
      <w:r>
        <w:rPr>
          <w:rFonts w:ascii="Arial" w:eastAsia="Times New Roman" w:hAnsi="Arial" w:cs="Arial"/>
          <w:kern w:val="0"/>
          <w:sz w:val="22"/>
          <w:szCs w:val="22"/>
          <w14:ligatures w14:val="none"/>
        </w:rPr>
        <w:t>In the Colorado locations</w:t>
      </w:r>
      <w:r w:rsidR="00BC3D5F">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 galbut virus prevalence varied from </w:t>
      </w:r>
      <w:ins w:id="65" w:author="Keene-Snickers,Lexi" w:date="2025-03-15T11:07:00Z" w16du:dateUtc="2025-03-15T17:07:00Z">
        <w:r w:rsidR="00E102E0">
          <w:rPr>
            <w:rFonts w:ascii="Arial" w:eastAsia="Times New Roman" w:hAnsi="Arial" w:cs="Arial"/>
            <w:kern w:val="0"/>
            <w:sz w:val="22"/>
            <w:szCs w:val="22"/>
            <w14:ligatures w14:val="none"/>
          </w:rPr>
          <w:t>40</w:t>
        </w:r>
      </w:ins>
      <w:del w:id="66" w:author="Keene-Snickers,Lexi" w:date="2025-03-15T11:07:00Z" w16du:dateUtc="2025-03-15T17:07:00Z">
        <w:r w:rsidDel="00E102E0">
          <w:rPr>
            <w:rFonts w:ascii="Arial" w:eastAsia="Times New Roman" w:hAnsi="Arial" w:cs="Arial"/>
            <w:kern w:val="0"/>
            <w:sz w:val="22"/>
            <w:szCs w:val="22"/>
            <w14:ligatures w14:val="none"/>
          </w:rPr>
          <w:delText>53</w:delText>
        </w:r>
      </w:del>
      <w:r>
        <w:rPr>
          <w:rFonts w:ascii="Arial" w:eastAsia="Times New Roman" w:hAnsi="Arial" w:cs="Arial"/>
          <w:kern w:val="0"/>
          <w:sz w:val="22"/>
          <w:szCs w:val="22"/>
          <w14:ligatures w14:val="none"/>
        </w:rPr>
        <w:t xml:space="preserve">% to 100% (Adobe-100%, Briarwood- 40%, Elm- 69%, JFK Parkway- 97%, James- 86%, Linden- 88%, Myrtle- </w:t>
      </w:r>
      <w:r>
        <w:rPr>
          <w:rFonts w:ascii="Arial" w:eastAsia="Times New Roman" w:hAnsi="Arial" w:cs="Arial"/>
          <w:kern w:val="0"/>
          <w:sz w:val="22"/>
          <w:szCs w:val="22"/>
          <w14:ligatures w14:val="none"/>
        </w:rPr>
        <w:lastRenderedPageBreak/>
        <w:t xml:space="preserve">65%, Rampart- 53% and Wabash- 77%). In Maine, Ohio and Pennsylvania prevalence was </w:t>
      </w:r>
      <w:r w:rsidR="00AC67B9">
        <w:rPr>
          <w:rFonts w:ascii="Arial" w:eastAsia="Times New Roman" w:hAnsi="Arial" w:cs="Arial"/>
          <w:kern w:val="0"/>
          <w:sz w:val="22"/>
          <w:szCs w:val="22"/>
          <w14:ligatures w14:val="none"/>
        </w:rPr>
        <w:t>77%, 33% and 97%, respectively</w:t>
      </w:r>
      <w:ins w:id="67" w:author="Keene-Snickers,Lexi" w:date="2025-03-15T10:21:00Z" w16du:dateUtc="2025-03-15T16:21:00Z">
        <w:r w:rsidR="002C08C8">
          <w:rPr>
            <w:rFonts w:ascii="Arial" w:eastAsia="Times New Roman" w:hAnsi="Arial" w:cs="Arial"/>
            <w:kern w:val="0"/>
            <w:sz w:val="22"/>
            <w:szCs w:val="22"/>
            <w14:ligatures w14:val="none"/>
          </w:rPr>
          <w:t xml:space="preserve"> (</w:t>
        </w:r>
        <w:r w:rsidR="002C08C8" w:rsidRPr="002C08C8">
          <w:rPr>
            <w:rFonts w:ascii="Arial" w:eastAsia="Times New Roman" w:hAnsi="Arial" w:cs="Arial"/>
            <w:b/>
            <w:bCs/>
            <w:kern w:val="0"/>
            <w:sz w:val="22"/>
            <w:szCs w:val="22"/>
            <w14:ligatures w14:val="none"/>
            <w:rPrChange w:id="68" w:author="Keene-Snickers,Lexi" w:date="2025-03-15T10:22:00Z" w16du:dateUtc="2025-03-15T16:22:00Z">
              <w:rPr>
                <w:rFonts w:ascii="Arial" w:eastAsia="Times New Roman" w:hAnsi="Arial" w:cs="Arial"/>
                <w:kern w:val="0"/>
                <w:sz w:val="22"/>
                <w:szCs w:val="22"/>
                <w14:ligatures w14:val="none"/>
              </w:rPr>
            </w:rPrChange>
          </w:rPr>
          <w:t>Fig. 1D</w:t>
        </w:r>
        <w:r w:rsidR="002C08C8">
          <w:rPr>
            <w:rFonts w:ascii="Arial" w:eastAsia="Times New Roman" w:hAnsi="Arial" w:cs="Arial"/>
            <w:kern w:val="0"/>
            <w:sz w:val="22"/>
            <w:szCs w:val="22"/>
            <w14:ligatures w14:val="none"/>
          </w:rPr>
          <w:t>)</w:t>
        </w:r>
      </w:ins>
      <w:r w:rsidR="00AC67B9">
        <w:rPr>
          <w:rFonts w:ascii="Arial" w:eastAsia="Times New Roman" w:hAnsi="Arial" w:cs="Arial"/>
          <w:kern w:val="0"/>
          <w:sz w:val="22"/>
          <w:szCs w:val="22"/>
          <w14:ligatures w14:val="none"/>
        </w:rPr>
        <w:t xml:space="preserve">. </w:t>
      </w:r>
      <w:ins w:id="69" w:author="Keene-Snickers,Lexi" w:date="2025-03-15T12:32:00Z" w16du:dateUtc="2025-03-15T18:32:00Z">
        <w:r w:rsidR="005B6F6A">
          <w:rPr>
            <w:rFonts w:ascii="Arial" w:eastAsia="Times New Roman" w:hAnsi="Arial" w:cs="Arial"/>
            <w:kern w:val="0"/>
            <w:sz w:val="22"/>
            <w:szCs w:val="22"/>
            <w14:ligatures w14:val="none"/>
          </w:rPr>
          <w:t xml:space="preserve">We performed a non-parametric Anova test using the Kruskal-Wallis </w:t>
        </w:r>
      </w:ins>
      <w:ins w:id="70" w:author="Keene-Snickers,Lexi" w:date="2025-03-15T12:33:00Z" w16du:dateUtc="2025-03-15T18:33:00Z">
        <w:r w:rsidR="005B6F6A">
          <w:rPr>
            <w:rFonts w:ascii="Arial" w:eastAsia="Times New Roman" w:hAnsi="Arial" w:cs="Arial"/>
            <w:kern w:val="0"/>
            <w:sz w:val="22"/>
            <w:szCs w:val="22"/>
            <w14:ligatures w14:val="none"/>
          </w:rPr>
          <w:t>with pairwise comparisons using Dunn’s Test</w:t>
        </w:r>
      </w:ins>
      <w:ins w:id="71" w:author="Keene-Snickers,Lexi" w:date="2025-03-15T12:32:00Z" w16du:dateUtc="2025-03-15T18:32:00Z">
        <w:r w:rsidR="005B6F6A">
          <w:rPr>
            <w:rFonts w:ascii="Arial" w:eastAsia="Times New Roman" w:hAnsi="Arial" w:cs="Arial"/>
            <w:kern w:val="0"/>
            <w:sz w:val="22"/>
            <w:szCs w:val="22"/>
            <w14:ligatures w14:val="none"/>
          </w:rPr>
          <w:t xml:space="preserve"> to determine if there were statistically significant differences in prevalence by location. </w:t>
        </w:r>
      </w:ins>
      <w:ins w:id="72" w:author="Keene-Snickers,Lexi" w:date="2025-03-15T12:33:00Z" w16du:dateUtc="2025-03-15T18:33:00Z">
        <w:r w:rsidR="005B6F6A">
          <w:rPr>
            <w:rFonts w:ascii="Arial" w:eastAsia="Times New Roman" w:hAnsi="Arial" w:cs="Arial"/>
            <w:kern w:val="0"/>
            <w:sz w:val="22"/>
            <w:szCs w:val="22"/>
            <w14:ligatures w14:val="none"/>
          </w:rPr>
          <w:t>Pennsylvania</w:t>
        </w:r>
      </w:ins>
      <w:ins w:id="73" w:author="Keene-Snickers,Lexi" w:date="2025-03-15T12:34:00Z" w16du:dateUtc="2025-03-15T18:34:00Z">
        <w:r w:rsidR="005B6F6A">
          <w:rPr>
            <w:rFonts w:ascii="Arial" w:eastAsia="Times New Roman" w:hAnsi="Arial" w:cs="Arial"/>
            <w:kern w:val="0"/>
            <w:sz w:val="22"/>
            <w:szCs w:val="22"/>
            <w14:ligatures w14:val="none"/>
          </w:rPr>
          <w:t xml:space="preserve"> (8 comparisons)</w:t>
        </w:r>
      </w:ins>
      <w:ins w:id="74" w:author="Keene-Snickers,Lexi" w:date="2025-03-15T12:33:00Z" w16du:dateUtc="2025-03-15T18:33:00Z">
        <w:r w:rsidR="005B6F6A">
          <w:rPr>
            <w:rFonts w:ascii="Arial" w:eastAsia="Times New Roman" w:hAnsi="Arial" w:cs="Arial"/>
            <w:kern w:val="0"/>
            <w:sz w:val="22"/>
            <w:szCs w:val="22"/>
            <w14:ligatures w14:val="none"/>
          </w:rPr>
          <w:t xml:space="preserve"> and JFK Parkway </w:t>
        </w:r>
      </w:ins>
      <w:ins w:id="75" w:author="Keene-Snickers,Lexi" w:date="2025-03-15T12:34:00Z" w16du:dateUtc="2025-03-15T18:34:00Z">
        <w:r w:rsidR="005B6F6A">
          <w:rPr>
            <w:rFonts w:ascii="Arial" w:eastAsia="Times New Roman" w:hAnsi="Arial" w:cs="Arial"/>
            <w:kern w:val="0"/>
            <w:sz w:val="22"/>
            <w:szCs w:val="22"/>
            <w14:ligatures w14:val="none"/>
          </w:rPr>
          <w:t xml:space="preserve">(6 comparisons) </w:t>
        </w:r>
      </w:ins>
      <w:ins w:id="76" w:author="Keene-Snickers,Lexi" w:date="2025-03-15T12:33:00Z" w16du:dateUtc="2025-03-15T18:33:00Z">
        <w:r w:rsidR="005B6F6A">
          <w:rPr>
            <w:rFonts w:ascii="Arial" w:eastAsia="Times New Roman" w:hAnsi="Arial" w:cs="Arial"/>
            <w:kern w:val="0"/>
            <w:sz w:val="22"/>
            <w:szCs w:val="22"/>
            <w14:ligatures w14:val="none"/>
          </w:rPr>
          <w:t xml:space="preserve">had the most significant differences in prevalence </w:t>
        </w:r>
      </w:ins>
      <w:ins w:id="77" w:author="Keene-Snickers,Lexi" w:date="2025-03-15T12:34:00Z" w16du:dateUtc="2025-03-15T18:34:00Z">
        <w:r w:rsidR="005B6F6A">
          <w:rPr>
            <w:rFonts w:ascii="Arial" w:eastAsia="Times New Roman" w:hAnsi="Arial" w:cs="Arial"/>
            <w:kern w:val="0"/>
            <w:sz w:val="22"/>
            <w:szCs w:val="22"/>
            <w14:ligatures w14:val="none"/>
          </w:rPr>
          <w:t xml:space="preserve">among all locations. Rampart, </w:t>
        </w:r>
      </w:ins>
      <w:ins w:id="78" w:author="Keene-Snickers,Lexi" w:date="2025-03-15T12:37:00Z" w16du:dateUtc="2025-03-15T18:37:00Z">
        <w:r w:rsidR="000D1809">
          <w:rPr>
            <w:rFonts w:ascii="Arial" w:eastAsia="Times New Roman" w:hAnsi="Arial" w:cs="Arial"/>
            <w:kern w:val="0"/>
            <w:sz w:val="22"/>
            <w:szCs w:val="22"/>
            <w14:ligatures w14:val="none"/>
          </w:rPr>
          <w:t>Myrtle</w:t>
        </w:r>
      </w:ins>
      <w:ins w:id="79" w:author="Keene-Snickers,Lexi" w:date="2025-03-15T12:34:00Z" w16du:dateUtc="2025-03-15T18:34:00Z">
        <w:r w:rsidR="005B6F6A">
          <w:rPr>
            <w:rFonts w:ascii="Arial" w:eastAsia="Times New Roman" w:hAnsi="Arial" w:cs="Arial"/>
            <w:kern w:val="0"/>
            <w:sz w:val="22"/>
            <w:szCs w:val="22"/>
            <w14:ligatures w14:val="none"/>
          </w:rPr>
          <w:t>, Wabash</w:t>
        </w:r>
      </w:ins>
      <w:ins w:id="80" w:author="Keene-Snickers,Lexi" w:date="2025-03-15T12:35:00Z" w16du:dateUtc="2025-03-15T18:35:00Z">
        <w:r w:rsidR="005B6F6A">
          <w:rPr>
            <w:rFonts w:ascii="Arial" w:eastAsia="Times New Roman" w:hAnsi="Arial" w:cs="Arial"/>
            <w:kern w:val="0"/>
            <w:sz w:val="22"/>
            <w:szCs w:val="22"/>
            <w14:ligatures w14:val="none"/>
          </w:rPr>
          <w:t xml:space="preserve">, Elm, Adobe and Linden </w:t>
        </w:r>
      </w:ins>
      <w:ins w:id="81" w:author="Keene-Snickers,Lexi" w:date="2025-03-15T12:36:00Z" w16du:dateUtc="2025-03-15T18:36:00Z">
        <w:r w:rsidR="000D1809">
          <w:rPr>
            <w:rFonts w:ascii="Arial" w:eastAsia="Times New Roman" w:hAnsi="Arial" w:cs="Arial"/>
            <w:kern w:val="0"/>
            <w:sz w:val="22"/>
            <w:szCs w:val="22"/>
            <w14:ligatures w14:val="none"/>
          </w:rPr>
          <w:t xml:space="preserve">had between 2-4 statistically significant comparisons while Briarwood and Maine each had one. Interestingly, James and Ohio had </w:t>
        </w:r>
        <w:proofErr w:type="gramStart"/>
        <w:r w:rsidR="000D1809">
          <w:rPr>
            <w:rFonts w:ascii="Arial" w:eastAsia="Times New Roman" w:hAnsi="Arial" w:cs="Arial"/>
            <w:kern w:val="0"/>
            <w:sz w:val="22"/>
            <w:szCs w:val="22"/>
            <w14:ligatures w14:val="none"/>
          </w:rPr>
          <w:t>no</w:t>
        </w:r>
        <w:proofErr w:type="gramEnd"/>
        <w:r w:rsidR="000D1809">
          <w:rPr>
            <w:rFonts w:ascii="Arial" w:eastAsia="Times New Roman" w:hAnsi="Arial" w:cs="Arial"/>
            <w:kern w:val="0"/>
            <w:sz w:val="22"/>
            <w:szCs w:val="22"/>
            <w14:ligatures w14:val="none"/>
          </w:rPr>
          <w:t xml:space="preserve"> statistically </w:t>
        </w:r>
      </w:ins>
      <w:ins w:id="82" w:author="Keene-Snickers,Lexi" w:date="2025-03-15T12:37:00Z" w16du:dateUtc="2025-03-15T18:37:00Z">
        <w:r w:rsidR="000D1809">
          <w:rPr>
            <w:rFonts w:ascii="Arial" w:eastAsia="Times New Roman" w:hAnsi="Arial" w:cs="Arial"/>
            <w:kern w:val="0"/>
            <w:sz w:val="22"/>
            <w:szCs w:val="22"/>
            <w14:ligatures w14:val="none"/>
          </w:rPr>
          <w:t>Signiant</w:t>
        </w:r>
      </w:ins>
      <w:ins w:id="83" w:author="Keene-Snickers,Lexi" w:date="2025-03-15T12:36:00Z" w16du:dateUtc="2025-03-15T18:36:00Z">
        <w:r w:rsidR="000D1809">
          <w:rPr>
            <w:rFonts w:ascii="Arial" w:eastAsia="Times New Roman" w:hAnsi="Arial" w:cs="Arial"/>
            <w:kern w:val="0"/>
            <w:sz w:val="22"/>
            <w:szCs w:val="22"/>
            <w14:ligatures w14:val="none"/>
          </w:rPr>
          <w:t xml:space="preserve"> </w:t>
        </w:r>
      </w:ins>
      <w:ins w:id="84" w:author="Keene-Snickers,Lexi" w:date="2025-03-15T12:37:00Z" w16du:dateUtc="2025-03-15T18:37:00Z">
        <w:r w:rsidR="000D1809">
          <w:rPr>
            <w:rFonts w:ascii="Arial" w:eastAsia="Times New Roman" w:hAnsi="Arial" w:cs="Arial"/>
            <w:kern w:val="0"/>
            <w:sz w:val="22"/>
            <w:szCs w:val="22"/>
            <w14:ligatures w14:val="none"/>
          </w:rPr>
          <w:t>differences with any locations. This could be due to low sample numbers from these locations</w:t>
        </w:r>
        <w:commentRangeStart w:id="85"/>
        <w:r w:rsidR="000D1809">
          <w:rPr>
            <w:rFonts w:ascii="Arial" w:eastAsia="Times New Roman" w:hAnsi="Arial" w:cs="Arial"/>
            <w:kern w:val="0"/>
            <w:sz w:val="22"/>
            <w:szCs w:val="22"/>
            <w14:ligatures w14:val="none"/>
          </w:rPr>
          <w:t>.</w:t>
        </w:r>
      </w:ins>
      <w:ins w:id="86" w:author="Keene-Snickers,Lexi" w:date="2025-03-15T12:34:00Z" w16du:dateUtc="2025-03-15T18:34:00Z">
        <w:r w:rsidR="005B6F6A">
          <w:rPr>
            <w:rFonts w:ascii="Arial" w:eastAsia="Times New Roman" w:hAnsi="Arial" w:cs="Arial"/>
            <w:kern w:val="0"/>
            <w:sz w:val="22"/>
            <w:szCs w:val="22"/>
            <w14:ligatures w14:val="none"/>
          </w:rPr>
          <w:t xml:space="preserve"> </w:t>
        </w:r>
      </w:ins>
      <w:del w:id="87" w:author="Stenglein,Mark" w:date="2025-03-06T13:22:00Z" w16du:dateUtc="2025-03-06T20:22:00Z">
        <w:r w:rsidR="00802410" w:rsidDel="00BC3D5F">
          <w:rPr>
            <w:rFonts w:ascii="Arial" w:hAnsi="Arial" w:cs="Arial"/>
            <w:sz w:val="22"/>
            <w:szCs w:val="22"/>
          </w:rPr>
          <w:delText>T</w:delText>
        </w:r>
        <w:r w:rsidR="00886675" w:rsidDel="00BC3D5F">
          <w:rPr>
            <w:rFonts w:ascii="Arial" w:hAnsi="Arial" w:cs="Arial"/>
            <w:sz w:val="22"/>
            <w:szCs w:val="22"/>
          </w:rPr>
          <w:delText>o determine if location was a factor in galbut virus prevalence</w:delText>
        </w:r>
        <w:r w:rsidR="00AC67B9" w:rsidDel="00BC3D5F">
          <w:rPr>
            <w:rFonts w:ascii="Arial" w:hAnsi="Arial" w:cs="Arial"/>
            <w:sz w:val="22"/>
            <w:szCs w:val="22"/>
          </w:rPr>
          <w:delText xml:space="preserve"> w</w:delText>
        </w:r>
      </w:del>
      <w:ins w:id="88" w:author="Stenglein,Mark" w:date="2025-03-06T13:22:00Z" w16du:dateUtc="2025-03-06T20:22:00Z">
        <w:del w:id="89" w:author="Keene-Snickers,Lexi" w:date="2025-03-15T12:37:00Z" w16du:dateUtc="2025-03-15T18:37:00Z">
          <w:r w:rsidR="00BC3D5F" w:rsidDel="000D1809">
            <w:rPr>
              <w:rFonts w:ascii="Arial" w:hAnsi="Arial" w:cs="Arial"/>
              <w:sz w:val="22"/>
              <w:szCs w:val="22"/>
            </w:rPr>
            <w:delText>W</w:delText>
          </w:r>
        </w:del>
      </w:ins>
      <w:del w:id="90" w:author="Keene-Snickers,Lexi" w:date="2025-03-15T12:37:00Z" w16du:dateUtc="2025-03-15T18:37:00Z">
        <w:r w:rsidR="00AC67B9" w:rsidDel="000D1809">
          <w:rPr>
            <w:rFonts w:ascii="Arial" w:hAnsi="Arial" w:cs="Arial"/>
            <w:sz w:val="22"/>
            <w:szCs w:val="22"/>
          </w:rPr>
          <w:delText xml:space="preserve">e </w:delText>
        </w:r>
        <w:r w:rsidR="00802410" w:rsidDel="000D1809">
          <w:rPr>
            <w:rFonts w:ascii="Arial" w:hAnsi="Arial" w:cs="Arial"/>
            <w:sz w:val="22"/>
            <w:szCs w:val="22"/>
          </w:rPr>
          <w:delText xml:space="preserve">performed a linear regression and </w:delText>
        </w:r>
        <w:r w:rsidR="00AC67B9" w:rsidDel="000D1809">
          <w:rPr>
            <w:rFonts w:ascii="Arial" w:hAnsi="Arial" w:cs="Arial"/>
            <w:sz w:val="22"/>
            <w:szCs w:val="22"/>
          </w:rPr>
          <w:delText xml:space="preserve">found that </w:delText>
        </w:r>
        <w:r w:rsidR="00886675" w:rsidDel="000D1809">
          <w:rPr>
            <w:rFonts w:ascii="Arial" w:hAnsi="Arial" w:cs="Arial"/>
            <w:sz w:val="22"/>
            <w:szCs w:val="22"/>
          </w:rPr>
          <w:delText xml:space="preserve">there was no </w:delText>
        </w:r>
        <w:r w:rsidR="00BC3D5F" w:rsidDel="000D1809">
          <w:rPr>
            <w:rFonts w:ascii="Arial" w:hAnsi="Arial" w:cs="Arial"/>
            <w:sz w:val="22"/>
            <w:szCs w:val="22"/>
          </w:rPr>
          <w:delText xml:space="preserve">significant difference in </w:delText>
        </w:r>
        <w:r w:rsidR="00886675" w:rsidDel="000D1809">
          <w:rPr>
            <w:rFonts w:ascii="Arial" w:hAnsi="Arial" w:cs="Arial"/>
            <w:sz w:val="22"/>
            <w:szCs w:val="22"/>
          </w:rPr>
          <w:delText>galbut virus prevalence by location</w:delText>
        </w:r>
        <w:r w:rsidR="00AC67B9" w:rsidDel="000D1809">
          <w:rPr>
            <w:rFonts w:ascii="Arial" w:hAnsi="Arial" w:cs="Arial"/>
            <w:sz w:val="22"/>
            <w:szCs w:val="22"/>
          </w:rPr>
          <w:delText xml:space="preserve"> (p &gt; 0.9)</w:delText>
        </w:r>
        <w:r w:rsidR="00886675" w:rsidDel="000D1809">
          <w:rPr>
            <w:rFonts w:ascii="Arial" w:hAnsi="Arial" w:cs="Arial"/>
            <w:sz w:val="22"/>
            <w:szCs w:val="22"/>
          </w:rPr>
          <w:delText xml:space="preserve">. </w:delText>
        </w:r>
        <w:r w:rsidR="00802410" w:rsidDel="000D1809">
          <w:rPr>
            <w:rFonts w:ascii="Arial" w:hAnsi="Arial" w:cs="Arial"/>
            <w:sz w:val="22"/>
            <w:szCs w:val="22"/>
          </w:rPr>
          <w:delText xml:space="preserve">However, </w:delText>
        </w:r>
        <w:r w:rsidR="00802410" w:rsidDel="000D1809">
          <w:rPr>
            <w:rFonts w:ascii="Arial" w:eastAsia="Times New Roman" w:hAnsi="Arial" w:cs="Arial"/>
            <w:kern w:val="0"/>
            <w:sz w:val="22"/>
            <w:szCs w:val="22"/>
            <w14:ligatures w14:val="none"/>
          </w:rPr>
          <w:delText xml:space="preserve">it is important to note that </w:delText>
        </w:r>
        <w:r w:rsidR="00BC1278" w:rsidDel="000D1809">
          <w:rPr>
            <w:rFonts w:ascii="Arial" w:eastAsia="Times New Roman" w:hAnsi="Arial" w:cs="Arial"/>
            <w:kern w:val="0"/>
            <w:sz w:val="22"/>
            <w:szCs w:val="22"/>
            <w14:ligatures w14:val="none"/>
          </w:rPr>
          <w:delText xml:space="preserve">sampling intensity varied by </w:delText>
        </w:r>
        <w:r w:rsidR="00802410" w:rsidDel="000D1809">
          <w:rPr>
            <w:rFonts w:ascii="Arial" w:eastAsia="Times New Roman" w:hAnsi="Arial" w:cs="Arial"/>
            <w:kern w:val="0"/>
            <w:sz w:val="22"/>
            <w:szCs w:val="22"/>
            <w14:ligatures w14:val="none"/>
          </w:rPr>
          <w:delText xml:space="preserve">locations are underrepresented while others are overrepresented. For example, 287 flies were collected from the Colorado Wabash street location while only  </w:delText>
        </w:r>
        <w:r w:rsidR="003F5D8A" w:rsidDel="000D1809">
          <w:rPr>
            <w:rFonts w:ascii="Arial" w:eastAsia="Times New Roman" w:hAnsi="Arial" w:cs="Arial"/>
            <w:kern w:val="0"/>
            <w:sz w:val="22"/>
            <w:szCs w:val="22"/>
            <w14:ligatures w14:val="none"/>
          </w:rPr>
          <w:delText xml:space="preserve">seven </w:delText>
        </w:r>
        <w:r w:rsidR="00802410" w:rsidDel="000D1809">
          <w:rPr>
            <w:rFonts w:ascii="Arial" w:eastAsia="Times New Roman" w:hAnsi="Arial" w:cs="Arial"/>
            <w:kern w:val="0"/>
            <w:sz w:val="22"/>
            <w:szCs w:val="22"/>
            <w14:ligatures w14:val="none"/>
          </w:rPr>
          <w:delText>were collected from Briarwood</w:delText>
        </w:r>
      </w:del>
      <w:commentRangeEnd w:id="85"/>
      <w:r w:rsidR="000D1809">
        <w:rPr>
          <w:rStyle w:val="CommentReference"/>
        </w:rPr>
        <w:commentReference w:id="85"/>
      </w:r>
      <w:del w:id="91" w:author="Keene-Snickers,Lexi" w:date="2025-03-15T12:37:00Z" w16du:dateUtc="2025-03-15T18:37:00Z">
        <w:r w:rsidR="00802410" w:rsidDel="000D1809">
          <w:rPr>
            <w:rFonts w:ascii="Arial" w:eastAsia="Times New Roman" w:hAnsi="Arial" w:cs="Arial"/>
            <w:kern w:val="0"/>
            <w:sz w:val="22"/>
            <w:szCs w:val="22"/>
            <w14:ligatures w14:val="none"/>
          </w:rPr>
          <w:delText>.</w:delText>
        </w:r>
      </w:del>
      <w:r w:rsidR="00802410">
        <w:rPr>
          <w:rFonts w:ascii="Arial" w:eastAsia="Times New Roman" w:hAnsi="Arial" w:cs="Arial"/>
          <w:kern w:val="0"/>
          <w:sz w:val="22"/>
          <w:szCs w:val="22"/>
          <w14:ligatures w14:val="none"/>
        </w:rPr>
        <w:t xml:space="preserve"> </w:t>
      </w:r>
    </w:p>
    <w:p w14:paraId="4284F3D6" w14:textId="77777777" w:rsidR="005B2FB6" w:rsidRDefault="005B2FB6" w:rsidP="00081385">
      <w:pPr>
        <w:spacing w:line="360" w:lineRule="auto"/>
        <w:rPr>
          <w:rFonts w:ascii="Arial" w:hAnsi="Arial" w:cs="Arial"/>
          <w:sz w:val="22"/>
          <w:szCs w:val="22"/>
        </w:rPr>
      </w:pPr>
    </w:p>
    <w:p w14:paraId="532245E8" w14:textId="687881D8"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 xml:space="preserve">the Wabash and Rampart </w:t>
      </w:r>
      <w:del w:id="92" w:author="Stenglein,Mark" w:date="2025-03-06T13:23:00Z" w16du:dateUtc="2025-03-06T20:23:00Z">
        <w:r w:rsidR="00802410" w:rsidDel="00BC0FCB">
          <w:rPr>
            <w:rFonts w:ascii="Arial" w:hAnsi="Arial" w:cs="Arial"/>
            <w:sz w:val="22"/>
            <w:szCs w:val="22"/>
          </w:rPr>
          <w:delText xml:space="preserve">of our </w:delText>
        </w:r>
      </w:del>
      <w:del w:id="93" w:author="Stenglein,Mark" w:date="2025-03-06T13:24:00Z" w16du:dateUtc="2025-03-06T20:24:00Z">
        <w:r w:rsidR="00802410" w:rsidDel="00F952D4">
          <w:rPr>
            <w:rFonts w:ascii="Arial" w:hAnsi="Arial" w:cs="Arial"/>
            <w:sz w:val="22"/>
            <w:szCs w:val="22"/>
          </w:rPr>
          <w:delText xml:space="preserve">sampling </w:delText>
        </w:r>
      </w:del>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w:t>
      </w:r>
      <w:del w:id="94" w:author="Stenglein,Mark" w:date="2025-03-06T13:24:00Z" w16du:dateUtc="2025-03-06T20:24:00Z">
        <w:r w:rsidR="00802410" w:rsidDel="00F952D4">
          <w:rPr>
            <w:rFonts w:ascii="Arial" w:hAnsi="Arial" w:cs="Arial"/>
            <w:sz w:val="22"/>
            <w:szCs w:val="22"/>
          </w:rPr>
          <w:delText>, Wabash and Rampart</w:delText>
        </w:r>
      </w:del>
      <w:r>
        <w:rPr>
          <w:rFonts w:ascii="Arial" w:hAnsi="Arial" w:cs="Arial"/>
          <w:sz w:val="22"/>
          <w:szCs w:val="22"/>
        </w:rPr>
        <w:t xml:space="preserve">. </w:t>
      </w:r>
      <w:del w:id="95" w:author="Stenglein,Mark" w:date="2025-03-06T13:27:00Z" w16du:dateUtc="2025-03-06T20:27:00Z">
        <w:r w:rsidR="00AC67B9" w:rsidDel="00F952D4">
          <w:rPr>
            <w:rFonts w:ascii="Arial" w:hAnsi="Arial" w:cs="Arial"/>
            <w:sz w:val="22"/>
            <w:szCs w:val="22"/>
          </w:rPr>
          <w:delText xml:space="preserve">When </w:delText>
        </w:r>
      </w:del>
      <w:del w:id="96" w:author="Stenglein,Mark" w:date="2025-03-06T13:24:00Z" w16du:dateUtc="2025-03-06T20:24:00Z">
        <w:r w:rsidR="00AC67B9" w:rsidDel="00F952D4">
          <w:rPr>
            <w:rFonts w:ascii="Arial" w:hAnsi="Arial" w:cs="Arial"/>
            <w:sz w:val="22"/>
            <w:szCs w:val="22"/>
          </w:rPr>
          <w:delText xml:space="preserve">we </w:delText>
        </w:r>
      </w:del>
      <w:del w:id="97" w:author="Stenglein,Mark" w:date="2025-03-06T13:27:00Z" w16du:dateUtc="2025-03-06T20:27:00Z">
        <w:r w:rsidR="00AC67B9" w:rsidDel="00F952D4">
          <w:rPr>
            <w:rFonts w:ascii="Arial" w:hAnsi="Arial" w:cs="Arial"/>
            <w:sz w:val="22"/>
            <w:szCs w:val="22"/>
          </w:rPr>
          <w:delText>stratified by time</w:delText>
        </w:r>
      </w:del>
      <w:del w:id="98" w:author="Stenglein,Mark" w:date="2025-03-06T13:24:00Z" w16du:dateUtc="2025-03-06T20:24:00Z">
        <w:r w:rsidR="00AC67B9" w:rsidDel="00F952D4">
          <w:rPr>
            <w:rFonts w:ascii="Arial" w:hAnsi="Arial" w:cs="Arial"/>
            <w:sz w:val="22"/>
            <w:szCs w:val="22"/>
          </w:rPr>
          <w:delText xml:space="preserve"> and performed </w:delText>
        </w:r>
      </w:del>
      <w:del w:id="99" w:author="Stenglein,Mark" w:date="2025-03-06T13:27:00Z" w16du:dateUtc="2025-03-06T20:27:00Z">
        <w:r w:rsidR="00AC67B9" w:rsidDel="00F952D4">
          <w:rPr>
            <w:rFonts w:ascii="Arial" w:hAnsi="Arial" w:cs="Arial"/>
            <w:sz w:val="22"/>
            <w:szCs w:val="22"/>
          </w:rPr>
          <w:delText>a</w:delText>
        </w:r>
      </w:del>
      <w:ins w:id="100" w:author="Stenglein,Mark" w:date="2025-03-06T13:27:00Z" w16du:dateUtc="2025-03-06T20:27:00Z">
        <w:r w:rsidR="00F952D4">
          <w:rPr>
            <w:rFonts w:ascii="Arial" w:hAnsi="Arial" w:cs="Arial"/>
            <w:sz w:val="22"/>
            <w:szCs w:val="22"/>
          </w:rPr>
          <w:t>A</w:t>
        </w:r>
      </w:ins>
      <w:r w:rsidR="00AC67B9">
        <w:rPr>
          <w:rFonts w:ascii="Arial" w:hAnsi="Arial" w:cs="Arial"/>
          <w:sz w:val="22"/>
          <w:szCs w:val="22"/>
        </w:rPr>
        <w:t xml:space="preserve"> </w:t>
      </w:r>
      <w:ins w:id="101" w:author="Keene-Snickers,Lexi" w:date="2025-03-15T12:22:00Z" w16du:dateUtc="2025-03-15T18:22:00Z">
        <w:r w:rsidR="00D3360F">
          <w:rPr>
            <w:rFonts w:ascii="Arial" w:hAnsi="Arial" w:cs="Arial"/>
            <w:sz w:val="22"/>
            <w:szCs w:val="22"/>
          </w:rPr>
          <w:t xml:space="preserve">non-parametric </w:t>
        </w:r>
      </w:ins>
      <w:ins w:id="102" w:author="Keene-Snickers,Lexi" w:date="2025-03-15T12:26:00Z" w16du:dateUtc="2025-03-15T18:26:00Z">
        <w:r w:rsidR="005B6F6A">
          <w:rPr>
            <w:rFonts w:ascii="Arial" w:hAnsi="Arial" w:cs="Arial"/>
            <w:sz w:val="22"/>
            <w:szCs w:val="22"/>
          </w:rPr>
          <w:t>Anova</w:t>
        </w:r>
      </w:ins>
      <w:ins w:id="103" w:author="Keene-Snickers,Lexi" w:date="2025-03-15T12:22:00Z" w16du:dateUtc="2025-03-15T18:22:00Z">
        <w:r w:rsidR="00D3360F">
          <w:rPr>
            <w:rFonts w:ascii="Arial" w:hAnsi="Arial" w:cs="Arial"/>
            <w:sz w:val="22"/>
            <w:szCs w:val="22"/>
          </w:rPr>
          <w:t xml:space="preserve"> </w:t>
        </w:r>
      </w:ins>
      <w:ins w:id="104" w:author="Keene-Snickers,Lexi" w:date="2025-03-15T12:26:00Z" w16du:dateUtc="2025-03-15T18:26:00Z">
        <w:r w:rsidR="005B6F6A">
          <w:rPr>
            <w:rFonts w:ascii="Arial" w:hAnsi="Arial" w:cs="Arial"/>
            <w:sz w:val="22"/>
            <w:szCs w:val="22"/>
          </w:rPr>
          <w:t xml:space="preserve">test </w:t>
        </w:r>
      </w:ins>
      <w:ins w:id="105" w:author="Keene-Snickers,Lexi" w:date="2025-03-15T12:22:00Z" w16du:dateUtc="2025-03-15T18:22:00Z">
        <w:r w:rsidR="00D3360F">
          <w:rPr>
            <w:rFonts w:ascii="Arial" w:hAnsi="Arial" w:cs="Arial"/>
            <w:sz w:val="22"/>
            <w:szCs w:val="22"/>
          </w:rPr>
          <w:t>using the Kru</w:t>
        </w:r>
      </w:ins>
      <w:ins w:id="106" w:author="Keene-Snickers,Lexi" w:date="2025-03-15T12:28:00Z" w16du:dateUtc="2025-03-15T18:28:00Z">
        <w:r w:rsidR="005B6F6A">
          <w:rPr>
            <w:rFonts w:ascii="Arial" w:hAnsi="Arial" w:cs="Arial"/>
            <w:sz w:val="22"/>
            <w:szCs w:val="22"/>
          </w:rPr>
          <w:t>s</w:t>
        </w:r>
      </w:ins>
      <w:ins w:id="107" w:author="Keene-Snickers,Lexi" w:date="2025-03-15T12:22:00Z" w16du:dateUtc="2025-03-15T18:22:00Z">
        <w:r w:rsidR="00D3360F">
          <w:rPr>
            <w:rFonts w:ascii="Arial" w:hAnsi="Arial" w:cs="Arial"/>
            <w:sz w:val="22"/>
            <w:szCs w:val="22"/>
          </w:rPr>
          <w:t>kal-</w:t>
        </w:r>
        <w:proofErr w:type="gramStart"/>
        <w:r w:rsidR="00D3360F">
          <w:rPr>
            <w:rFonts w:ascii="Arial" w:hAnsi="Arial" w:cs="Arial"/>
            <w:sz w:val="22"/>
            <w:szCs w:val="22"/>
          </w:rPr>
          <w:t>Wallis</w:t>
        </w:r>
        <w:proofErr w:type="gramEnd"/>
        <w:r w:rsidR="00D3360F">
          <w:rPr>
            <w:rFonts w:ascii="Arial" w:hAnsi="Arial" w:cs="Arial"/>
            <w:sz w:val="22"/>
            <w:szCs w:val="22"/>
          </w:rPr>
          <w:t xml:space="preserve"> method </w:t>
        </w:r>
      </w:ins>
      <w:del w:id="108" w:author="Keene-Snickers,Lexi" w:date="2025-03-15T12:22:00Z" w16du:dateUtc="2025-03-15T18:22:00Z">
        <w:r w:rsidR="00AC67B9" w:rsidDel="00D3360F">
          <w:rPr>
            <w:rFonts w:ascii="Arial" w:hAnsi="Arial" w:cs="Arial"/>
            <w:sz w:val="22"/>
            <w:szCs w:val="22"/>
          </w:rPr>
          <w:delText xml:space="preserve">logistical linear regression, we </w:delText>
        </w:r>
      </w:del>
      <w:r w:rsidR="00AC67B9">
        <w:rPr>
          <w:rFonts w:ascii="Arial" w:hAnsi="Arial" w:cs="Arial"/>
          <w:sz w:val="22"/>
          <w:szCs w:val="22"/>
        </w:rPr>
        <w:t xml:space="preserve">found </w:t>
      </w:r>
      <w:del w:id="109" w:author="Stenglein,Mark" w:date="2025-03-06T13:27:00Z" w16du:dateUtc="2025-03-06T20:27:00Z">
        <w:r w:rsidR="00AC67B9" w:rsidDel="00F952D4">
          <w:rPr>
            <w:rFonts w:ascii="Arial" w:hAnsi="Arial" w:cs="Arial"/>
            <w:sz w:val="22"/>
            <w:szCs w:val="22"/>
          </w:rPr>
          <w:delText xml:space="preserve">a statistically </w:delText>
        </w:r>
      </w:del>
      <w:r w:rsidR="00AC67B9">
        <w:rPr>
          <w:rFonts w:ascii="Arial" w:hAnsi="Arial" w:cs="Arial"/>
          <w:sz w:val="22"/>
          <w:szCs w:val="22"/>
        </w:rPr>
        <w:t>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del w:id="110" w:author="Stenglein,Mark" w:date="2025-03-06T13:25:00Z" w16du:dateUtc="2025-03-06T20:25:00Z">
        <w:r w:rsidR="00AC67B9" w:rsidDel="00F952D4">
          <w:rPr>
            <w:rFonts w:ascii="Arial" w:hAnsi="Arial" w:cs="Arial"/>
            <w:sz w:val="22"/>
            <w:szCs w:val="22"/>
          </w:rPr>
          <w:delText xml:space="preserve">in </w:delText>
        </w:r>
      </w:del>
      <w:r w:rsidR="00AC67B9">
        <w:rPr>
          <w:rFonts w:ascii="Arial" w:hAnsi="Arial" w:cs="Arial"/>
          <w:sz w:val="22"/>
          <w:szCs w:val="22"/>
        </w:rPr>
        <w:t xml:space="preserve">the Rampart </w:t>
      </w:r>
      <w:ins w:id="111" w:author="Keene-Snickers,Lexi" w:date="2025-03-15T12:27:00Z" w16du:dateUtc="2025-03-15T18:27:00Z">
        <w:r w:rsidR="005B6F6A">
          <w:rPr>
            <w:rFonts w:ascii="Arial" w:hAnsi="Arial" w:cs="Arial"/>
            <w:sz w:val="22"/>
            <w:szCs w:val="22"/>
          </w:rPr>
          <w:t xml:space="preserve">and </w:t>
        </w:r>
      </w:ins>
      <w:ins w:id="112" w:author="Keene-Snickers,Lexi" w:date="2025-03-15T12:28:00Z" w16du:dateUtc="2025-03-15T18:28:00Z">
        <w:r w:rsidR="005B6F6A">
          <w:rPr>
            <w:rFonts w:ascii="Arial" w:hAnsi="Arial" w:cs="Arial"/>
            <w:sz w:val="22"/>
            <w:szCs w:val="22"/>
          </w:rPr>
          <w:t>Wabash</w:t>
        </w:r>
      </w:ins>
      <w:ins w:id="113" w:author="Keene-Snickers,Lexi" w:date="2025-03-15T12:27:00Z" w16du:dateUtc="2025-03-15T18:27:00Z">
        <w:r w:rsidR="005B6F6A">
          <w:rPr>
            <w:rFonts w:ascii="Arial" w:hAnsi="Arial" w:cs="Arial"/>
            <w:sz w:val="22"/>
            <w:szCs w:val="22"/>
          </w:rPr>
          <w:t xml:space="preserve"> </w:t>
        </w:r>
      </w:ins>
      <w:r w:rsidR="00F952D4">
        <w:rPr>
          <w:rFonts w:ascii="Arial" w:hAnsi="Arial" w:cs="Arial"/>
          <w:sz w:val="22"/>
          <w:szCs w:val="22"/>
        </w:rPr>
        <w:t>location</w:t>
      </w:r>
      <w:ins w:id="114" w:author="Keene-Snickers,Lexi" w:date="2025-03-15T12:27:00Z" w16du:dateUtc="2025-03-15T18:27:00Z">
        <w:r w:rsidR="005B6F6A">
          <w:rPr>
            <w:rFonts w:ascii="Arial" w:hAnsi="Arial" w:cs="Arial"/>
            <w:sz w:val="22"/>
            <w:szCs w:val="22"/>
          </w:rPr>
          <w:t>s</w:t>
        </w:r>
      </w:ins>
      <w:r w:rsidR="00F952D4">
        <w:rPr>
          <w:rFonts w:ascii="Arial" w:hAnsi="Arial" w:cs="Arial"/>
          <w:sz w:val="22"/>
          <w:szCs w:val="22"/>
        </w:rPr>
        <w:t xml:space="preserve"> over time</w:t>
      </w:r>
      <w:r w:rsidR="00AC67B9">
        <w:rPr>
          <w:rFonts w:ascii="Arial" w:hAnsi="Arial" w:cs="Arial"/>
          <w:sz w:val="22"/>
          <w:szCs w:val="22"/>
        </w:rPr>
        <w:t xml:space="preserve">. </w:t>
      </w:r>
      <w:r w:rsidR="00F952D4">
        <w:rPr>
          <w:rFonts w:ascii="Arial" w:hAnsi="Arial" w:cs="Arial"/>
          <w:sz w:val="22"/>
          <w:szCs w:val="22"/>
        </w:rPr>
        <w:t xml:space="preserve">Galbut virus prevalence </w:t>
      </w:r>
      <w:ins w:id="115" w:author="Keene-Snickers,Lexi" w:date="2025-03-15T12:22:00Z" w16du:dateUtc="2025-03-15T18:22:00Z">
        <w:r w:rsidR="00D3360F">
          <w:rPr>
            <w:rFonts w:ascii="Arial" w:hAnsi="Arial" w:cs="Arial"/>
            <w:sz w:val="22"/>
            <w:szCs w:val="22"/>
          </w:rPr>
          <w:t xml:space="preserve">significantly </w:t>
        </w:r>
      </w:ins>
      <w:r w:rsidR="00F952D4">
        <w:rPr>
          <w:rFonts w:ascii="Arial" w:hAnsi="Arial" w:cs="Arial"/>
          <w:sz w:val="22"/>
          <w:szCs w:val="22"/>
        </w:rPr>
        <w:t xml:space="preserve">rose from </w:t>
      </w:r>
      <w:ins w:id="116" w:author="Keene-Snickers,Lexi" w:date="2025-03-15T10:27:00Z" w16du:dateUtc="2025-03-15T16:27:00Z">
        <w:r w:rsidR="002C08C8" w:rsidRPr="002C08C8">
          <w:rPr>
            <w:rFonts w:ascii="Arial" w:hAnsi="Arial" w:cs="Arial"/>
            <w:sz w:val="22"/>
            <w:szCs w:val="22"/>
            <w:rPrChange w:id="117" w:author="Keene-Snickers,Lexi" w:date="2025-03-15T10:28:00Z" w16du:dateUtc="2025-03-15T16:28:00Z">
              <w:rPr>
                <w:rFonts w:ascii="Arial" w:hAnsi="Arial" w:cs="Arial"/>
                <w:sz w:val="22"/>
                <w:szCs w:val="22"/>
                <w:highlight w:val="yellow"/>
              </w:rPr>
            </w:rPrChange>
          </w:rPr>
          <w:t>24</w:t>
        </w:r>
      </w:ins>
      <w:del w:id="118" w:author="Keene-Snickers,Lexi" w:date="2025-03-15T10:27:00Z" w16du:dateUtc="2025-03-15T16:27:00Z">
        <w:r w:rsidR="00F952D4" w:rsidRPr="002C08C8" w:rsidDel="002C08C8">
          <w:rPr>
            <w:rFonts w:ascii="Arial" w:hAnsi="Arial" w:cs="Arial"/>
            <w:sz w:val="22"/>
            <w:szCs w:val="22"/>
            <w:highlight w:val="yellow"/>
            <w:rPrChange w:id="119" w:author="Keene-Snickers,Lexi" w:date="2025-03-15T10:22:00Z" w16du:dateUtc="2025-03-15T16:22:00Z">
              <w:rPr>
                <w:rFonts w:ascii="Arial" w:hAnsi="Arial" w:cs="Arial"/>
                <w:sz w:val="22"/>
                <w:szCs w:val="22"/>
              </w:rPr>
            </w:rPrChange>
          </w:rPr>
          <w:delText>X</w:delText>
        </w:r>
      </w:del>
      <w:r w:rsidR="00F952D4">
        <w:rPr>
          <w:rFonts w:ascii="Arial" w:hAnsi="Arial" w:cs="Arial"/>
          <w:sz w:val="22"/>
          <w:szCs w:val="22"/>
        </w:rPr>
        <w:t>% in August to</w:t>
      </w:r>
      <w:ins w:id="120" w:author="Keene-Snickers,Lexi" w:date="2025-03-15T10:27:00Z" w16du:dateUtc="2025-03-15T16:27:00Z">
        <w:r w:rsidR="002C08C8">
          <w:rPr>
            <w:rFonts w:ascii="Arial" w:hAnsi="Arial" w:cs="Arial"/>
            <w:sz w:val="22"/>
            <w:szCs w:val="22"/>
          </w:rPr>
          <w:t xml:space="preserve"> 89%</w:t>
        </w:r>
      </w:ins>
      <w:ins w:id="121" w:author="Keene-Snickers,Lexi" w:date="2025-03-15T12:22:00Z" w16du:dateUtc="2025-03-15T18:22:00Z">
        <w:r w:rsidR="00D3360F">
          <w:rPr>
            <w:rFonts w:ascii="Arial" w:hAnsi="Arial" w:cs="Arial"/>
            <w:sz w:val="22"/>
            <w:szCs w:val="22"/>
          </w:rPr>
          <w:t xml:space="preserve"> (</w:t>
        </w:r>
      </w:ins>
      <w:ins w:id="122" w:author="Keene-Snickers,Lexi" w:date="2025-03-15T12:23:00Z" w16du:dateUtc="2025-03-15T18:23:00Z">
        <w:r w:rsidR="00D3360F">
          <w:rPr>
            <w:rFonts w:ascii="Arial" w:hAnsi="Arial" w:cs="Arial"/>
            <w:sz w:val="22"/>
            <w:szCs w:val="22"/>
          </w:rPr>
          <w:t>P &lt; 0.0005). There was not a significant dif</w:t>
        </w:r>
      </w:ins>
      <w:ins w:id="123" w:author="Keene-Snickers,Lexi" w:date="2025-03-15T12:24:00Z" w16du:dateUtc="2025-03-15T18:24:00Z">
        <w:r w:rsidR="00D3360F">
          <w:rPr>
            <w:rFonts w:ascii="Arial" w:hAnsi="Arial" w:cs="Arial"/>
            <w:sz w:val="22"/>
            <w:szCs w:val="22"/>
          </w:rPr>
          <w:t>ference between September and October although the prevalence fell to 82% in October (</w:t>
        </w:r>
      </w:ins>
      <w:ins w:id="124" w:author="Keene-Snickers,Lexi" w:date="2025-03-15T12:25:00Z" w16du:dateUtc="2025-03-15T18:25:00Z">
        <w:r w:rsidR="00D3360F">
          <w:rPr>
            <w:rFonts w:ascii="Arial" w:hAnsi="Arial" w:cs="Arial"/>
            <w:sz w:val="22"/>
            <w:szCs w:val="22"/>
          </w:rPr>
          <w:t>p = 1)</w:t>
        </w:r>
      </w:ins>
      <w:del w:id="125" w:author="Keene-Snickers,Lexi" w:date="2025-03-15T10:28:00Z" w16du:dateUtc="2025-03-15T16:28:00Z">
        <w:r w:rsidR="00F952D4" w:rsidDel="002C08C8">
          <w:rPr>
            <w:rFonts w:ascii="Arial" w:hAnsi="Arial" w:cs="Arial"/>
            <w:sz w:val="22"/>
            <w:szCs w:val="22"/>
          </w:rPr>
          <w:delText xml:space="preserve"> </w:delText>
        </w:r>
        <w:r w:rsidR="00F952D4" w:rsidRPr="002C08C8" w:rsidDel="002C08C8">
          <w:rPr>
            <w:rFonts w:ascii="Arial" w:hAnsi="Arial" w:cs="Arial"/>
            <w:sz w:val="22"/>
            <w:szCs w:val="22"/>
            <w:highlight w:val="yellow"/>
            <w:rPrChange w:id="126" w:author="Keene-Snickers,Lexi" w:date="2025-03-15T10:22:00Z" w16du:dateUtc="2025-03-15T16:22:00Z">
              <w:rPr>
                <w:rFonts w:ascii="Arial" w:hAnsi="Arial" w:cs="Arial"/>
                <w:sz w:val="22"/>
                <w:szCs w:val="22"/>
              </w:rPr>
            </w:rPrChange>
          </w:rPr>
          <w:delText>Y</w:delText>
        </w:r>
      </w:del>
      <w:del w:id="127" w:author="Keene-Snickers,Lexi" w:date="2025-03-15T12:24:00Z" w16du:dateUtc="2025-03-15T18:24:00Z">
        <w:r w:rsidR="00F952D4" w:rsidDel="00D3360F">
          <w:rPr>
            <w:rFonts w:ascii="Arial" w:hAnsi="Arial" w:cs="Arial"/>
            <w:sz w:val="22"/>
            <w:szCs w:val="22"/>
          </w:rPr>
          <w:delText>% in October</w:delText>
        </w:r>
      </w:del>
      <w:r w:rsidR="00F952D4">
        <w:rPr>
          <w:rFonts w:ascii="Arial" w:hAnsi="Arial" w:cs="Arial"/>
          <w:sz w:val="22"/>
          <w:szCs w:val="22"/>
        </w:rPr>
        <w:t>.</w:t>
      </w:r>
      <w:del w:id="128" w:author="Keene-Snickers,Lexi" w:date="2025-03-15T12:24:00Z" w16du:dateUtc="2025-03-15T18:24:00Z">
        <w:r w:rsidR="00F952D4" w:rsidDel="00D3360F">
          <w:rPr>
            <w:rFonts w:ascii="Arial" w:hAnsi="Arial" w:cs="Arial"/>
            <w:sz w:val="22"/>
            <w:szCs w:val="22"/>
          </w:rPr>
          <w:delText xml:space="preserve"> </w:delText>
        </w:r>
      </w:del>
      <w:r w:rsidR="00F952D4">
        <w:rPr>
          <w:rFonts w:ascii="Arial" w:hAnsi="Arial" w:cs="Arial"/>
          <w:sz w:val="22"/>
          <w:szCs w:val="22"/>
        </w:rPr>
        <w:t xml:space="preserve"> </w:t>
      </w:r>
      <w:ins w:id="129" w:author="Keene-Snickers,Lexi" w:date="2025-03-15T12:27:00Z" w16du:dateUtc="2025-03-15T18:27:00Z">
        <w:r w:rsidR="005B6F6A">
          <w:rPr>
            <w:rFonts w:ascii="Arial" w:hAnsi="Arial" w:cs="Arial"/>
            <w:sz w:val="22"/>
            <w:szCs w:val="22"/>
          </w:rPr>
          <w:t>Similarly, a</w:t>
        </w:r>
      </w:ins>
      <w:del w:id="130" w:author="Keene-Snickers,Lexi" w:date="2025-03-15T12:27:00Z" w16du:dateUtc="2025-03-15T18:27:00Z">
        <w:r w:rsidR="00F952D4" w:rsidDel="005B6F6A">
          <w:rPr>
            <w:rFonts w:ascii="Arial" w:hAnsi="Arial" w:cs="Arial"/>
            <w:sz w:val="22"/>
            <w:szCs w:val="22"/>
          </w:rPr>
          <w:delText>A</w:delText>
        </w:r>
      </w:del>
      <w:r w:rsidR="00F952D4">
        <w:rPr>
          <w:rFonts w:ascii="Arial" w:hAnsi="Arial" w:cs="Arial"/>
          <w:sz w:val="22"/>
          <w:szCs w:val="22"/>
        </w:rPr>
        <w:t xml:space="preserve">t the </w:t>
      </w:r>
      <w:del w:id="131" w:author="Keene-Snickers,Lexi" w:date="2025-03-13T13:36:00Z" w16du:dateUtc="2025-03-13T19:36:00Z">
        <w:r w:rsidR="00F952D4" w:rsidDel="00A15842">
          <w:rPr>
            <w:rFonts w:ascii="Arial" w:hAnsi="Arial" w:cs="Arial"/>
            <w:sz w:val="22"/>
            <w:szCs w:val="22"/>
          </w:rPr>
          <w:delText>Wabash street</w:delText>
        </w:r>
      </w:del>
      <w:ins w:id="132" w:author="Keene-Snickers,Lexi" w:date="2025-03-13T13:36:00Z" w16du:dateUtc="2025-03-13T19:36:00Z">
        <w:r w:rsidR="00A15842">
          <w:rPr>
            <w:rFonts w:ascii="Arial" w:hAnsi="Arial" w:cs="Arial"/>
            <w:sz w:val="22"/>
            <w:szCs w:val="22"/>
          </w:rPr>
          <w:t>Wabash Street</w:t>
        </w:r>
      </w:ins>
      <w:r w:rsidR="00F952D4">
        <w:rPr>
          <w:rFonts w:ascii="Arial" w:hAnsi="Arial" w:cs="Arial"/>
          <w:sz w:val="22"/>
          <w:szCs w:val="22"/>
        </w:rPr>
        <w:t xml:space="preserve"> location, there was </w:t>
      </w:r>
      <w:r w:rsidR="00AC67B9">
        <w:rPr>
          <w:rFonts w:ascii="Arial" w:hAnsi="Arial" w:cs="Arial"/>
          <w:sz w:val="22"/>
          <w:szCs w:val="22"/>
        </w:rPr>
        <w:t xml:space="preserve">a </w:t>
      </w:r>
      <w:del w:id="133" w:author="Stenglein,Mark" w:date="2025-03-06T13:27:00Z" w16du:dateUtc="2025-03-06T20:27:00Z">
        <w:r w:rsidR="00AC67B9" w:rsidDel="00F952D4">
          <w:rPr>
            <w:rFonts w:ascii="Arial" w:hAnsi="Arial" w:cs="Arial"/>
            <w:sz w:val="22"/>
            <w:szCs w:val="22"/>
          </w:rPr>
          <w:delText xml:space="preserve">statistically </w:delText>
        </w:r>
      </w:del>
      <w:r w:rsidR="00AC67B9">
        <w:rPr>
          <w:rFonts w:ascii="Arial" w:hAnsi="Arial" w:cs="Arial"/>
          <w:sz w:val="22"/>
          <w:szCs w:val="22"/>
        </w:rPr>
        <w:t xml:space="preserve">significant difference in prevalence between </w:t>
      </w:r>
      <w:ins w:id="134" w:author="Keene-Snickers,Lexi" w:date="2025-03-15T12:27:00Z" w16du:dateUtc="2025-03-15T18:27:00Z">
        <w:r w:rsidR="005B6F6A">
          <w:rPr>
            <w:rFonts w:ascii="Arial" w:hAnsi="Arial" w:cs="Arial"/>
            <w:sz w:val="22"/>
            <w:szCs w:val="22"/>
          </w:rPr>
          <w:t xml:space="preserve">the first two months of sampling, </w:t>
        </w:r>
      </w:ins>
      <w:r w:rsidR="00AC67B9">
        <w:rPr>
          <w:rFonts w:ascii="Arial" w:hAnsi="Arial" w:cs="Arial"/>
          <w:sz w:val="22"/>
          <w:szCs w:val="22"/>
        </w:rPr>
        <w:t>July and August (p &lt; 0.00</w:t>
      </w:r>
      <w:ins w:id="135" w:author="Keene-Snickers,Lexi" w:date="2025-03-15T12:25:00Z" w16du:dateUtc="2025-03-15T18:25:00Z">
        <w:r w:rsidR="00D3360F">
          <w:rPr>
            <w:rFonts w:ascii="Arial" w:hAnsi="Arial" w:cs="Arial"/>
            <w:sz w:val="22"/>
            <w:szCs w:val="22"/>
          </w:rPr>
          <w:t>0</w:t>
        </w:r>
      </w:ins>
      <w:r w:rsidR="00AC67B9">
        <w:rPr>
          <w:rFonts w:ascii="Arial" w:hAnsi="Arial" w:cs="Arial"/>
          <w:sz w:val="22"/>
          <w:szCs w:val="22"/>
        </w:rPr>
        <w:t>5) but not between August and September (p = 0.</w:t>
      </w:r>
      <w:ins w:id="136" w:author="Keene-Snickers,Lexi" w:date="2025-03-15T12:26:00Z" w16du:dateUtc="2025-03-15T18:26:00Z">
        <w:r w:rsidR="005B6F6A">
          <w:rPr>
            <w:rFonts w:ascii="Arial" w:hAnsi="Arial" w:cs="Arial"/>
            <w:sz w:val="22"/>
            <w:szCs w:val="22"/>
          </w:rPr>
          <w:t>0786</w:t>
        </w:r>
      </w:ins>
      <w:del w:id="137" w:author="Keene-Snickers,Lexi" w:date="2025-03-15T12:26:00Z" w16du:dateUtc="2025-03-15T18:26:00Z">
        <w:r w:rsidR="00AC67B9" w:rsidDel="005B6F6A">
          <w:rPr>
            <w:rFonts w:ascii="Arial" w:hAnsi="Arial" w:cs="Arial"/>
            <w:sz w:val="22"/>
            <w:szCs w:val="22"/>
          </w:rPr>
          <w:delText>414</w:delText>
        </w:r>
      </w:del>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ins w:id="138" w:author="Keene-Snickers,Lexi" w:date="2025-03-15T10:22:00Z" w16du:dateUtc="2025-03-15T16:22:00Z">
        <w:r w:rsidR="002C08C8">
          <w:rPr>
            <w:rFonts w:ascii="Arial" w:hAnsi="Arial" w:cs="Arial"/>
            <w:b/>
            <w:bCs/>
            <w:sz w:val="22"/>
            <w:szCs w:val="22"/>
          </w:rPr>
          <w:t>E</w:t>
        </w:r>
      </w:ins>
      <w:ins w:id="139" w:author="Keene-Snickers,Lexi" w:date="2025-03-15T10:30:00Z" w16du:dateUtc="2025-03-15T16:30:00Z">
        <w:r w:rsidR="002C08C8">
          <w:rPr>
            <w:rFonts w:ascii="Arial" w:hAnsi="Arial" w:cs="Arial"/>
            <w:b/>
            <w:bCs/>
            <w:sz w:val="22"/>
            <w:szCs w:val="22"/>
          </w:rPr>
          <w:t xml:space="preserve"> &amp; F</w:t>
        </w:r>
      </w:ins>
      <w:del w:id="140" w:author="Keene-Snickers,Lexi" w:date="2025-03-15T10:22:00Z" w16du:dateUtc="2025-03-15T16:22:00Z">
        <w:r w:rsidRPr="00F87B84" w:rsidDel="002C08C8">
          <w:rPr>
            <w:rFonts w:ascii="Arial" w:hAnsi="Arial" w:cs="Arial"/>
            <w:b/>
            <w:bCs/>
            <w:sz w:val="22"/>
            <w:szCs w:val="22"/>
          </w:rPr>
          <w:delText>D</w:delText>
        </w:r>
      </w:del>
      <w:r>
        <w:rPr>
          <w:rFonts w:ascii="Arial" w:hAnsi="Arial" w:cs="Arial"/>
          <w:sz w:val="22"/>
          <w:szCs w:val="22"/>
        </w:rPr>
        <w:t>).</w:t>
      </w:r>
      <w:ins w:id="141" w:author="Stenglein,Mark" w:date="2025-03-06T13:28:00Z" w16du:dateUtc="2025-03-06T20:28:00Z">
        <w:r w:rsidR="008F73B3">
          <w:rPr>
            <w:rFonts w:ascii="Arial" w:hAnsi="Arial" w:cs="Arial"/>
            <w:sz w:val="22"/>
            <w:szCs w:val="22"/>
          </w:rPr>
          <w:t xml:space="preserve"> </w:t>
        </w:r>
      </w:ins>
      <w:r w:rsidR="002C08C8">
        <w:rPr>
          <w:rFonts w:ascii="Arial" w:hAnsi="Arial" w:cs="Arial"/>
          <w:sz w:val="22"/>
          <w:szCs w:val="22"/>
        </w:rPr>
        <w:t>Galbut virus prevalence decreased from 99% to 67% from July to August and increased to 73% from August to September.</w:t>
      </w:r>
      <w:r w:rsidR="008F73B3">
        <w:rPr>
          <w:rFonts w:ascii="Arial" w:hAnsi="Arial" w:cs="Arial"/>
          <w:sz w:val="22"/>
          <w:szCs w:val="22"/>
        </w:rPr>
        <w:t xml:space="preserve"> Thus, galbut virus prevalence varied over time at the same sampling location, but in one location prevalence rose</w:t>
      </w:r>
      <w:r w:rsidR="00330C9F">
        <w:rPr>
          <w:rFonts w:ascii="Arial" w:hAnsi="Arial" w:cs="Arial"/>
          <w:sz w:val="22"/>
          <w:szCs w:val="22"/>
        </w:rPr>
        <w:t xml:space="preserve"> over time</w:t>
      </w:r>
      <w:r w:rsidR="008F73B3">
        <w:rPr>
          <w:rFonts w:ascii="Arial" w:hAnsi="Arial" w:cs="Arial"/>
          <w:sz w:val="22"/>
          <w:szCs w:val="22"/>
        </w:rPr>
        <w:t xml:space="preserve"> while in the other location prevalence fell.  </w:t>
      </w:r>
    </w:p>
    <w:p w14:paraId="7FA5B20D" w14:textId="77777777" w:rsidR="00802410" w:rsidRDefault="00802410" w:rsidP="00081385">
      <w:pPr>
        <w:spacing w:line="360" w:lineRule="auto"/>
        <w:rPr>
          <w:rFonts w:ascii="Arial" w:hAnsi="Arial" w:cs="Arial"/>
          <w:sz w:val="22"/>
          <w:szCs w:val="22"/>
        </w:rPr>
      </w:pPr>
    </w:p>
    <w:p w14:paraId="29DC318A" w14:textId="53A65166" w:rsidR="005B2FB6" w:rsidRDefault="00BF2330" w:rsidP="00BF2330">
      <w:pPr>
        <w:spacing w:line="360" w:lineRule="auto"/>
        <w:ind w:firstLine="720"/>
        <w:rPr>
          <w:rFonts w:ascii="Arial" w:hAnsi="Arial" w:cs="Arial"/>
          <w:sz w:val="22"/>
          <w:szCs w:val="22"/>
        </w:rPr>
      </w:pPr>
      <w:del w:id="142" w:author="Stenglein,Mark" w:date="2025-03-06T13:30:00Z" w16du:dateUtc="2025-03-06T20:30:00Z">
        <w:r w:rsidDel="00330C9F">
          <w:rPr>
            <w:rFonts w:ascii="Arial" w:hAnsi="Arial" w:cs="Arial"/>
            <w:sz w:val="22"/>
            <w:szCs w:val="22"/>
          </w:rPr>
          <w:delText>Overall, g</w:delText>
        </w:r>
      </w:del>
      <w:ins w:id="143" w:author="Stenglein,Mark" w:date="2025-03-06T13:30:00Z" w16du:dateUtc="2025-03-06T20:30:00Z">
        <w:r w:rsidR="00330C9F">
          <w:rPr>
            <w:rFonts w:ascii="Arial" w:hAnsi="Arial" w:cs="Arial"/>
            <w:sz w:val="22"/>
            <w:szCs w:val="22"/>
          </w:rPr>
          <w:t>G</w:t>
        </w:r>
      </w:ins>
      <w:r>
        <w:rPr>
          <w:rFonts w:ascii="Arial" w:hAnsi="Arial" w:cs="Arial"/>
          <w:sz w:val="22"/>
          <w:szCs w:val="22"/>
        </w:rPr>
        <w:t xml:space="preserve">albut virus was highly abundant in all populations </w:t>
      </w:r>
      <w:del w:id="144" w:author="Stenglein,Mark" w:date="2025-03-06T13:30:00Z" w16du:dateUtc="2025-03-06T20:30:00Z">
        <w:r w:rsidDel="00330C9F">
          <w:rPr>
            <w:rFonts w:ascii="Arial" w:hAnsi="Arial" w:cs="Arial"/>
            <w:sz w:val="22"/>
            <w:szCs w:val="22"/>
          </w:rPr>
          <w:delText xml:space="preserve">tested </w:delText>
        </w:r>
      </w:del>
      <w:r>
        <w:rPr>
          <w:rFonts w:ascii="Arial" w:hAnsi="Arial" w:cs="Arial"/>
          <w:sz w:val="22"/>
          <w:szCs w:val="22"/>
        </w:rPr>
        <w:t xml:space="preserve">except </w:t>
      </w:r>
      <w:del w:id="145" w:author="Stenglein,Mark" w:date="2025-03-06T13:30:00Z" w16du:dateUtc="2025-03-06T20:30:00Z">
        <w:r w:rsidDel="00330C9F">
          <w:rPr>
            <w:rFonts w:ascii="Arial" w:hAnsi="Arial" w:cs="Arial"/>
            <w:sz w:val="22"/>
            <w:szCs w:val="22"/>
          </w:rPr>
          <w:delText xml:space="preserve">the </w:delText>
        </w:r>
      </w:del>
      <w:r>
        <w:rPr>
          <w:rFonts w:ascii="Arial" w:hAnsi="Arial" w:cs="Arial"/>
          <w:sz w:val="22"/>
          <w:szCs w:val="22"/>
        </w:rPr>
        <w:t>Ohio</w:t>
      </w:r>
      <w:ins w:id="146" w:author="Keene-Snickers,Lexi" w:date="2025-03-13T13:40:00Z" w16du:dateUtc="2025-03-13T19:40:00Z">
        <w:r w:rsidR="00A15842">
          <w:rPr>
            <w:rFonts w:ascii="Arial" w:hAnsi="Arial" w:cs="Arial"/>
            <w:sz w:val="22"/>
            <w:szCs w:val="22"/>
          </w:rPr>
          <w:t xml:space="preserve"> where recovery of </w:t>
        </w:r>
        <w:r w:rsidR="00A15842" w:rsidRPr="00A15842">
          <w:rPr>
            <w:rFonts w:ascii="Arial" w:hAnsi="Arial" w:cs="Arial"/>
            <w:i/>
            <w:iCs/>
            <w:sz w:val="22"/>
            <w:szCs w:val="22"/>
            <w:rPrChange w:id="147" w:author="Keene-Snickers,Lexi" w:date="2025-03-13T13:40:00Z" w16du:dateUtc="2025-03-13T19:40:00Z">
              <w:rPr>
                <w:rFonts w:ascii="Arial" w:hAnsi="Arial" w:cs="Arial"/>
                <w:sz w:val="22"/>
                <w:szCs w:val="22"/>
              </w:rPr>
            </w:rPrChange>
          </w:rPr>
          <w:t xml:space="preserve">D. melanogaster </w:t>
        </w:r>
        <w:r w:rsidR="00A15842">
          <w:rPr>
            <w:rFonts w:ascii="Arial" w:hAnsi="Arial" w:cs="Arial"/>
            <w:sz w:val="22"/>
            <w:szCs w:val="22"/>
          </w:rPr>
          <w:t>was limited</w:t>
        </w:r>
      </w:ins>
      <w:del w:id="148" w:author="Stenglein,Mark" w:date="2025-03-06T13:30:00Z" w16du:dateUtc="2025-03-06T20:30:00Z">
        <w:r w:rsidDel="00330C9F">
          <w:rPr>
            <w:rFonts w:ascii="Arial" w:hAnsi="Arial" w:cs="Arial"/>
            <w:sz w:val="22"/>
            <w:szCs w:val="22"/>
          </w:rPr>
          <w:delText xml:space="preserve"> samples</w:delText>
        </w:r>
      </w:del>
      <w:r>
        <w:rPr>
          <w:rFonts w:ascii="Arial" w:hAnsi="Arial" w:cs="Arial"/>
          <w:sz w:val="22"/>
          <w:szCs w:val="22"/>
        </w:rPr>
        <w:t>.</w:t>
      </w:r>
      <w:ins w:id="149" w:author="Keene-Snickers,Lexi" w:date="2025-03-13T13:38:00Z" w16du:dateUtc="2025-03-13T19:38:00Z">
        <w:r w:rsidR="00A15842">
          <w:rPr>
            <w:rFonts w:ascii="Arial" w:hAnsi="Arial" w:cs="Arial"/>
            <w:sz w:val="22"/>
            <w:szCs w:val="22"/>
          </w:rPr>
          <w:t xml:space="preserve"> </w:t>
        </w:r>
      </w:ins>
      <w:ins w:id="150" w:author="Keene-Snickers,Lexi" w:date="2025-03-13T13:39:00Z" w16du:dateUtc="2025-03-13T19:39:00Z">
        <w:r w:rsidR="00A15842">
          <w:rPr>
            <w:rFonts w:ascii="Arial" w:hAnsi="Arial" w:cs="Arial"/>
            <w:sz w:val="22"/>
            <w:szCs w:val="22"/>
          </w:rPr>
          <w:t>Of the 17 samples collected from Ohio, only three were positive for RpL32 mRNA and one was positive for galbut virus</w:t>
        </w:r>
      </w:ins>
      <w:ins w:id="151" w:author="Keene-Snickers,Lexi" w:date="2025-03-13T13:41:00Z" w16du:dateUtc="2025-03-13T19:41:00Z">
        <w:r w:rsidR="00A15842">
          <w:rPr>
            <w:rFonts w:ascii="Arial" w:hAnsi="Arial" w:cs="Arial"/>
            <w:sz w:val="22"/>
            <w:szCs w:val="22"/>
          </w:rPr>
          <w:t>, a prevalence of 33%</w:t>
        </w:r>
      </w:ins>
      <w:ins w:id="152" w:author="Keene-Snickers,Lexi" w:date="2025-03-13T13:39:00Z" w16du:dateUtc="2025-03-13T19:39:00Z">
        <w:r w:rsidR="00A15842">
          <w:rPr>
            <w:rFonts w:ascii="Arial" w:hAnsi="Arial" w:cs="Arial"/>
            <w:sz w:val="22"/>
            <w:szCs w:val="22"/>
          </w:rPr>
          <w:t>.</w:t>
        </w:r>
      </w:ins>
      <w:r>
        <w:rPr>
          <w:rFonts w:ascii="Arial" w:hAnsi="Arial" w:cs="Arial"/>
          <w:sz w:val="22"/>
          <w:szCs w:val="22"/>
        </w:rPr>
        <w:t xml:space="preserve"> </w:t>
      </w:r>
      <w:ins w:id="153" w:author="Keene-Snickers,Lexi" w:date="2025-03-13T13:44:00Z" w16du:dateUtc="2025-03-13T19:44:00Z">
        <w:r w:rsidR="00030E8C">
          <w:rPr>
            <w:rFonts w:ascii="Arial" w:hAnsi="Arial" w:cs="Arial"/>
            <w:sz w:val="22"/>
            <w:szCs w:val="22"/>
          </w:rPr>
          <w:t xml:space="preserve">The RpL32 mRNA </w:t>
        </w:r>
        <w:proofErr w:type="spellStart"/>
        <w:r w:rsidR="00030E8C">
          <w:rPr>
            <w:rFonts w:ascii="Arial" w:hAnsi="Arial" w:cs="Arial"/>
            <w:sz w:val="22"/>
            <w:szCs w:val="22"/>
          </w:rPr>
          <w:t>ct</w:t>
        </w:r>
        <w:proofErr w:type="spellEnd"/>
        <w:r w:rsidR="00030E8C">
          <w:rPr>
            <w:rFonts w:ascii="Arial" w:hAnsi="Arial" w:cs="Arial"/>
            <w:sz w:val="22"/>
            <w:szCs w:val="22"/>
          </w:rPr>
          <w:t xml:space="preserve"> values for the other two samples were higher than expected for </w:t>
        </w:r>
        <w:r w:rsidR="00030E8C" w:rsidRPr="00030E8C">
          <w:rPr>
            <w:rFonts w:ascii="Arial" w:hAnsi="Arial" w:cs="Arial"/>
            <w:i/>
            <w:iCs/>
            <w:sz w:val="22"/>
            <w:szCs w:val="22"/>
            <w:rPrChange w:id="154" w:author="Keene-Snickers,Lexi" w:date="2025-03-13T13:45:00Z" w16du:dateUtc="2025-03-13T19:45:00Z">
              <w:rPr>
                <w:rFonts w:ascii="Arial" w:hAnsi="Arial" w:cs="Arial"/>
                <w:sz w:val="22"/>
                <w:szCs w:val="22"/>
              </w:rPr>
            </w:rPrChange>
          </w:rPr>
          <w:t>D. melanogaster,</w:t>
        </w:r>
        <w:r w:rsidR="00030E8C">
          <w:rPr>
            <w:rFonts w:ascii="Arial" w:hAnsi="Arial" w:cs="Arial"/>
            <w:sz w:val="22"/>
            <w:szCs w:val="22"/>
          </w:rPr>
          <w:t xml:space="preserve"> i</w:t>
        </w:r>
      </w:ins>
      <w:ins w:id="155" w:author="Keene-Snickers,Lexi" w:date="2025-03-13T13:42:00Z" w16du:dateUtc="2025-03-13T19:42:00Z">
        <w:r w:rsidR="00030E8C">
          <w:rPr>
            <w:rFonts w:ascii="Arial" w:hAnsi="Arial" w:cs="Arial"/>
            <w:sz w:val="22"/>
            <w:szCs w:val="22"/>
          </w:rPr>
          <w:t>t is pos</w:t>
        </w:r>
      </w:ins>
      <w:ins w:id="156" w:author="Keene-Snickers,Lexi" w:date="2025-03-13T13:43:00Z" w16du:dateUtc="2025-03-13T19:43:00Z">
        <w:r w:rsidR="00030E8C">
          <w:rPr>
            <w:rFonts w:ascii="Arial" w:hAnsi="Arial" w:cs="Arial"/>
            <w:sz w:val="22"/>
            <w:szCs w:val="22"/>
          </w:rPr>
          <w:t>sible that the</w:t>
        </w:r>
      </w:ins>
      <w:ins w:id="157" w:author="Keene-Snickers,Lexi" w:date="2025-03-13T13:44:00Z" w16du:dateUtc="2025-03-13T19:44:00Z">
        <w:r w:rsidR="00030E8C">
          <w:rPr>
            <w:rFonts w:ascii="Arial" w:hAnsi="Arial" w:cs="Arial"/>
            <w:sz w:val="22"/>
            <w:szCs w:val="22"/>
          </w:rPr>
          <w:t xml:space="preserve">se </w:t>
        </w:r>
      </w:ins>
      <w:ins w:id="158" w:author="Keene-Snickers,Lexi" w:date="2025-03-13T13:43:00Z" w16du:dateUtc="2025-03-13T19:43:00Z">
        <w:r w:rsidR="00030E8C">
          <w:rPr>
            <w:rFonts w:ascii="Arial" w:hAnsi="Arial" w:cs="Arial"/>
            <w:sz w:val="22"/>
            <w:szCs w:val="22"/>
          </w:rPr>
          <w:t xml:space="preserve">samples were morphologically similar to </w:t>
        </w:r>
        <w:r w:rsidR="00030E8C" w:rsidRPr="00030E8C">
          <w:rPr>
            <w:rFonts w:ascii="Arial" w:hAnsi="Arial" w:cs="Arial"/>
            <w:i/>
            <w:iCs/>
            <w:sz w:val="22"/>
            <w:szCs w:val="22"/>
            <w:rPrChange w:id="159" w:author="Keene-Snickers,Lexi" w:date="2025-03-13T13:45:00Z" w16du:dateUtc="2025-03-13T19:45:00Z">
              <w:rPr>
                <w:rFonts w:ascii="Arial" w:hAnsi="Arial" w:cs="Arial"/>
                <w:sz w:val="22"/>
                <w:szCs w:val="22"/>
              </w:rPr>
            </w:rPrChange>
          </w:rPr>
          <w:t>D. melanogaster</w:t>
        </w:r>
        <w:r w:rsidR="00030E8C">
          <w:rPr>
            <w:rFonts w:ascii="Arial" w:hAnsi="Arial" w:cs="Arial"/>
            <w:sz w:val="22"/>
            <w:szCs w:val="22"/>
          </w:rPr>
          <w:t xml:space="preserve"> but ultimately</w:t>
        </w:r>
      </w:ins>
      <w:ins w:id="160" w:author="Keene-Snickers,Lexi" w:date="2025-03-13T13:44:00Z" w16du:dateUtc="2025-03-13T19:44:00Z">
        <w:r w:rsidR="00030E8C">
          <w:rPr>
            <w:rFonts w:ascii="Arial" w:hAnsi="Arial" w:cs="Arial"/>
            <w:sz w:val="22"/>
            <w:szCs w:val="22"/>
          </w:rPr>
          <w:t xml:space="preserve"> different species</w:t>
        </w:r>
      </w:ins>
      <w:ins w:id="161" w:author="Keene-Snickers,Lexi" w:date="2025-03-15T10:19:00Z" w16du:dateUtc="2025-03-15T16:19:00Z">
        <w:r w:rsidR="000A3936">
          <w:rPr>
            <w:rFonts w:ascii="Arial" w:hAnsi="Arial" w:cs="Arial"/>
            <w:sz w:val="22"/>
            <w:szCs w:val="22"/>
          </w:rPr>
          <w:t xml:space="preserve"> altering the prevalence</w:t>
        </w:r>
      </w:ins>
      <w:ins w:id="162" w:author="Keene-Snickers,Lexi" w:date="2025-03-13T13:44:00Z" w16du:dateUtc="2025-03-13T19:44:00Z">
        <w:r w:rsidR="00030E8C">
          <w:rPr>
            <w:rFonts w:ascii="Arial" w:hAnsi="Arial" w:cs="Arial"/>
            <w:sz w:val="22"/>
            <w:szCs w:val="22"/>
          </w:rPr>
          <w:t>.</w:t>
        </w:r>
      </w:ins>
      <w:del w:id="163" w:author="Keene-Snickers,Lexi" w:date="2025-03-13T13:42:00Z" w16du:dateUtc="2025-03-13T19:42:00Z">
        <w:r w:rsidDel="00030E8C">
          <w:rPr>
            <w:rFonts w:ascii="Arial" w:hAnsi="Arial" w:cs="Arial"/>
            <w:sz w:val="22"/>
            <w:szCs w:val="22"/>
          </w:rPr>
          <w:delText xml:space="preserve">The decrease of abundance in the Ohio samples </w:delText>
        </w:r>
        <w:r w:rsidR="00330C9F" w:rsidDel="00030E8C">
          <w:rPr>
            <w:rFonts w:ascii="Arial" w:hAnsi="Arial" w:cs="Arial"/>
            <w:sz w:val="22"/>
            <w:szCs w:val="22"/>
          </w:rPr>
          <w:delText xml:space="preserve">was </w:delText>
        </w:r>
        <w:r w:rsidDel="00030E8C">
          <w:rPr>
            <w:rFonts w:ascii="Arial" w:hAnsi="Arial" w:cs="Arial"/>
            <w:sz w:val="22"/>
            <w:szCs w:val="22"/>
          </w:rPr>
          <w:delText xml:space="preserve">likely due to these </w:delText>
        </w:r>
        <w:commentRangeStart w:id="164"/>
        <w:commentRangeStart w:id="165"/>
        <w:commentRangeStart w:id="166"/>
        <w:r w:rsidDel="00030E8C">
          <w:rPr>
            <w:rFonts w:ascii="Arial" w:hAnsi="Arial" w:cs="Arial"/>
            <w:sz w:val="22"/>
            <w:szCs w:val="22"/>
          </w:rPr>
          <w:delText xml:space="preserve">samples not being </w:delText>
        </w:r>
        <w:r w:rsidRPr="00E97611" w:rsidDel="00030E8C">
          <w:rPr>
            <w:rFonts w:ascii="Arial" w:hAnsi="Arial" w:cs="Arial"/>
            <w:i/>
            <w:iCs/>
            <w:sz w:val="22"/>
            <w:szCs w:val="22"/>
          </w:rPr>
          <w:delText>D. melanogaster</w:delText>
        </w:r>
        <w:commentRangeEnd w:id="164"/>
        <w:r w:rsidR="005F12DB" w:rsidDel="00030E8C">
          <w:rPr>
            <w:rStyle w:val="CommentReference"/>
          </w:rPr>
          <w:commentReference w:id="164"/>
        </w:r>
        <w:commentRangeEnd w:id="165"/>
        <w:r w:rsidR="005F12DB" w:rsidDel="00030E8C">
          <w:rPr>
            <w:rStyle w:val="CommentReference"/>
          </w:rPr>
          <w:commentReference w:id="165"/>
        </w:r>
      </w:del>
      <w:commentRangeEnd w:id="166"/>
      <w:r w:rsidR="00030E8C">
        <w:rPr>
          <w:rStyle w:val="CommentReference"/>
        </w:rPr>
        <w:commentReference w:id="166"/>
      </w:r>
      <w:del w:id="167" w:author="Keene-Snickers,Lexi" w:date="2025-03-13T13:42:00Z" w16du:dateUtc="2025-03-13T19:42:00Z">
        <w:r w:rsidRPr="00E97611" w:rsidDel="00030E8C">
          <w:rPr>
            <w:rFonts w:ascii="Arial" w:hAnsi="Arial" w:cs="Arial"/>
            <w:i/>
            <w:iCs/>
            <w:sz w:val="22"/>
            <w:szCs w:val="22"/>
          </w:rPr>
          <w:delText>.</w:delText>
        </w:r>
        <w:r w:rsidDel="00030E8C">
          <w:rPr>
            <w:rFonts w:ascii="Arial" w:hAnsi="Arial" w:cs="Arial"/>
            <w:sz w:val="22"/>
            <w:szCs w:val="22"/>
          </w:rPr>
          <w:delText xml:space="preserve"> Of the </w:delText>
        </w:r>
        <w:r w:rsidR="00CC6D98" w:rsidDel="00030E8C">
          <w:rPr>
            <w:rFonts w:ascii="Arial" w:hAnsi="Arial" w:cs="Arial"/>
            <w:sz w:val="22"/>
            <w:szCs w:val="22"/>
          </w:rPr>
          <w:delText>17 samples obtained from Ohio only three were positive for RpL32 mRNA and two of those samples had ct values higher than 20 (RpL32 mRNA is expected to be abundant in the fly and should therefore have ct values below 20) suggesting that these</w:delText>
        </w:r>
        <w:r w:rsidR="00802410" w:rsidDel="00030E8C">
          <w:rPr>
            <w:rFonts w:ascii="Arial" w:hAnsi="Arial" w:cs="Arial"/>
            <w:sz w:val="22"/>
            <w:szCs w:val="22"/>
          </w:rPr>
          <w:delText xml:space="preserve"> flies</w:delText>
        </w:r>
        <w:r w:rsidR="00CC6D98" w:rsidDel="00030E8C">
          <w:rPr>
            <w:rFonts w:ascii="Arial" w:hAnsi="Arial" w:cs="Arial"/>
            <w:sz w:val="22"/>
            <w:szCs w:val="22"/>
          </w:rPr>
          <w:delText xml:space="preserve"> were </w:delText>
        </w:r>
        <w:r w:rsidR="00330C9F" w:rsidDel="00030E8C">
          <w:rPr>
            <w:rFonts w:ascii="Arial" w:hAnsi="Arial" w:cs="Arial"/>
            <w:sz w:val="22"/>
            <w:szCs w:val="22"/>
          </w:rPr>
          <w:delText xml:space="preserve">morphologically similar </w:delText>
        </w:r>
        <w:r w:rsidR="00CC6D98" w:rsidDel="00030E8C">
          <w:rPr>
            <w:rFonts w:ascii="Arial" w:hAnsi="Arial" w:cs="Arial"/>
            <w:sz w:val="22"/>
            <w:szCs w:val="22"/>
          </w:rPr>
          <w:delText xml:space="preserve">to </w:delText>
        </w:r>
        <w:r w:rsidR="00CC6D98" w:rsidRPr="00E97611" w:rsidDel="00030E8C">
          <w:rPr>
            <w:rFonts w:ascii="Arial" w:hAnsi="Arial" w:cs="Arial"/>
            <w:i/>
            <w:iCs/>
            <w:sz w:val="22"/>
            <w:szCs w:val="22"/>
          </w:rPr>
          <w:delText>D. melanogaster</w:delText>
        </w:r>
        <w:r w:rsidR="00CC6D98" w:rsidDel="00030E8C">
          <w:rPr>
            <w:rFonts w:ascii="Arial" w:hAnsi="Arial" w:cs="Arial"/>
            <w:sz w:val="22"/>
            <w:szCs w:val="22"/>
          </w:rPr>
          <w:delText xml:space="preserve"> but ultimately different </w:delText>
        </w:r>
        <w:commentRangeStart w:id="168"/>
        <w:r w:rsidR="00CC6D98" w:rsidDel="00030E8C">
          <w:rPr>
            <w:rFonts w:ascii="Arial" w:hAnsi="Arial" w:cs="Arial"/>
            <w:sz w:val="22"/>
            <w:szCs w:val="22"/>
          </w:rPr>
          <w:delText>species</w:delText>
        </w:r>
        <w:commentRangeEnd w:id="168"/>
        <w:r w:rsidR="0005265A" w:rsidDel="00030E8C">
          <w:rPr>
            <w:rStyle w:val="CommentReference"/>
          </w:rPr>
          <w:commentReference w:id="168"/>
        </w:r>
        <w:r w:rsidR="00CC6D98" w:rsidDel="00030E8C">
          <w:rPr>
            <w:rFonts w:ascii="Arial" w:hAnsi="Arial" w:cs="Arial"/>
            <w:sz w:val="22"/>
            <w:szCs w:val="22"/>
          </w:rPr>
          <w:delText>.</w:delText>
        </w:r>
      </w:del>
    </w:p>
    <w:p w14:paraId="55FC40FC" w14:textId="77777777" w:rsidR="00CC6D98" w:rsidRDefault="00CC6D98" w:rsidP="00E97611">
      <w:pPr>
        <w:spacing w:line="360" w:lineRule="auto"/>
        <w:ind w:firstLine="720"/>
        <w:rPr>
          <w:rFonts w:ascii="Arial" w:hAnsi="Arial" w:cs="Arial"/>
          <w:sz w:val="22"/>
          <w:szCs w:val="22"/>
        </w:rPr>
      </w:pPr>
    </w:p>
    <w:p w14:paraId="703870F2" w14:textId="7BC934C2" w:rsidR="00006799" w:rsidRDefault="00167261" w:rsidP="00081385">
      <w:pPr>
        <w:spacing w:line="360" w:lineRule="auto"/>
        <w:rPr>
          <w:rFonts w:ascii="Arial" w:hAnsi="Arial" w:cs="Arial"/>
          <w:sz w:val="22"/>
          <w:szCs w:val="22"/>
        </w:rPr>
      </w:pPr>
      <w:del w:id="169" w:author="Keene-Snickers,Lexi" w:date="2025-03-15T12:15:00Z" w16du:dateUtc="2025-03-15T18:15:00Z">
        <w:r w:rsidDel="00D3360F">
          <w:rPr>
            <w:rFonts w:ascii="Arial" w:hAnsi="Arial" w:cs="Arial"/>
            <w:noProof/>
            <w:sz w:val="22"/>
            <w:szCs w:val="22"/>
          </w:rPr>
          <w:lastRenderedPageBreak/>
          <w:drawing>
            <wp:inline distT="0" distB="0" distL="0" distR="0" wp14:anchorId="3D91686E" wp14:editId="734E78CD">
              <wp:extent cx="6191727" cy="5139266"/>
              <wp:effectExtent l="0" t="0" r="6350" b="4445"/>
              <wp:docPr id="250185940" name="Picture 1" descr="A map of the united state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5940" name="Picture 1" descr="A map of the united states with different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5565" cy="5142452"/>
                      </a:xfrm>
                      <a:prstGeom prst="rect">
                        <a:avLst/>
                      </a:prstGeom>
                    </pic:spPr>
                  </pic:pic>
                </a:graphicData>
              </a:graphic>
            </wp:inline>
          </w:drawing>
        </w:r>
      </w:del>
      <w:ins w:id="170" w:author="Keene-Snickers,Lexi" w:date="2025-03-15T12:16:00Z" w16du:dateUtc="2025-03-15T18:16:00Z">
        <w:r w:rsidR="00D3360F">
          <w:rPr>
            <w:rFonts w:ascii="Arial" w:hAnsi="Arial" w:cs="Arial"/>
            <w:noProof/>
            <w:sz w:val="22"/>
            <w:szCs w:val="22"/>
          </w:rPr>
          <w:drawing>
            <wp:inline distT="0" distB="0" distL="0" distR="0" wp14:anchorId="70F9E9A4" wp14:editId="4AC0A12C">
              <wp:extent cx="5943600" cy="7691755"/>
              <wp:effectExtent l="0" t="0" r="0" b="0"/>
              <wp:docPr id="2715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533" name="Picture 27155533"/>
                      <pic:cNvPicPr/>
                    </pic:nvPicPr>
                    <pic:blipFill>
                      <a:blip r:embed="rId14"/>
                      <a:stretch>
                        <a:fillRect/>
                      </a:stretch>
                    </pic:blipFill>
                    <pic:spPr>
                      <a:xfrm>
                        <a:off x="0" y="0"/>
                        <a:ext cx="5943600" cy="7691755"/>
                      </a:xfrm>
                      <a:prstGeom prst="rect">
                        <a:avLst/>
                      </a:prstGeom>
                    </pic:spPr>
                  </pic:pic>
                </a:graphicData>
              </a:graphic>
            </wp:inline>
          </w:drawing>
        </w:r>
      </w:ins>
    </w:p>
    <w:p w14:paraId="22375E46" w14:textId="06E051BB" w:rsidR="00006799" w:rsidRDefault="00006799" w:rsidP="00081385">
      <w:pPr>
        <w:spacing w:line="360" w:lineRule="auto"/>
        <w:rPr>
          <w:rFonts w:ascii="Arial" w:hAnsi="Arial" w:cs="Arial"/>
          <w:sz w:val="22"/>
          <w:szCs w:val="22"/>
        </w:rPr>
      </w:pPr>
      <w:commentRangeStart w:id="171"/>
      <w:r w:rsidRPr="00006799">
        <w:rPr>
          <w:rFonts w:ascii="Arial" w:hAnsi="Arial" w:cs="Arial"/>
          <w:b/>
          <w:bCs/>
          <w:sz w:val="22"/>
          <w:szCs w:val="22"/>
        </w:rPr>
        <w:t xml:space="preserve">Figure </w:t>
      </w:r>
      <w:commentRangeEnd w:id="171"/>
      <w:r w:rsidR="00387629">
        <w:rPr>
          <w:rStyle w:val="CommentReference"/>
        </w:rPr>
        <w:commentReference w:id="171"/>
      </w:r>
      <w:r>
        <w:rPr>
          <w:rFonts w:ascii="Arial" w:hAnsi="Arial" w:cs="Arial"/>
          <w:b/>
          <w:bCs/>
          <w:sz w:val="22"/>
          <w:szCs w:val="22"/>
        </w:rPr>
        <w:t>1</w:t>
      </w:r>
      <w:r w:rsidRPr="00006799">
        <w:rPr>
          <w:rFonts w:ascii="Arial" w:hAnsi="Arial" w:cs="Arial"/>
          <w:b/>
          <w:bCs/>
          <w:sz w:val="22"/>
          <w:szCs w:val="22"/>
        </w:rPr>
        <w:t xml:space="preserve">: Galbut virus </w:t>
      </w:r>
      <w:r w:rsidR="00167261">
        <w:rPr>
          <w:rFonts w:ascii="Arial" w:hAnsi="Arial" w:cs="Arial"/>
          <w:b/>
          <w:bCs/>
          <w:sz w:val="22"/>
          <w:szCs w:val="22"/>
        </w:rPr>
        <w:t>infection is widespread in populations studied in Colorado, Maine, Ohio and Pennsylvania</w:t>
      </w:r>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 xml:space="preserve">were </w:t>
      </w:r>
      <w:r>
        <w:rPr>
          <w:rFonts w:ascii="Arial" w:hAnsi="Arial" w:cs="Arial"/>
          <w:sz w:val="22"/>
          <w:szCs w:val="22"/>
        </w:rPr>
        <w:lastRenderedPageBreak/>
        <w:t xml:space="preserve">collected in 2023. </w:t>
      </w:r>
      <w:r w:rsidR="00167261">
        <w:rPr>
          <w:rFonts w:ascii="Arial" w:hAnsi="Arial" w:cs="Arial"/>
          <w:sz w:val="22"/>
          <w:szCs w:val="22"/>
        </w:rPr>
        <w:t>(B)</w:t>
      </w:r>
      <w:r w:rsidR="00387629">
        <w:rPr>
          <w:rFonts w:ascii="Arial" w:hAnsi="Arial" w:cs="Arial"/>
          <w:sz w:val="22"/>
          <w:szCs w:val="22"/>
        </w:rPr>
        <w:t xml:space="preserve"> A map of collection locations in Colorado </w:t>
      </w:r>
      <w:ins w:id="172" w:author="Keene-Snickers,Lexi" w:date="2025-03-15T12:16:00Z" w16du:dateUtc="2025-03-15T18:16:00Z">
        <w:r w:rsidR="00D3360F">
          <w:rPr>
            <w:rFonts w:ascii="Arial" w:hAnsi="Arial" w:cs="Arial"/>
            <w:sz w:val="22"/>
            <w:szCs w:val="22"/>
          </w:rPr>
          <w:t>with</w:t>
        </w:r>
      </w:ins>
      <w:del w:id="173" w:author="Keene-Snickers,Lexi" w:date="2025-03-15T12:16:00Z" w16du:dateUtc="2025-03-15T18:16:00Z">
        <w:r w:rsidR="00387629" w:rsidDel="00D3360F">
          <w:rPr>
            <w:rFonts w:ascii="Arial" w:hAnsi="Arial" w:cs="Arial"/>
            <w:sz w:val="22"/>
            <w:szCs w:val="22"/>
          </w:rPr>
          <w:delText>and</w:delText>
        </w:r>
      </w:del>
      <w:r w:rsidR="00387629">
        <w:rPr>
          <w:rFonts w:ascii="Arial" w:hAnsi="Arial" w:cs="Arial"/>
          <w:sz w:val="22"/>
          <w:szCs w:val="22"/>
        </w:rPr>
        <w:t xml:space="preserve"> </w:t>
      </w:r>
      <w:proofErr w:type="gramStart"/>
      <w:r w:rsidR="00387629">
        <w:rPr>
          <w:rFonts w:ascii="Arial" w:hAnsi="Arial" w:cs="Arial"/>
          <w:sz w:val="22"/>
          <w:szCs w:val="22"/>
        </w:rPr>
        <w:t xml:space="preserve">Larimer </w:t>
      </w:r>
      <w:ins w:id="174" w:author="Keene-Snickers,Lexi" w:date="2025-03-15T12:16:00Z" w16du:dateUtc="2025-03-15T18:16:00Z">
        <w:r w:rsidR="00D3360F">
          <w:rPr>
            <w:rFonts w:ascii="Arial" w:hAnsi="Arial" w:cs="Arial"/>
            <w:sz w:val="22"/>
            <w:szCs w:val="22"/>
          </w:rPr>
          <w:t>county</w:t>
        </w:r>
        <w:proofErr w:type="gramEnd"/>
        <w:r w:rsidR="00D3360F">
          <w:rPr>
            <w:rFonts w:ascii="Arial" w:hAnsi="Arial" w:cs="Arial"/>
            <w:sz w:val="22"/>
            <w:szCs w:val="22"/>
          </w:rPr>
          <w:t xml:space="preserve"> </w:t>
        </w:r>
      </w:ins>
      <w:r w:rsidR="00387629">
        <w:rPr>
          <w:rFonts w:ascii="Arial" w:hAnsi="Arial" w:cs="Arial"/>
          <w:sz w:val="22"/>
          <w:szCs w:val="22"/>
        </w:rPr>
        <w:t xml:space="preserve">and surrounding counties (inset). </w:t>
      </w:r>
      <w:r w:rsidR="00167261">
        <w:rPr>
          <w:rFonts w:ascii="Arial" w:hAnsi="Arial" w:cs="Arial"/>
          <w:sz w:val="22"/>
          <w:szCs w:val="22"/>
        </w:rPr>
        <w:t xml:space="preserve">(C) </w:t>
      </w:r>
      <w:r w:rsidR="00387629">
        <w:rPr>
          <w:rFonts w:ascii="Arial" w:hAnsi="Arial" w:cs="Arial"/>
          <w:sz w:val="22"/>
          <w:szCs w:val="22"/>
        </w:rPr>
        <w:t xml:space="preserve">Galbut virus RNA levels in individual flies from </w:t>
      </w:r>
      <w:del w:id="175" w:author="Stenglein,Mark" w:date="2025-03-06T14:16:00Z" w16du:dateUtc="2025-03-06T21:16:00Z">
        <w:r w:rsidR="00167261" w:rsidDel="00387629">
          <w:rPr>
            <w:rFonts w:ascii="Arial" w:hAnsi="Arial" w:cs="Arial"/>
            <w:sz w:val="22"/>
            <w:szCs w:val="22"/>
          </w:rPr>
          <w:delText xml:space="preserve"> location in </w:delText>
        </w:r>
      </w:del>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del w:id="176" w:author="Stenglein,Mark" w:date="2025-03-06T13:50:00Z" w16du:dateUtc="2025-03-06T20:50:00Z">
        <w:r w:rsidR="00167261" w:rsidDel="005F12DB">
          <w:rPr>
            <w:rFonts w:ascii="Arial" w:hAnsi="Arial" w:cs="Arial"/>
            <w:sz w:val="22"/>
            <w:szCs w:val="22"/>
          </w:rPr>
          <w:delText>set to zero</w:delText>
        </w:r>
      </w:del>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ins w:id="177" w:author="Keene-Snickers,Lexi" w:date="2025-03-15T12:17:00Z" w16du:dateUtc="2025-03-15T18:17:00Z">
        <w:r w:rsidR="00D3360F">
          <w:rPr>
            <w:rFonts w:ascii="Arial" w:hAnsi="Arial" w:cs="Arial"/>
            <w:sz w:val="22"/>
            <w:szCs w:val="22"/>
          </w:rPr>
          <w:t>(D) Galbut virus prevalence each location expressed as percent positive of fli</w:t>
        </w:r>
      </w:ins>
      <w:ins w:id="178" w:author="Keene-Snickers,Lexi" w:date="2025-03-15T12:18:00Z" w16du:dateUtc="2025-03-15T18:18:00Z">
        <w:r w:rsidR="00D3360F">
          <w:rPr>
            <w:rFonts w:ascii="Arial" w:hAnsi="Arial" w:cs="Arial"/>
            <w:sz w:val="22"/>
            <w:szCs w:val="22"/>
          </w:rPr>
          <w:t xml:space="preserve">es positive for RpL32 mRNA. </w:t>
        </w:r>
      </w:ins>
      <w:r>
        <w:rPr>
          <w:rFonts w:ascii="Arial" w:hAnsi="Arial" w:cs="Arial"/>
          <w:sz w:val="22"/>
          <w:szCs w:val="22"/>
        </w:rPr>
        <w:t>(</w:t>
      </w:r>
      <w:ins w:id="179" w:author="Keene-Snickers,Lexi" w:date="2025-03-15T12:17:00Z" w16du:dateUtc="2025-03-15T18:17:00Z">
        <w:r w:rsidR="00D3360F">
          <w:rPr>
            <w:rFonts w:ascii="Arial" w:hAnsi="Arial" w:cs="Arial"/>
            <w:sz w:val="22"/>
            <w:szCs w:val="22"/>
          </w:rPr>
          <w:t>E</w:t>
        </w:r>
      </w:ins>
      <w:del w:id="180" w:author="Keene-Snickers,Lexi" w:date="2025-03-15T12:17:00Z" w16du:dateUtc="2025-03-15T18:17:00Z">
        <w:r w:rsidDel="00D3360F">
          <w:rPr>
            <w:rFonts w:ascii="Arial" w:hAnsi="Arial" w:cs="Arial"/>
            <w:sz w:val="22"/>
            <w:szCs w:val="22"/>
          </w:rPr>
          <w:delText>D</w:delText>
        </w:r>
      </w:del>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del w:id="181" w:author="Keene-Snickers,Lexi" w:date="2025-03-15T12:18:00Z" w16du:dateUtc="2025-03-15T18:18:00Z">
        <w:r w:rsidR="003F5D8A" w:rsidDel="00D3360F">
          <w:rPr>
            <w:rFonts w:ascii="Arial" w:hAnsi="Arial" w:cs="Arial"/>
            <w:sz w:val="22"/>
            <w:szCs w:val="22"/>
          </w:rPr>
          <w:delText xml:space="preserve">Wabash and </w:delText>
        </w:r>
      </w:del>
      <w:r w:rsidR="003F5D8A">
        <w:rPr>
          <w:rFonts w:ascii="Arial" w:hAnsi="Arial" w:cs="Arial"/>
          <w:sz w:val="22"/>
          <w:szCs w:val="22"/>
        </w:rPr>
        <w:t>Rampart</w:t>
      </w:r>
      <w:ins w:id="182" w:author="Keene-Snickers,Lexi" w:date="2025-03-15T12:18:00Z" w16du:dateUtc="2025-03-15T18:18:00Z">
        <w:r w:rsidR="00D3360F">
          <w:rPr>
            <w:rFonts w:ascii="Arial" w:hAnsi="Arial" w:cs="Arial"/>
            <w:sz w:val="22"/>
            <w:szCs w:val="22"/>
          </w:rPr>
          <w:t xml:space="preserve"> and Wabash</w:t>
        </w:r>
      </w:ins>
      <w:r w:rsidR="00387629">
        <w:rPr>
          <w:rFonts w:ascii="Arial" w:hAnsi="Arial" w:cs="Arial"/>
          <w:sz w:val="22"/>
          <w:szCs w:val="22"/>
        </w:rPr>
        <w:t xml:space="preserve"> locations</w:t>
      </w:r>
      <w:r w:rsidR="003F5D8A">
        <w:rPr>
          <w:rFonts w:ascii="Arial" w:hAnsi="Arial" w:cs="Arial"/>
          <w:sz w:val="22"/>
          <w:szCs w:val="22"/>
        </w:rPr>
        <w:t xml:space="preserve">. </w:t>
      </w:r>
      <w:r>
        <w:rPr>
          <w:rFonts w:ascii="Arial" w:hAnsi="Arial" w:cs="Arial"/>
          <w:sz w:val="22"/>
          <w:szCs w:val="22"/>
        </w:rPr>
        <w:t xml:space="preserve">RT-qPCR data is normalized to </w:t>
      </w:r>
      <w:commentRangeStart w:id="183"/>
      <w:r>
        <w:rPr>
          <w:rFonts w:ascii="Arial" w:hAnsi="Arial" w:cs="Arial"/>
          <w:sz w:val="22"/>
          <w:szCs w:val="22"/>
        </w:rPr>
        <w:t>levels of RpL32 mRNA</w:t>
      </w:r>
      <w:commentRangeEnd w:id="183"/>
      <w:r w:rsidR="0057243B">
        <w:rPr>
          <w:rStyle w:val="CommentReference"/>
        </w:rPr>
        <w:commentReference w:id="183"/>
      </w:r>
      <w:r>
        <w:rPr>
          <w:rFonts w:ascii="Arial" w:hAnsi="Arial" w:cs="Arial"/>
          <w:sz w:val="22"/>
          <w:szCs w:val="22"/>
        </w:rPr>
        <w:t xml:space="preserve">. </w:t>
      </w:r>
      <w:ins w:id="184" w:author="Keene-Snickers,Lexi" w:date="2025-03-15T12:18:00Z" w16du:dateUtc="2025-03-15T18:18:00Z">
        <w:r w:rsidR="00D3360F">
          <w:rPr>
            <w:rFonts w:ascii="Arial" w:hAnsi="Arial" w:cs="Arial"/>
            <w:sz w:val="22"/>
            <w:szCs w:val="22"/>
          </w:rPr>
          <w:t>(F) Galbut virus prevalence over time at the Rampart and Wabash locations expressed as percent positive of flies posit</w:t>
        </w:r>
      </w:ins>
      <w:ins w:id="185" w:author="Keene-Snickers,Lexi" w:date="2025-03-15T12:19:00Z" w16du:dateUtc="2025-03-15T18:19:00Z">
        <w:r w:rsidR="00D3360F">
          <w:rPr>
            <w:rFonts w:ascii="Arial" w:hAnsi="Arial" w:cs="Arial"/>
            <w:sz w:val="22"/>
            <w:szCs w:val="22"/>
          </w:rPr>
          <w:t xml:space="preserve">ive for RpL32 </w:t>
        </w:r>
        <w:commentRangeStart w:id="186"/>
        <w:r w:rsidR="00D3360F">
          <w:rPr>
            <w:rFonts w:ascii="Arial" w:hAnsi="Arial" w:cs="Arial"/>
            <w:sz w:val="22"/>
            <w:szCs w:val="22"/>
          </w:rPr>
          <w:t>mRNA</w:t>
        </w:r>
      </w:ins>
      <w:commentRangeEnd w:id="186"/>
      <w:ins w:id="187" w:author="Keene-Snickers,Lexi" w:date="2025-03-15T12:21:00Z" w16du:dateUtc="2025-03-15T18:21:00Z">
        <w:r w:rsidR="00D3360F">
          <w:rPr>
            <w:rStyle w:val="CommentReference"/>
          </w:rPr>
          <w:commentReference w:id="186"/>
        </w:r>
      </w:ins>
      <w:ins w:id="188" w:author="Keene-Snickers,Lexi" w:date="2025-03-15T12:19:00Z" w16du:dateUtc="2025-03-15T18:19:00Z">
        <w:r w:rsidR="00D3360F">
          <w:rPr>
            <w:rFonts w:ascii="Arial" w:hAnsi="Arial" w:cs="Arial"/>
            <w:sz w:val="22"/>
            <w:szCs w:val="22"/>
          </w:rPr>
          <w:t>.</w:t>
        </w:r>
      </w:ins>
      <w:del w:id="189" w:author="Stenglein,Mark" w:date="2025-03-06T14:17:00Z" w16du:dateUtc="2025-03-06T21:17:00Z">
        <w:r w:rsidR="00167261" w:rsidDel="00387629">
          <w:rPr>
            <w:rFonts w:ascii="Arial" w:hAnsi="Arial" w:cs="Arial"/>
            <w:sz w:val="22"/>
            <w:szCs w:val="22"/>
          </w:rPr>
          <w:delText>Colorado locations are denoted by street name</w:delText>
        </w:r>
        <w:r w:rsidR="003F5D8A" w:rsidDel="00387629">
          <w:rPr>
            <w:rFonts w:ascii="Arial" w:hAnsi="Arial" w:cs="Arial"/>
            <w:sz w:val="22"/>
            <w:szCs w:val="22"/>
          </w:rPr>
          <w:delText>.</w:delText>
        </w:r>
      </w:del>
    </w:p>
    <w:p w14:paraId="1803ACFA" w14:textId="77777777" w:rsidR="00167261" w:rsidRDefault="00167261" w:rsidP="00081385">
      <w:pPr>
        <w:spacing w:line="360" w:lineRule="auto"/>
        <w:rPr>
          <w:rFonts w:ascii="Arial" w:hAnsi="Arial" w:cs="Arial"/>
          <w:b/>
          <w:bCs/>
          <w:sz w:val="22"/>
          <w:szCs w:val="22"/>
        </w:rPr>
      </w:pPr>
    </w:p>
    <w:p w14:paraId="6FD94AD7" w14:textId="408A2E41"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123 infected flies.</w:t>
      </w:r>
    </w:p>
    <w:p w14:paraId="249D8653" w14:textId="77777777" w:rsidR="00B557DF" w:rsidRDefault="00B557DF" w:rsidP="00081385">
      <w:pPr>
        <w:spacing w:line="360" w:lineRule="auto"/>
        <w:rPr>
          <w:rFonts w:ascii="Arial" w:hAnsi="Arial" w:cs="Arial"/>
          <w:sz w:val="22"/>
          <w:szCs w:val="22"/>
        </w:rPr>
      </w:pPr>
    </w:p>
    <w:p w14:paraId="2C1704BB" w14:textId="77777777" w:rsidR="00957D54" w:rsidRDefault="00B557DF" w:rsidP="00081385">
      <w:pPr>
        <w:spacing w:line="360" w:lineRule="auto"/>
        <w:rPr>
          <w:ins w:id="190" w:author="Keene-Snickers,Lexi" w:date="2025-03-18T16:17:00Z" w16du:dateUtc="2025-03-18T22:17:00Z"/>
          <w:rFonts w:ascii="Arial" w:hAnsi="Arial" w:cs="Arial"/>
          <w:sz w:val="22"/>
          <w:szCs w:val="22"/>
        </w:rPr>
      </w:pPr>
      <w:r>
        <w:rPr>
          <w:rFonts w:ascii="Arial" w:hAnsi="Arial" w:cs="Arial"/>
          <w:sz w:val="22"/>
          <w:szCs w:val="22"/>
        </w:rPr>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~1,000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broad representation of geography, infection level, and galbut virus genotype</w:t>
      </w:r>
      <w:r w:rsidR="00477151">
        <w:rPr>
          <w:rFonts w:ascii="Arial" w:hAnsi="Arial" w:cs="Arial"/>
          <w:sz w:val="22"/>
          <w:szCs w:val="22"/>
        </w:rPr>
        <w:t>, with genotype inferred from the pattern of qPCR positivity from our two galbut virus-</w:t>
      </w:r>
      <w:del w:id="191" w:author="Keene-Snickers,Lexi" w:date="2025-03-17T12:38:00Z" w16du:dateUtc="2025-03-17T18:38:00Z">
        <w:r w:rsidR="00477151" w:rsidDel="00CD0AF9">
          <w:rPr>
            <w:rFonts w:ascii="Arial" w:hAnsi="Arial" w:cs="Arial"/>
            <w:sz w:val="22"/>
            <w:szCs w:val="22"/>
          </w:rPr>
          <w:delText>targetting</w:delText>
        </w:r>
      </w:del>
      <w:ins w:id="192" w:author="Keene-Snickers,Lexi" w:date="2025-03-17T12:38:00Z" w16du:dateUtc="2025-03-17T18:38:00Z">
        <w:r w:rsidR="00CD0AF9">
          <w:rPr>
            <w:rFonts w:ascii="Arial" w:hAnsi="Arial" w:cs="Arial"/>
            <w:sz w:val="22"/>
            <w:szCs w:val="22"/>
          </w:rPr>
          <w:t>targeting</w:t>
        </w:r>
      </w:ins>
      <w:r w:rsidR="00477151">
        <w:rPr>
          <w:rFonts w:ascii="Arial" w:hAnsi="Arial" w:cs="Arial"/>
          <w:sz w:val="22"/>
          <w:szCs w:val="22"/>
        </w:rPr>
        <w:t xml:space="preserve"> primer sets </w:t>
      </w:r>
      <w:r w:rsidR="00E026FB">
        <w:rPr>
          <w:rFonts w:ascii="Arial" w:hAnsi="Arial" w:cs="Arial"/>
          <w:sz w:val="22"/>
          <w:szCs w:val="22"/>
        </w:rPr>
        <w:t>(</w:t>
      </w:r>
      <w:r w:rsidR="00E026FB" w:rsidRPr="00E026FB">
        <w:rPr>
          <w:rFonts w:ascii="Arial" w:hAnsi="Arial" w:cs="Arial"/>
          <w:b/>
          <w:bCs/>
          <w:sz w:val="22"/>
          <w:szCs w:val="22"/>
        </w:rPr>
        <w:t>Table 1</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We also included nine samples that had been collected in 2020 and 2021</w:t>
      </w:r>
      <w:ins w:id="193" w:author="Keene-Snickers,Lexi" w:date="2025-03-18T15:23:00Z" w16du:dateUtc="2025-03-18T21:23:00Z">
        <w:r w:rsidR="00957D54">
          <w:rPr>
            <w:rFonts w:ascii="Arial" w:hAnsi="Arial" w:cs="Arial"/>
            <w:sz w:val="22"/>
            <w:szCs w:val="22"/>
          </w:rPr>
          <w:t xml:space="preserve"> from Colorado</w:t>
        </w:r>
      </w:ins>
      <w:del w:id="194" w:author="Stenglein,Mark" w:date="2025-03-06T14:28:00Z" w16du:dateUtc="2025-03-06T21:28:00Z">
        <w:r w:rsidR="0005265A" w:rsidDel="00096A57">
          <w:rPr>
            <w:rFonts w:ascii="Arial" w:hAnsi="Arial" w:cs="Arial"/>
            <w:sz w:val="22"/>
            <w:szCs w:val="22"/>
          </w:rPr>
          <w:delText xml:space="preserve"> because with the addition of a second set of galbut virus primers, they were positive for galbut virus</w:delText>
        </w:r>
      </w:del>
      <w:r w:rsidR="0005265A">
        <w:rPr>
          <w:rFonts w:ascii="Arial" w:hAnsi="Arial" w:cs="Arial"/>
          <w:sz w:val="22"/>
          <w:szCs w:val="22"/>
        </w:rPr>
        <w:t xml:space="preserve">. </w:t>
      </w:r>
    </w:p>
    <w:p w14:paraId="6208E1C4" w14:textId="77777777" w:rsidR="00957D54" w:rsidRDefault="00957D54" w:rsidP="00081385">
      <w:pPr>
        <w:spacing w:line="360" w:lineRule="auto"/>
        <w:rPr>
          <w:ins w:id="195" w:author="Keene-Snickers,Lexi" w:date="2025-03-18T16:17:00Z" w16du:dateUtc="2025-03-18T22:17:00Z"/>
          <w:rFonts w:ascii="Arial" w:hAnsi="Arial" w:cs="Arial"/>
          <w:sz w:val="22"/>
          <w:szCs w:val="22"/>
        </w:rPr>
      </w:pPr>
    </w:p>
    <w:p w14:paraId="29A60F22" w14:textId="13814A37" w:rsidR="00B557DF" w:rsidRDefault="00B557DF" w:rsidP="00957D54">
      <w:pPr>
        <w:spacing w:line="360" w:lineRule="auto"/>
        <w:ind w:firstLine="720"/>
        <w:rPr>
          <w:rFonts w:ascii="Arial" w:hAnsi="Arial" w:cs="Arial"/>
          <w:sz w:val="22"/>
          <w:szCs w:val="22"/>
        </w:rPr>
        <w:pPrChange w:id="196" w:author="Keene-Snickers,Lexi" w:date="2025-03-18T16:17:00Z" w16du:dateUtc="2025-03-18T22:17:00Z">
          <w:pPr>
            <w:spacing w:line="360" w:lineRule="auto"/>
          </w:pPr>
        </w:pPrChange>
      </w:pPr>
      <w:del w:id="197" w:author="Keene-Snickers,Lexi" w:date="2025-03-18T15:24:00Z" w16du:dateUtc="2025-03-18T21:24:00Z">
        <w:r w:rsidDel="00957D54">
          <w:rPr>
            <w:rFonts w:ascii="Arial" w:hAnsi="Arial" w:cs="Arial"/>
            <w:sz w:val="22"/>
            <w:szCs w:val="22"/>
          </w:rPr>
          <w:delText>Thirty-two</w:delText>
        </w:r>
      </w:del>
      <w:ins w:id="198" w:author="Keene-Snickers,Lexi" w:date="2025-03-18T15:26:00Z" w16du:dateUtc="2025-03-18T21:26:00Z">
        <w:r w:rsidR="00957D54">
          <w:rPr>
            <w:rFonts w:ascii="Arial" w:hAnsi="Arial" w:cs="Arial"/>
            <w:sz w:val="22"/>
            <w:szCs w:val="22"/>
          </w:rPr>
          <w:t xml:space="preserve">Thirty-six </w:t>
        </w:r>
      </w:ins>
      <w:del w:id="199" w:author="Keene-Snickers,Lexi" w:date="2025-03-18T15:26:00Z" w16du:dateUtc="2025-03-18T21:26:00Z">
        <w:r w:rsidDel="00957D54">
          <w:rPr>
            <w:rFonts w:ascii="Arial" w:hAnsi="Arial" w:cs="Arial"/>
            <w:sz w:val="22"/>
            <w:szCs w:val="22"/>
          </w:rPr>
          <w:delText xml:space="preserve"> </w:delText>
        </w:r>
      </w:del>
      <w:r>
        <w:rPr>
          <w:rFonts w:ascii="Arial" w:hAnsi="Arial" w:cs="Arial"/>
          <w:sz w:val="22"/>
          <w:szCs w:val="22"/>
        </w:rPr>
        <w:t>of the sequenced samples did not contain enough galbut virus</w:t>
      </w:r>
      <w:r w:rsidR="00322067">
        <w:rPr>
          <w:rFonts w:ascii="Arial" w:hAnsi="Arial" w:cs="Arial"/>
          <w:sz w:val="22"/>
          <w:szCs w:val="22"/>
        </w:rPr>
        <w:t>-mapping</w:t>
      </w:r>
      <w:r>
        <w:rPr>
          <w:rFonts w:ascii="Arial" w:hAnsi="Arial" w:cs="Arial"/>
          <w:sz w:val="22"/>
          <w:szCs w:val="22"/>
        </w:rPr>
        <w:t xml:space="preserve"> reads to generate </w:t>
      </w:r>
      <w:r w:rsidR="0035280A">
        <w:rPr>
          <w:rFonts w:ascii="Arial" w:hAnsi="Arial" w:cs="Arial"/>
          <w:sz w:val="22"/>
          <w:szCs w:val="22"/>
        </w:rPr>
        <w:t xml:space="preserve">coding </w:t>
      </w:r>
      <w:r>
        <w:rPr>
          <w:rFonts w:ascii="Arial" w:hAnsi="Arial" w:cs="Arial"/>
          <w:sz w:val="22"/>
          <w:szCs w:val="22"/>
        </w:rPr>
        <w:t>complete sequences</w:t>
      </w:r>
      <w:ins w:id="200" w:author="Keene-Snickers,Lexi" w:date="2025-03-18T15:25:00Z" w16du:dateUtc="2025-03-18T21:25:00Z">
        <w:r w:rsidR="00957D54">
          <w:rPr>
            <w:rFonts w:ascii="Arial" w:hAnsi="Arial" w:cs="Arial"/>
            <w:sz w:val="22"/>
            <w:szCs w:val="22"/>
          </w:rPr>
          <w:t xml:space="preserve"> and 18 did not have any galbut virus mapping reads</w:t>
        </w:r>
      </w:ins>
      <w:r>
        <w:rPr>
          <w:rFonts w:ascii="Arial" w:hAnsi="Arial" w:cs="Arial"/>
          <w:sz w:val="22"/>
          <w:szCs w:val="22"/>
        </w:rPr>
        <w:t xml:space="preserve">. </w:t>
      </w:r>
      <w:r w:rsidR="00322067">
        <w:rPr>
          <w:rFonts w:ascii="Arial" w:hAnsi="Arial" w:cs="Arial"/>
          <w:sz w:val="22"/>
          <w:szCs w:val="22"/>
        </w:rPr>
        <w:t>From</w:t>
      </w:r>
      <w:r>
        <w:rPr>
          <w:rFonts w:ascii="Arial" w:hAnsi="Arial" w:cs="Arial"/>
          <w:sz w:val="22"/>
          <w:szCs w:val="22"/>
        </w:rPr>
        <w:t xml:space="preserve"> the 1</w:t>
      </w:r>
      <w:ins w:id="201" w:author="Keene-Snickers,Lexi" w:date="2025-03-17T13:32:00Z" w16du:dateUtc="2025-03-17T19:32:00Z">
        <w:r w:rsidR="00CD0AF9">
          <w:rPr>
            <w:rFonts w:ascii="Arial" w:hAnsi="Arial" w:cs="Arial"/>
            <w:sz w:val="22"/>
            <w:szCs w:val="22"/>
          </w:rPr>
          <w:t>01</w:t>
        </w:r>
      </w:ins>
      <w:del w:id="202" w:author="Keene-Snickers,Lexi" w:date="2025-03-17T13:32:00Z" w16du:dateUtc="2025-03-17T19:32:00Z">
        <w:r w:rsidDel="00CD0AF9">
          <w:rPr>
            <w:rFonts w:ascii="Arial" w:hAnsi="Arial" w:cs="Arial"/>
            <w:sz w:val="22"/>
            <w:szCs w:val="22"/>
          </w:rPr>
          <w:delText>23</w:delText>
        </w:r>
      </w:del>
      <w:r>
        <w:rPr>
          <w:rFonts w:ascii="Arial" w:hAnsi="Arial" w:cs="Arial"/>
          <w:sz w:val="22"/>
          <w:szCs w:val="22"/>
        </w:rPr>
        <w:t xml:space="preserve"> samples</w:t>
      </w:r>
      <w:r w:rsidR="00322067">
        <w:rPr>
          <w:rFonts w:ascii="Arial" w:hAnsi="Arial" w:cs="Arial"/>
          <w:sz w:val="22"/>
          <w:szCs w:val="22"/>
        </w:rPr>
        <w:t xml:space="preserve"> with sufficient galbut virus-mapping reads</w:t>
      </w:r>
      <w:r>
        <w:rPr>
          <w:rFonts w:ascii="Arial" w:hAnsi="Arial" w:cs="Arial"/>
          <w:sz w:val="22"/>
          <w:szCs w:val="22"/>
        </w:rPr>
        <w:t xml:space="preserve">, </w:t>
      </w:r>
      <w:r w:rsidR="00322067">
        <w:rPr>
          <w:rFonts w:ascii="Arial" w:hAnsi="Arial" w:cs="Arial"/>
          <w:sz w:val="22"/>
          <w:szCs w:val="22"/>
        </w:rPr>
        <w:t xml:space="preserve">we recovered </w:t>
      </w:r>
      <w:r>
        <w:rPr>
          <w:rFonts w:ascii="Arial" w:hAnsi="Arial" w:cs="Arial"/>
          <w:sz w:val="22"/>
          <w:szCs w:val="22"/>
        </w:rPr>
        <w:t>37</w:t>
      </w:r>
      <w:ins w:id="203" w:author="Keene-Snickers,Lexi" w:date="2025-03-17T12:39:00Z" w16du:dateUtc="2025-03-17T18:39:00Z">
        <w:r w:rsidR="00CD0AF9">
          <w:rPr>
            <w:rFonts w:ascii="Arial" w:hAnsi="Arial" w:cs="Arial"/>
            <w:sz w:val="22"/>
            <w:szCs w:val="22"/>
          </w:rPr>
          <w:t>3</w:t>
        </w:r>
      </w:ins>
      <w:del w:id="204" w:author="Keene-Snickers,Lexi" w:date="2025-03-17T12:39:00Z" w16du:dateUtc="2025-03-17T18:39:00Z">
        <w:r w:rsidDel="00CD0AF9">
          <w:rPr>
            <w:rFonts w:ascii="Arial" w:hAnsi="Arial" w:cs="Arial"/>
            <w:sz w:val="22"/>
            <w:szCs w:val="22"/>
          </w:rPr>
          <w:delText>4</w:delText>
        </w:r>
      </w:del>
      <w:r>
        <w:rPr>
          <w:rFonts w:ascii="Arial" w:hAnsi="Arial" w:cs="Arial"/>
          <w:sz w:val="22"/>
          <w:szCs w:val="22"/>
        </w:rPr>
        <w:t xml:space="preserve"> </w:t>
      </w:r>
      <w:r w:rsidR="0035280A">
        <w:rPr>
          <w:rFonts w:ascii="Arial" w:hAnsi="Arial" w:cs="Arial"/>
          <w:sz w:val="22"/>
          <w:szCs w:val="22"/>
        </w:rPr>
        <w:t xml:space="preserve">coding </w:t>
      </w:r>
      <w:r>
        <w:rPr>
          <w:rFonts w:ascii="Arial" w:hAnsi="Arial" w:cs="Arial"/>
          <w:sz w:val="22"/>
          <w:szCs w:val="22"/>
        </w:rPr>
        <w:t xml:space="preserve">complete or near </w:t>
      </w:r>
      <w:r w:rsidR="004664C1">
        <w:rPr>
          <w:rFonts w:ascii="Arial" w:hAnsi="Arial" w:cs="Arial"/>
          <w:sz w:val="22"/>
          <w:szCs w:val="22"/>
        </w:rPr>
        <w:t xml:space="preserve">coding </w:t>
      </w:r>
      <w:r>
        <w:rPr>
          <w:rFonts w:ascii="Arial" w:hAnsi="Arial" w:cs="Arial"/>
          <w:sz w:val="22"/>
          <w:szCs w:val="22"/>
        </w:rPr>
        <w:t xml:space="preserve">complete </w:t>
      </w:r>
      <w:commentRangeStart w:id="205"/>
      <w:r w:rsidR="00322067">
        <w:rPr>
          <w:rFonts w:ascii="Arial" w:hAnsi="Arial" w:cs="Arial"/>
          <w:sz w:val="22"/>
          <w:szCs w:val="22"/>
        </w:rPr>
        <w:t>galbut</w:t>
      </w:r>
      <w:ins w:id="206" w:author="Keene-Snickers,Lexi" w:date="2025-03-17T12:39:00Z" w16du:dateUtc="2025-03-17T18:39:00Z">
        <w:r w:rsidR="00CD0AF9">
          <w:rPr>
            <w:rFonts w:ascii="Arial" w:hAnsi="Arial" w:cs="Arial"/>
            <w:sz w:val="22"/>
            <w:szCs w:val="22"/>
          </w:rPr>
          <w:t xml:space="preserve"> virus segments</w:t>
        </w:r>
      </w:ins>
      <w:r w:rsidR="00322067">
        <w:rPr>
          <w:rFonts w:ascii="Arial" w:hAnsi="Arial" w:cs="Arial"/>
          <w:sz w:val="22"/>
          <w:szCs w:val="22"/>
        </w:rPr>
        <w:t xml:space="preserve"> </w:t>
      </w:r>
      <w:commentRangeEnd w:id="205"/>
      <w:r w:rsidR="00477151">
        <w:rPr>
          <w:rStyle w:val="CommentReference"/>
        </w:rPr>
        <w:commentReference w:id="205"/>
      </w:r>
      <w:ins w:id="207" w:author="Keene-Snickers,Lexi" w:date="2025-03-17T12:39:00Z" w16du:dateUtc="2025-03-17T18:39:00Z">
        <w:r w:rsidR="00CD0AF9">
          <w:rPr>
            <w:rFonts w:ascii="Arial" w:hAnsi="Arial" w:cs="Arial"/>
            <w:sz w:val="22"/>
            <w:szCs w:val="22"/>
          </w:rPr>
          <w:t xml:space="preserve">and chaq </w:t>
        </w:r>
      </w:ins>
      <w:r w:rsidR="00322067">
        <w:rPr>
          <w:rFonts w:ascii="Arial" w:hAnsi="Arial" w:cs="Arial"/>
          <w:sz w:val="22"/>
          <w:szCs w:val="22"/>
        </w:rPr>
        <w:t xml:space="preserve">virus </w:t>
      </w:r>
      <w:del w:id="208" w:author="Keene-Snickers,Lexi" w:date="2025-03-17T12:39:00Z" w16du:dateUtc="2025-03-17T18:39:00Z">
        <w:r w:rsidR="00322067" w:rsidDel="00CD0AF9">
          <w:rPr>
            <w:rFonts w:ascii="Arial" w:hAnsi="Arial" w:cs="Arial"/>
            <w:sz w:val="22"/>
            <w:szCs w:val="22"/>
          </w:rPr>
          <w:delText xml:space="preserve">segment </w:delText>
        </w:r>
      </w:del>
      <w:r>
        <w:rPr>
          <w:rFonts w:ascii="Arial" w:hAnsi="Arial" w:cs="Arial"/>
          <w:sz w:val="22"/>
          <w:szCs w:val="22"/>
        </w:rPr>
        <w:t xml:space="preserve">sequences. Of the samples that yielded no </w:t>
      </w:r>
      <w:r w:rsidR="00CA7501">
        <w:rPr>
          <w:rFonts w:ascii="Arial" w:hAnsi="Arial" w:cs="Arial"/>
          <w:sz w:val="22"/>
          <w:szCs w:val="22"/>
        </w:rPr>
        <w:t>coding</w:t>
      </w:r>
      <w:ins w:id="209" w:author="Keene-Snickers,Lexi" w:date="2025-03-17T12:39:00Z" w16du:dateUtc="2025-03-17T18:39:00Z">
        <w:r w:rsidR="00CD0AF9">
          <w:rPr>
            <w:rFonts w:ascii="Arial" w:hAnsi="Arial" w:cs="Arial"/>
            <w:sz w:val="22"/>
            <w:szCs w:val="22"/>
          </w:rPr>
          <w:t xml:space="preserve"> </w:t>
        </w:r>
      </w:ins>
      <w:del w:id="210" w:author="Keene-Snickers,Lexi" w:date="2025-03-17T12:39:00Z" w16du:dateUtc="2025-03-17T18:39:00Z">
        <w:r w:rsidR="00CA7501" w:rsidDel="00CD0AF9">
          <w:rPr>
            <w:rFonts w:ascii="Arial" w:hAnsi="Arial" w:cs="Arial"/>
            <w:sz w:val="22"/>
            <w:szCs w:val="22"/>
          </w:rPr>
          <w:delText>-</w:delText>
        </w:r>
      </w:del>
      <w:r w:rsidR="00CA7501">
        <w:rPr>
          <w:rFonts w:ascii="Arial" w:hAnsi="Arial" w:cs="Arial"/>
          <w:sz w:val="22"/>
          <w:szCs w:val="22"/>
        </w:rPr>
        <w:t xml:space="preserve">complete </w:t>
      </w:r>
      <w:r>
        <w:rPr>
          <w:rFonts w:ascii="Arial" w:hAnsi="Arial" w:cs="Arial"/>
          <w:sz w:val="22"/>
          <w:szCs w:val="22"/>
        </w:rPr>
        <w:t xml:space="preserve">galbut virus sequences, </w:t>
      </w:r>
      <w:del w:id="211" w:author="Keene-Snickers,Lexi" w:date="2025-03-18T15:27:00Z" w16du:dateUtc="2025-03-18T21:27:00Z">
        <w:r w:rsidDel="00957D54">
          <w:rPr>
            <w:rFonts w:ascii="Arial" w:hAnsi="Arial" w:cs="Arial"/>
            <w:sz w:val="22"/>
            <w:szCs w:val="22"/>
          </w:rPr>
          <w:delText xml:space="preserve">six </w:delText>
        </w:r>
      </w:del>
      <w:ins w:id="212" w:author="Keene-Snickers,Lexi" w:date="2025-03-18T15:54:00Z" w16du:dateUtc="2025-03-18T21:54:00Z">
        <w:r w:rsidR="00957D54">
          <w:rPr>
            <w:rFonts w:ascii="Arial" w:hAnsi="Arial" w:cs="Arial"/>
            <w:sz w:val="22"/>
            <w:szCs w:val="22"/>
          </w:rPr>
          <w:t>two</w:t>
        </w:r>
      </w:ins>
      <w:ins w:id="213" w:author="Keene-Snickers,Lexi" w:date="2025-03-18T15:27:00Z" w16du:dateUtc="2025-03-18T21:27:00Z">
        <w:r w:rsidR="00957D54">
          <w:rPr>
            <w:rFonts w:ascii="Arial" w:hAnsi="Arial" w:cs="Arial"/>
            <w:sz w:val="22"/>
            <w:szCs w:val="22"/>
          </w:rPr>
          <w:t xml:space="preserve"> </w:t>
        </w:r>
      </w:ins>
      <w:r>
        <w:rPr>
          <w:rFonts w:ascii="Arial" w:hAnsi="Arial" w:cs="Arial"/>
          <w:sz w:val="22"/>
          <w:szCs w:val="22"/>
        </w:rPr>
        <w:t xml:space="preserve">were from </w:t>
      </w:r>
      <w:ins w:id="214" w:author="Keene-Snickers,Lexi" w:date="2025-03-18T15:47:00Z" w16du:dateUtc="2025-03-18T21:47:00Z">
        <w:r w:rsidR="00957D54">
          <w:rPr>
            <w:rFonts w:ascii="Arial" w:hAnsi="Arial" w:cs="Arial"/>
            <w:sz w:val="22"/>
            <w:szCs w:val="22"/>
          </w:rPr>
          <w:t xml:space="preserve">samples that were </w:t>
        </w:r>
      </w:ins>
      <w:del w:id="215" w:author="Keene-Snickers,Lexi" w:date="2025-03-18T15:47:00Z" w16du:dateUtc="2025-03-18T21:47:00Z">
        <w:r w:rsidDel="00957D54">
          <w:rPr>
            <w:rFonts w:ascii="Arial" w:hAnsi="Arial" w:cs="Arial"/>
            <w:sz w:val="22"/>
            <w:szCs w:val="22"/>
          </w:rPr>
          <w:delText>Ohio and</w:delText>
        </w:r>
        <w:r w:rsidR="00322067" w:rsidDel="00957D54">
          <w:rPr>
            <w:rFonts w:ascii="Arial" w:hAnsi="Arial" w:cs="Arial"/>
            <w:sz w:val="22"/>
            <w:szCs w:val="22"/>
          </w:rPr>
          <w:delText xml:space="preserve"> had been</w:delText>
        </w:r>
        <w:r w:rsidDel="00957D54">
          <w:rPr>
            <w:rFonts w:ascii="Arial" w:hAnsi="Arial" w:cs="Arial"/>
            <w:sz w:val="22"/>
            <w:szCs w:val="22"/>
          </w:rPr>
          <w:delText xml:space="preserve"> sequenced because they were </w:delText>
        </w:r>
      </w:del>
      <w:r>
        <w:rPr>
          <w:rFonts w:ascii="Arial" w:hAnsi="Arial" w:cs="Arial"/>
          <w:sz w:val="22"/>
          <w:szCs w:val="22"/>
        </w:rPr>
        <w:t xml:space="preserve">not </w:t>
      </w:r>
      <w:r w:rsidRPr="00B557DF">
        <w:rPr>
          <w:rFonts w:ascii="Arial" w:hAnsi="Arial" w:cs="Arial"/>
          <w:i/>
          <w:iCs/>
          <w:sz w:val="22"/>
          <w:szCs w:val="22"/>
        </w:rPr>
        <w:t>D. melanogaster</w:t>
      </w:r>
      <w:r>
        <w:rPr>
          <w:rFonts w:ascii="Arial" w:hAnsi="Arial" w:cs="Arial"/>
          <w:sz w:val="22"/>
          <w:szCs w:val="22"/>
        </w:rPr>
        <w:t xml:space="preserve"> but could have been infected by a virus similar to galbut virus, </w:t>
      </w:r>
      <w:del w:id="216" w:author="Keene-Snickers,Lexi" w:date="2025-03-18T15:46:00Z" w16du:dateUtc="2025-03-18T21:46:00Z">
        <w:r w:rsidDel="00957D54">
          <w:rPr>
            <w:rFonts w:ascii="Arial" w:hAnsi="Arial" w:cs="Arial"/>
            <w:sz w:val="22"/>
            <w:szCs w:val="22"/>
          </w:rPr>
          <w:delText xml:space="preserve">22 </w:delText>
        </w:r>
      </w:del>
      <w:ins w:id="217" w:author="Keene-Snickers,Lexi" w:date="2025-03-18T15:46:00Z" w16du:dateUtc="2025-03-18T21:46:00Z">
        <w:r w:rsidR="00957D54">
          <w:rPr>
            <w:rFonts w:ascii="Arial" w:hAnsi="Arial" w:cs="Arial"/>
            <w:sz w:val="22"/>
            <w:szCs w:val="22"/>
          </w:rPr>
          <w:t>3</w:t>
        </w:r>
      </w:ins>
      <w:ins w:id="218" w:author="Keene-Snickers,Lexi" w:date="2025-03-18T15:47:00Z" w16du:dateUtc="2025-03-18T21:47:00Z">
        <w:r w:rsidR="00957D54">
          <w:rPr>
            <w:rFonts w:ascii="Arial" w:hAnsi="Arial" w:cs="Arial"/>
            <w:sz w:val="22"/>
            <w:szCs w:val="22"/>
          </w:rPr>
          <w:t>8</w:t>
        </w:r>
      </w:ins>
      <w:ins w:id="219" w:author="Keene-Snickers,Lexi" w:date="2025-03-18T15:46:00Z" w16du:dateUtc="2025-03-18T21:46:00Z">
        <w:r w:rsidR="00957D54">
          <w:rPr>
            <w:rFonts w:ascii="Arial" w:hAnsi="Arial" w:cs="Arial"/>
            <w:sz w:val="22"/>
            <w:szCs w:val="22"/>
          </w:rPr>
          <w:t xml:space="preserve"> </w:t>
        </w:r>
      </w:ins>
      <w:r>
        <w:rPr>
          <w:rFonts w:ascii="Arial" w:hAnsi="Arial" w:cs="Arial"/>
          <w:sz w:val="22"/>
          <w:szCs w:val="22"/>
        </w:rPr>
        <w:t xml:space="preserve">were </w:t>
      </w:r>
      <w:r w:rsidR="004664C1">
        <w:rPr>
          <w:rFonts w:ascii="Arial" w:hAnsi="Arial" w:cs="Arial"/>
          <w:sz w:val="22"/>
          <w:szCs w:val="22"/>
        </w:rPr>
        <w:t>infected at low levels</w:t>
      </w:r>
      <w:del w:id="220" w:author="Stenglein,Mark" w:date="2025-03-06T14:29:00Z" w16du:dateUtc="2025-03-06T21:29:00Z">
        <w:r w:rsidDel="004664C1">
          <w:rPr>
            <w:rFonts w:ascii="Arial" w:hAnsi="Arial" w:cs="Arial"/>
            <w:sz w:val="22"/>
            <w:szCs w:val="22"/>
          </w:rPr>
          <w:delText>positives</w:delText>
        </w:r>
      </w:del>
      <w:r>
        <w:rPr>
          <w:rFonts w:ascii="Arial" w:hAnsi="Arial" w:cs="Arial"/>
          <w:sz w:val="22"/>
          <w:szCs w:val="22"/>
        </w:rPr>
        <w:t xml:space="preserve">, </w:t>
      </w:r>
      <w:r w:rsidR="002C2EDD">
        <w:rPr>
          <w:rFonts w:ascii="Arial" w:hAnsi="Arial" w:cs="Arial"/>
          <w:sz w:val="22"/>
          <w:szCs w:val="22"/>
        </w:rPr>
        <w:t xml:space="preserve">and </w:t>
      </w:r>
      <w:commentRangeStart w:id="221"/>
      <w:del w:id="222" w:author="Keene-Snickers,Lexi" w:date="2025-03-18T15:54:00Z" w16du:dateUtc="2025-03-18T21:54:00Z">
        <w:r w:rsidR="00CA7501" w:rsidDel="00957D54">
          <w:rPr>
            <w:rFonts w:ascii="Arial" w:hAnsi="Arial" w:cs="Arial"/>
            <w:sz w:val="22"/>
            <w:szCs w:val="22"/>
          </w:rPr>
          <w:delText>four</w:delText>
        </w:r>
        <w:r w:rsidDel="00957D54">
          <w:rPr>
            <w:rFonts w:ascii="Arial" w:hAnsi="Arial" w:cs="Arial"/>
            <w:sz w:val="22"/>
            <w:szCs w:val="22"/>
          </w:rPr>
          <w:delText xml:space="preserve"> </w:delText>
        </w:r>
        <w:commentRangeEnd w:id="221"/>
        <w:r w:rsidR="002C2EDD" w:rsidDel="00957D54">
          <w:rPr>
            <w:rStyle w:val="CommentReference"/>
          </w:rPr>
          <w:commentReference w:id="221"/>
        </w:r>
      </w:del>
      <w:ins w:id="223" w:author="Keene-Snickers,Lexi" w:date="2025-03-18T15:54:00Z" w16du:dateUtc="2025-03-18T21:54:00Z">
        <w:r w:rsidR="00957D54">
          <w:rPr>
            <w:rFonts w:ascii="Arial" w:hAnsi="Arial" w:cs="Arial"/>
            <w:sz w:val="22"/>
            <w:szCs w:val="22"/>
          </w:rPr>
          <w:t xml:space="preserve">three </w:t>
        </w:r>
      </w:ins>
      <w:r w:rsidR="002C2EDD">
        <w:rPr>
          <w:rFonts w:ascii="Arial" w:hAnsi="Arial" w:cs="Arial"/>
          <w:sz w:val="22"/>
          <w:szCs w:val="22"/>
        </w:rPr>
        <w:t xml:space="preserve">had been unexpectedly positive for only </w:t>
      </w:r>
      <w:r w:rsidR="00CA7501">
        <w:rPr>
          <w:rFonts w:ascii="Arial" w:hAnsi="Arial" w:cs="Arial"/>
          <w:sz w:val="22"/>
          <w:szCs w:val="22"/>
        </w:rPr>
        <w:t xml:space="preserve">one </w:t>
      </w:r>
      <w:del w:id="224" w:author="Stenglein,Mark" w:date="2025-03-06T14:30:00Z" w16du:dateUtc="2025-03-06T21:30:00Z">
        <w:r w:rsidR="00CA7501" w:rsidDel="002C2EDD">
          <w:rPr>
            <w:rFonts w:ascii="Arial" w:hAnsi="Arial" w:cs="Arial"/>
            <w:sz w:val="22"/>
            <w:szCs w:val="22"/>
          </w:rPr>
          <w:delText xml:space="preserve">set </w:delText>
        </w:r>
      </w:del>
      <w:r w:rsidR="00CA7501">
        <w:rPr>
          <w:rFonts w:ascii="Arial" w:hAnsi="Arial" w:cs="Arial"/>
          <w:sz w:val="22"/>
          <w:szCs w:val="22"/>
        </w:rPr>
        <w:t>of our galbut virus RT-qPCR primer</w:t>
      </w:r>
      <w:r w:rsidR="002C2EDD">
        <w:rPr>
          <w:rFonts w:ascii="Arial" w:hAnsi="Arial" w:cs="Arial"/>
          <w:sz w:val="22"/>
          <w:szCs w:val="22"/>
        </w:rPr>
        <w:t xml:space="preserve"> pairs</w:t>
      </w:r>
      <w:r w:rsidR="00CA7501">
        <w:rPr>
          <w:rFonts w:ascii="Arial" w:hAnsi="Arial" w:cs="Arial"/>
          <w:sz w:val="22"/>
          <w:szCs w:val="22"/>
        </w:rPr>
        <w:t xml:space="preserve">. </w:t>
      </w:r>
      <w:ins w:id="225" w:author="Keene-Snickers,Lexi" w:date="2025-03-18T15:55:00Z" w16du:dateUtc="2025-03-18T21:55:00Z">
        <w:r w:rsidR="00957D54">
          <w:rPr>
            <w:rFonts w:ascii="Arial" w:hAnsi="Arial" w:cs="Arial"/>
            <w:sz w:val="22"/>
            <w:szCs w:val="22"/>
          </w:rPr>
          <w:t xml:space="preserve">The remaining 11 likely did not get enough sequencing depth to recover galbut virus and chaq virus sequences. </w:t>
        </w:r>
      </w:ins>
    </w:p>
    <w:p w14:paraId="6A278C32" w14:textId="77777777" w:rsidR="00B557DF" w:rsidRDefault="00B557DF" w:rsidP="00081385">
      <w:pPr>
        <w:spacing w:line="360" w:lineRule="auto"/>
        <w:rPr>
          <w:ins w:id="226" w:author="Keene-Snickers,Lexi" w:date="2025-03-18T15:27:00Z" w16du:dateUtc="2025-03-18T21:27:00Z"/>
          <w:rFonts w:ascii="Arial" w:hAnsi="Arial" w:cs="Arial"/>
          <w:sz w:val="22"/>
          <w:szCs w:val="22"/>
        </w:rPr>
      </w:pPr>
    </w:p>
    <w:p w14:paraId="354BC63B" w14:textId="61D97A70" w:rsidR="00957D54" w:rsidRDefault="00957D54" w:rsidP="00081385">
      <w:pPr>
        <w:spacing w:line="360" w:lineRule="auto"/>
        <w:rPr>
          <w:ins w:id="227" w:author="Keene-Snickers,Lexi" w:date="2025-03-18T15:28:00Z" w16du:dateUtc="2025-03-18T21:28:00Z"/>
          <w:rFonts w:ascii="Arial" w:hAnsi="Arial" w:cs="Arial"/>
          <w:sz w:val="22"/>
          <w:szCs w:val="22"/>
        </w:rPr>
      </w:pPr>
      <w:ins w:id="228" w:author="Keene-Snickers,Lexi" w:date="2025-03-18T15:27:00Z" w16du:dateUtc="2025-03-18T21:27:00Z">
        <w:r>
          <w:rPr>
            <w:rFonts w:ascii="Arial" w:hAnsi="Arial" w:cs="Arial"/>
            <w:sz w:val="22"/>
            <w:szCs w:val="22"/>
          </w:rPr>
          <w:tab/>
        </w:r>
        <w:r w:rsidRPr="00957D54">
          <w:rPr>
            <w:rFonts w:ascii="Arial" w:hAnsi="Arial" w:cs="Arial"/>
            <w:sz w:val="22"/>
            <w:szCs w:val="22"/>
            <w:highlight w:val="yellow"/>
            <w:rPrChange w:id="229" w:author="Keene-Snickers,Lexi" w:date="2025-03-18T15:28:00Z" w16du:dateUtc="2025-03-18T21:28:00Z">
              <w:rPr>
                <w:rFonts w:ascii="Arial" w:hAnsi="Arial" w:cs="Arial"/>
                <w:sz w:val="22"/>
                <w:szCs w:val="22"/>
              </w:rPr>
            </w:rPrChange>
          </w:rPr>
          <w:t>Sente</w:t>
        </w:r>
      </w:ins>
      <w:ins w:id="230" w:author="Keene-Snickers,Lexi" w:date="2025-03-18T15:28:00Z" w16du:dateUtc="2025-03-18T21:28:00Z">
        <w:r w:rsidRPr="00957D54">
          <w:rPr>
            <w:rFonts w:ascii="Arial" w:hAnsi="Arial" w:cs="Arial"/>
            <w:sz w:val="22"/>
            <w:szCs w:val="22"/>
            <w:highlight w:val="yellow"/>
            <w:rPrChange w:id="231" w:author="Keene-Snickers,Lexi" w:date="2025-03-18T15:28:00Z" w16du:dateUtc="2025-03-18T21:28:00Z">
              <w:rPr>
                <w:rFonts w:ascii="Arial" w:hAnsi="Arial" w:cs="Arial"/>
                <w:sz w:val="22"/>
                <w:szCs w:val="22"/>
              </w:rPr>
            </w:rPrChange>
          </w:rPr>
          <w:t>nce or two about the EVE stuff</w:t>
        </w:r>
      </w:ins>
    </w:p>
    <w:p w14:paraId="4D982E0C" w14:textId="77777777" w:rsidR="00957D54" w:rsidRDefault="00957D54" w:rsidP="00081385">
      <w:pPr>
        <w:spacing w:line="360" w:lineRule="auto"/>
        <w:rPr>
          <w:rFonts w:ascii="Arial" w:hAnsi="Arial" w:cs="Arial"/>
          <w:sz w:val="22"/>
          <w:szCs w:val="22"/>
        </w:rPr>
      </w:pPr>
    </w:p>
    <w:p w14:paraId="780C0376" w14:textId="0665BD39" w:rsidR="00B557DF" w:rsidRDefault="00B557DF" w:rsidP="00081385">
      <w:pPr>
        <w:spacing w:line="360" w:lineRule="auto"/>
        <w:rPr>
          <w:rFonts w:ascii="Arial" w:hAnsi="Arial" w:cs="Arial"/>
          <w:sz w:val="22"/>
          <w:szCs w:val="22"/>
        </w:rPr>
      </w:pPr>
      <w:r>
        <w:rPr>
          <w:rFonts w:ascii="Arial" w:hAnsi="Arial" w:cs="Arial"/>
          <w:sz w:val="22"/>
          <w:szCs w:val="22"/>
        </w:rPr>
        <w:tab/>
      </w:r>
      <w:ins w:id="232" w:author="Keene-Snickers,Lexi" w:date="2025-03-18T16:17:00Z" w16du:dateUtc="2025-03-18T22:17:00Z">
        <w:r w:rsidR="00957D54">
          <w:rPr>
            <w:rFonts w:ascii="Arial" w:hAnsi="Arial" w:cs="Arial"/>
            <w:sz w:val="22"/>
            <w:szCs w:val="22"/>
          </w:rPr>
          <w:t xml:space="preserve">We </w:t>
        </w:r>
      </w:ins>
      <w:ins w:id="233" w:author="Keene-Snickers,Lexi" w:date="2025-03-18T16:18:00Z" w16du:dateUtc="2025-03-18T22:18:00Z">
        <w:r w:rsidR="00957D54">
          <w:rPr>
            <w:rFonts w:ascii="Arial" w:hAnsi="Arial" w:cs="Arial"/>
            <w:sz w:val="22"/>
            <w:szCs w:val="22"/>
          </w:rPr>
          <w:t xml:space="preserve">next wanted to look at the correlation of galbut virus RNA 1 levels detected by RT-qPCR and the number of reads per million. We found that </w:t>
        </w:r>
      </w:ins>
      <w:commentRangeStart w:id="234"/>
      <w:del w:id="235" w:author="Keene-Snickers,Lexi" w:date="2025-03-18T16:17:00Z" w16du:dateUtc="2025-03-18T22:17:00Z">
        <w:r w:rsidR="009359A0" w:rsidDel="00957D54">
          <w:rPr>
            <w:rFonts w:ascii="Arial" w:hAnsi="Arial" w:cs="Arial"/>
            <w:sz w:val="22"/>
            <w:szCs w:val="22"/>
          </w:rPr>
          <w:delText xml:space="preserve">Galbut virus infection levels exhibited a bimodal distribution of </w:delText>
        </w:r>
        <w:r w:rsidR="0005265A" w:rsidDel="00957D54">
          <w:rPr>
            <w:rFonts w:ascii="Arial" w:hAnsi="Arial" w:cs="Arial"/>
            <w:sz w:val="22"/>
            <w:szCs w:val="22"/>
          </w:rPr>
          <w:delText xml:space="preserve">were samples with high and low </w:delText>
        </w:r>
        <w:r w:rsidR="009359A0" w:rsidDel="00957D54">
          <w:rPr>
            <w:rFonts w:ascii="Arial" w:hAnsi="Arial" w:cs="Arial"/>
            <w:sz w:val="22"/>
            <w:szCs w:val="22"/>
          </w:rPr>
          <w:delText xml:space="preserve">RNA </w:delText>
        </w:r>
        <w:r w:rsidR="0005265A" w:rsidDel="00957D54">
          <w:rPr>
            <w:rFonts w:ascii="Arial" w:hAnsi="Arial" w:cs="Arial"/>
            <w:sz w:val="22"/>
            <w:szCs w:val="22"/>
          </w:rPr>
          <w:delText xml:space="preserve">levels </w:delText>
        </w:r>
        <w:commentRangeEnd w:id="234"/>
        <w:r w:rsidR="009359A0" w:rsidDel="00957D54">
          <w:rPr>
            <w:rStyle w:val="CommentReference"/>
          </w:rPr>
          <w:commentReference w:id="234"/>
        </w:r>
        <w:r w:rsidR="0005265A" w:rsidDel="00957D54">
          <w:rPr>
            <w:rFonts w:ascii="Arial" w:hAnsi="Arial" w:cs="Arial"/>
            <w:sz w:val="22"/>
            <w:szCs w:val="22"/>
          </w:rPr>
          <w:delText>of infection (</w:delText>
        </w:r>
        <w:commentRangeStart w:id="236"/>
        <w:commentRangeStart w:id="237"/>
        <w:r w:rsidR="0005265A" w:rsidRPr="00E97611" w:rsidDel="00957D54">
          <w:rPr>
            <w:rFonts w:ascii="Arial" w:hAnsi="Arial" w:cs="Arial"/>
            <w:b/>
            <w:bCs/>
            <w:sz w:val="22"/>
            <w:szCs w:val="22"/>
          </w:rPr>
          <w:delText>Fig. 1C</w:delText>
        </w:r>
        <w:commentRangeEnd w:id="236"/>
        <w:r w:rsidR="008F3934" w:rsidDel="00957D54">
          <w:rPr>
            <w:rStyle w:val="CommentReference"/>
          </w:rPr>
          <w:commentReference w:id="236"/>
        </w:r>
        <w:commentRangeEnd w:id="237"/>
        <w:r w:rsidR="00415D3A" w:rsidDel="00957D54">
          <w:rPr>
            <w:rStyle w:val="CommentReference"/>
          </w:rPr>
          <w:commentReference w:id="237"/>
        </w:r>
        <w:r w:rsidR="0005265A" w:rsidDel="00957D54">
          <w:rPr>
            <w:rFonts w:ascii="Arial" w:hAnsi="Arial" w:cs="Arial"/>
            <w:sz w:val="22"/>
            <w:szCs w:val="22"/>
          </w:rPr>
          <w:delText xml:space="preserve">). </w:delText>
        </w:r>
      </w:del>
      <w:del w:id="238" w:author="Stenglein,Mark" w:date="2025-03-07T09:44:00Z" w16du:dateUtc="2025-03-07T16:44:00Z">
        <w:r w:rsidR="0005265A" w:rsidDel="009359A0">
          <w:rPr>
            <w:rFonts w:ascii="Arial" w:hAnsi="Arial" w:cs="Arial"/>
            <w:sz w:val="22"/>
            <w:szCs w:val="22"/>
          </w:rPr>
          <w:delText xml:space="preserve">To determine if this was reflected in the sequencing data we </w:delText>
        </w:r>
        <w:r w:rsidR="003F5D8A" w:rsidDel="009359A0">
          <w:rPr>
            <w:rFonts w:ascii="Arial" w:hAnsi="Arial" w:cs="Arial"/>
            <w:sz w:val="22"/>
            <w:szCs w:val="22"/>
          </w:rPr>
          <w:delText xml:space="preserve">first </w:delText>
        </w:r>
        <w:r w:rsidR="002F309F" w:rsidDel="009359A0">
          <w:rPr>
            <w:rFonts w:ascii="Arial" w:hAnsi="Arial" w:cs="Arial"/>
            <w:sz w:val="22"/>
            <w:szCs w:val="22"/>
          </w:rPr>
          <w:delText>look</w:delText>
        </w:r>
        <w:r w:rsidR="0005265A" w:rsidDel="009359A0">
          <w:rPr>
            <w:rFonts w:ascii="Arial" w:hAnsi="Arial" w:cs="Arial"/>
            <w:sz w:val="22"/>
            <w:szCs w:val="22"/>
          </w:rPr>
          <w:delText>ed</w:delText>
        </w:r>
        <w:r w:rsidR="002F309F" w:rsidDel="009359A0">
          <w:rPr>
            <w:rFonts w:ascii="Arial" w:hAnsi="Arial" w:cs="Arial"/>
            <w:sz w:val="22"/>
            <w:szCs w:val="22"/>
          </w:rPr>
          <w:delText xml:space="preserve"> at whether g</w:delText>
        </w:r>
      </w:del>
      <w:ins w:id="239" w:author="Keene-Snickers,Lexi" w:date="2025-03-18T16:18:00Z" w16du:dateUtc="2025-03-18T22:18:00Z">
        <w:r w:rsidR="00957D54">
          <w:rPr>
            <w:rFonts w:ascii="Arial" w:hAnsi="Arial" w:cs="Arial"/>
            <w:sz w:val="22"/>
            <w:szCs w:val="22"/>
          </w:rPr>
          <w:t>g</w:t>
        </w:r>
      </w:ins>
      <w:ins w:id="240" w:author="Stenglein,Mark" w:date="2025-03-07T09:44:00Z" w16du:dateUtc="2025-03-07T16:44:00Z">
        <w:del w:id="241" w:author="Keene-Snickers,Lexi" w:date="2025-03-18T16:18:00Z" w16du:dateUtc="2025-03-18T22:18:00Z">
          <w:r w:rsidR="009359A0" w:rsidDel="00957D54">
            <w:rPr>
              <w:rFonts w:ascii="Arial" w:hAnsi="Arial" w:cs="Arial"/>
              <w:sz w:val="22"/>
              <w:szCs w:val="22"/>
            </w:rPr>
            <w:delText>G</w:delText>
          </w:r>
        </w:del>
      </w:ins>
      <w:r w:rsidR="002F309F">
        <w:rPr>
          <w:rFonts w:ascii="Arial" w:hAnsi="Arial" w:cs="Arial"/>
          <w:sz w:val="22"/>
          <w:szCs w:val="22"/>
        </w:rPr>
        <w:t xml:space="preserve">albut virus levels </w:t>
      </w:r>
      <w:r w:rsidR="009359A0">
        <w:rPr>
          <w:rFonts w:ascii="Arial" w:hAnsi="Arial" w:cs="Arial"/>
          <w:sz w:val="22"/>
          <w:szCs w:val="22"/>
        </w:rPr>
        <w:t xml:space="preserve">quantified from numbers of mapping reads correlated with levels measured by </w:t>
      </w:r>
      <w:r w:rsidR="002F309F">
        <w:rPr>
          <w:rFonts w:ascii="Arial" w:hAnsi="Arial" w:cs="Arial"/>
          <w:sz w:val="22"/>
          <w:szCs w:val="22"/>
        </w:rPr>
        <w:t>RT-qPCR were</w:t>
      </w:r>
      <w:r w:rsidR="009359A0">
        <w:rPr>
          <w:rFonts w:ascii="Arial" w:hAnsi="Arial" w:cs="Arial"/>
          <w:sz w:val="22"/>
          <w:szCs w:val="22"/>
        </w:rPr>
        <w:t xml:space="preserve"> (</w:t>
      </w:r>
      <w:r w:rsidR="009359A0">
        <w:rPr>
          <w:rFonts w:ascii="Arial" w:hAnsi="Arial" w:cs="Arial"/>
          <w:b/>
          <w:bCs/>
          <w:sz w:val="22"/>
          <w:szCs w:val="22"/>
        </w:rPr>
        <w:t>p &lt; 0.001</w:t>
      </w:r>
      <w:ins w:id="242" w:author="Keene-Snickers,Lexi" w:date="2025-03-18T16:19:00Z" w16du:dateUtc="2025-03-18T22:19:00Z">
        <w:r w:rsidR="00957D54">
          <w:rPr>
            <w:rFonts w:ascii="Arial" w:hAnsi="Arial" w:cs="Arial"/>
            <w:b/>
            <w:bCs/>
            <w:sz w:val="22"/>
            <w:szCs w:val="22"/>
          </w:rPr>
          <w:t>,</w:t>
        </w:r>
      </w:ins>
      <w:r w:rsidR="009359A0">
        <w:rPr>
          <w:rFonts w:ascii="Arial" w:hAnsi="Arial" w:cs="Arial"/>
          <w:b/>
          <w:bCs/>
          <w:sz w:val="22"/>
          <w:szCs w:val="22"/>
        </w:rPr>
        <w:t xml:space="preserve"> </w:t>
      </w:r>
      <w:del w:id="243" w:author="Stenglein,Mark" w:date="2025-03-07T09:46:00Z" w16du:dateUtc="2025-03-07T16:46:00Z">
        <w:r w:rsidR="002F309F" w:rsidDel="009359A0">
          <w:rPr>
            <w:rFonts w:ascii="Arial" w:hAnsi="Arial" w:cs="Arial"/>
            <w:sz w:val="22"/>
            <w:szCs w:val="22"/>
          </w:rPr>
          <w:delText xml:space="preserve">. In a linear model, there was </w:delText>
        </w:r>
        <w:r w:rsidR="0005265A" w:rsidDel="009359A0">
          <w:rPr>
            <w:rFonts w:ascii="Arial" w:hAnsi="Arial" w:cs="Arial"/>
            <w:sz w:val="22"/>
            <w:szCs w:val="22"/>
          </w:rPr>
          <w:delText xml:space="preserve">a </w:delText>
        </w:r>
        <w:r w:rsidR="002F309F" w:rsidDel="009359A0">
          <w:rPr>
            <w:rFonts w:ascii="Arial" w:hAnsi="Arial" w:cs="Arial"/>
            <w:sz w:val="22"/>
            <w:szCs w:val="22"/>
          </w:rPr>
          <w:delText xml:space="preserve">correlation between relative galbut virus RNA </w:delText>
        </w:r>
        <w:r w:rsidR="0005265A" w:rsidDel="009359A0">
          <w:rPr>
            <w:rFonts w:ascii="Arial" w:hAnsi="Arial" w:cs="Arial"/>
            <w:sz w:val="22"/>
            <w:szCs w:val="22"/>
          </w:rPr>
          <w:delText xml:space="preserve">levels </w:delText>
        </w:r>
        <w:r w:rsidR="002F309F" w:rsidDel="009359A0">
          <w:rPr>
            <w:rFonts w:ascii="Arial" w:hAnsi="Arial" w:cs="Arial"/>
            <w:sz w:val="22"/>
            <w:szCs w:val="22"/>
          </w:rPr>
          <w:delText xml:space="preserve">and </w:delText>
        </w:r>
        <w:r w:rsidR="0005265A" w:rsidDel="009359A0">
          <w:rPr>
            <w:rFonts w:ascii="Arial" w:hAnsi="Arial" w:cs="Arial"/>
            <w:sz w:val="22"/>
            <w:szCs w:val="22"/>
          </w:rPr>
          <w:delText xml:space="preserve">the number of galbut virus </w:delText>
        </w:r>
        <w:r w:rsidR="002F309F" w:rsidDel="009359A0">
          <w:rPr>
            <w:rFonts w:ascii="Arial" w:hAnsi="Arial" w:cs="Arial"/>
            <w:sz w:val="22"/>
            <w:szCs w:val="22"/>
          </w:rPr>
          <w:delText>reads</w:delText>
        </w:r>
        <w:r w:rsidR="0005265A" w:rsidDel="009359A0">
          <w:rPr>
            <w:rFonts w:ascii="Arial" w:hAnsi="Arial" w:cs="Arial"/>
            <w:sz w:val="22"/>
            <w:szCs w:val="22"/>
          </w:rPr>
          <w:delText xml:space="preserve"> obtained</w:delText>
        </w:r>
        <w:r w:rsidR="002F309F" w:rsidDel="009359A0">
          <w:rPr>
            <w:rFonts w:ascii="Arial" w:hAnsi="Arial" w:cs="Arial"/>
            <w:sz w:val="22"/>
            <w:szCs w:val="22"/>
          </w:rPr>
          <w:delText xml:space="preserve"> (</w:delText>
        </w:r>
      </w:del>
      <w:del w:id="244" w:author="Keene-Snickers,Lexi" w:date="2025-03-18T16:18:00Z" w16du:dateUtc="2025-03-18T22:18:00Z">
        <w:r w:rsidR="002F309F" w:rsidDel="00957D54">
          <w:rPr>
            <w:rFonts w:ascii="Arial" w:hAnsi="Arial" w:cs="Arial"/>
            <w:sz w:val="22"/>
            <w:szCs w:val="22"/>
          </w:rPr>
          <w:delText>p &lt; 0.</w:delText>
        </w:r>
        <w:commentRangeStart w:id="245"/>
        <w:commentRangeStart w:id="246"/>
        <w:r w:rsidR="002F309F" w:rsidDel="00957D54">
          <w:rPr>
            <w:rFonts w:ascii="Arial" w:hAnsi="Arial" w:cs="Arial"/>
            <w:sz w:val="22"/>
            <w:szCs w:val="22"/>
          </w:rPr>
          <w:delText>001</w:delText>
        </w:r>
        <w:commentRangeEnd w:id="245"/>
        <w:r w:rsidR="002F309F" w:rsidDel="00957D54">
          <w:rPr>
            <w:rStyle w:val="CommentReference"/>
          </w:rPr>
          <w:commentReference w:id="245"/>
        </w:r>
        <w:commentRangeEnd w:id="246"/>
        <w:r w:rsidR="009359A0" w:rsidDel="00957D54">
          <w:rPr>
            <w:rStyle w:val="CommentReference"/>
          </w:rPr>
          <w:commentReference w:id="246"/>
        </w:r>
        <w:r w:rsidR="003F5D8A" w:rsidDel="00957D54">
          <w:rPr>
            <w:rFonts w:ascii="Arial" w:hAnsi="Arial" w:cs="Arial"/>
            <w:sz w:val="22"/>
            <w:szCs w:val="22"/>
          </w:rPr>
          <w:delText>,</w:delText>
        </w:r>
      </w:del>
      <w:r w:rsidR="003F5D8A">
        <w:rPr>
          <w:rFonts w:ascii="Arial" w:hAnsi="Arial" w:cs="Arial"/>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4D35F15B" w14:textId="1FFE06A8" w:rsidR="003A1006" w:rsidRPr="004B1DE5" w:rsidRDefault="00E026FB" w:rsidP="00081385">
      <w:pPr>
        <w:spacing w:line="360" w:lineRule="auto"/>
        <w:rPr>
          <w:rFonts w:ascii="Arial" w:hAnsi="Arial" w:cs="Arial"/>
          <w:b/>
          <w:bCs/>
          <w:sz w:val="22"/>
          <w:szCs w:val="22"/>
        </w:rPr>
      </w:pPr>
      <w:commentRangeStart w:id="247"/>
      <w:commentRangeStart w:id="248"/>
      <w:commentRangeStart w:id="249"/>
      <w:commentRangeStart w:id="250"/>
      <w:commentRangeStart w:id="251"/>
      <w:commentRangeStart w:id="252"/>
      <w:r w:rsidRPr="004B1DE5">
        <w:rPr>
          <w:rFonts w:ascii="Arial" w:hAnsi="Arial" w:cs="Arial"/>
          <w:b/>
          <w:bCs/>
          <w:sz w:val="22"/>
          <w:szCs w:val="22"/>
        </w:rPr>
        <w:lastRenderedPageBreak/>
        <w:t xml:space="preserve">Table </w:t>
      </w:r>
      <w:commentRangeEnd w:id="247"/>
      <w:r w:rsidR="005A32C1">
        <w:rPr>
          <w:rStyle w:val="CommentReference"/>
        </w:rPr>
        <w:commentReference w:id="247"/>
      </w:r>
      <w:commentRangeEnd w:id="248"/>
      <w:r w:rsidR="00F06884">
        <w:rPr>
          <w:rStyle w:val="CommentReference"/>
        </w:rPr>
        <w:commentReference w:id="248"/>
      </w:r>
      <w:commentRangeEnd w:id="249"/>
      <w:r w:rsidR="005D0CFB">
        <w:rPr>
          <w:rStyle w:val="CommentReference"/>
        </w:rPr>
        <w:commentReference w:id="249"/>
      </w:r>
      <w:commentRangeEnd w:id="250"/>
      <w:r w:rsidR="005D0CFB">
        <w:rPr>
          <w:rStyle w:val="CommentReference"/>
        </w:rPr>
        <w:commentReference w:id="250"/>
      </w:r>
      <w:commentRangeEnd w:id="251"/>
      <w:r w:rsidR="006200EA">
        <w:rPr>
          <w:rStyle w:val="CommentReference"/>
        </w:rPr>
        <w:commentReference w:id="251"/>
      </w:r>
      <w:commentRangeEnd w:id="252"/>
      <w:r w:rsidR="00957D54">
        <w:rPr>
          <w:rStyle w:val="CommentReference"/>
        </w:rPr>
        <w:commentReference w:id="252"/>
      </w:r>
      <w:r w:rsidRPr="004B1DE5">
        <w:rPr>
          <w:rFonts w:ascii="Arial" w:hAnsi="Arial" w:cs="Arial"/>
          <w:b/>
          <w:bCs/>
          <w:sz w:val="22"/>
          <w:szCs w:val="22"/>
        </w:rPr>
        <w:t>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p>
    <w:p w14:paraId="771E313F" w14:textId="7DAACCFA" w:rsidR="003A1006" w:rsidRDefault="00957D54" w:rsidP="00081385">
      <w:pPr>
        <w:spacing w:line="360" w:lineRule="auto"/>
        <w:rPr>
          <w:rFonts w:ascii="Arial" w:hAnsi="Arial" w:cs="Arial"/>
          <w:sz w:val="22"/>
          <w:szCs w:val="22"/>
        </w:rPr>
      </w:pPr>
      <w:ins w:id="253" w:author="Keene-Snickers,Lexi" w:date="2025-03-18T16:48:00Z" w16du:dateUtc="2025-03-18T22:48:00Z">
        <w:r w:rsidRPr="00957D54">
          <w:rPr>
            <w:rFonts w:ascii="Arial" w:hAnsi="Arial" w:cs="Arial"/>
            <w:sz w:val="22"/>
            <w:szCs w:val="22"/>
          </w:rPr>
          <w:drawing>
            <wp:inline distT="0" distB="0" distL="0" distR="0" wp14:anchorId="1C8694AC" wp14:editId="4D6910DF">
              <wp:extent cx="5943600" cy="5760085"/>
              <wp:effectExtent l="0" t="0" r="0" b="5715"/>
              <wp:docPr id="10732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03818" name=""/>
                      <pic:cNvPicPr/>
                    </pic:nvPicPr>
                    <pic:blipFill>
                      <a:blip r:embed="rId15"/>
                      <a:stretch>
                        <a:fillRect/>
                      </a:stretch>
                    </pic:blipFill>
                    <pic:spPr>
                      <a:xfrm>
                        <a:off x="0" y="0"/>
                        <a:ext cx="5943600" cy="5760085"/>
                      </a:xfrm>
                      <a:prstGeom prst="rect">
                        <a:avLst/>
                      </a:prstGeom>
                    </pic:spPr>
                  </pic:pic>
                </a:graphicData>
              </a:graphic>
            </wp:inline>
          </w:drawing>
        </w:r>
      </w:ins>
      <w:del w:id="254" w:author="Keene-Snickers,Lexi" w:date="2025-03-18T16:48:00Z" w16du:dateUtc="2025-03-18T22:48:00Z">
        <w:r w:rsidR="00F06884" w:rsidRPr="00F06884" w:rsidDel="00957D54">
          <w:rPr>
            <w:rFonts w:ascii="Arial" w:hAnsi="Arial" w:cs="Arial"/>
            <w:noProof/>
            <w:sz w:val="22"/>
            <w:szCs w:val="22"/>
          </w:rPr>
          <w:drawing>
            <wp:inline distT="0" distB="0" distL="0" distR="0" wp14:anchorId="2131E2CA" wp14:editId="6A33A873">
              <wp:extent cx="5943600" cy="6833235"/>
              <wp:effectExtent l="0" t="0" r="0" b="0"/>
              <wp:docPr id="44914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45937" name=""/>
                      <pic:cNvPicPr/>
                    </pic:nvPicPr>
                    <pic:blipFill>
                      <a:blip r:embed="rId16"/>
                      <a:stretch>
                        <a:fillRect/>
                      </a:stretch>
                    </pic:blipFill>
                    <pic:spPr>
                      <a:xfrm>
                        <a:off x="0" y="0"/>
                        <a:ext cx="5943600" cy="6833235"/>
                      </a:xfrm>
                      <a:prstGeom prst="rect">
                        <a:avLst/>
                      </a:prstGeom>
                    </pic:spPr>
                  </pic:pic>
                </a:graphicData>
              </a:graphic>
            </wp:inline>
          </w:drawing>
        </w:r>
      </w:del>
    </w:p>
    <w:p w14:paraId="0F917AF1" w14:textId="3210849F" w:rsidR="00006799" w:rsidRDefault="00006799" w:rsidP="00081385">
      <w:pPr>
        <w:spacing w:line="360" w:lineRule="auto"/>
        <w:rPr>
          <w:rFonts w:ascii="Arial" w:hAnsi="Arial" w:cs="Arial"/>
          <w:sz w:val="22"/>
          <w:szCs w:val="22"/>
        </w:rPr>
      </w:pPr>
    </w:p>
    <w:p w14:paraId="588A7461" w14:textId="1F6AB590" w:rsidR="00F06884" w:rsidRDefault="00F06884" w:rsidP="00081385">
      <w:pPr>
        <w:spacing w:line="360" w:lineRule="auto"/>
        <w:rPr>
          <w:rFonts w:ascii="Arial" w:hAnsi="Arial" w:cs="Arial"/>
          <w:sz w:val="22"/>
          <w:szCs w:val="22"/>
        </w:rPr>
      </w:pPr>
      <w:del w:id="255" w:author="Keene-Snickers,Lexi" w:date="2025-03-18T16:48:00Z" w16du:dateUtc="2025-03-18T22:48:00Z">
        <w:r w:rsidRPr="00F06884" w:rsidDel="00957D54">
          <w:rPr>
            <w:rFonts w:ascii="Arial" w:hAnsi="Arial" w:cs="Arial"/>
            <w:noProof/>
            <w:sz w:val="22"/>
            <w:szCs w:val="22"/>
          </w:rPr>
          <w:lastRenderedPageBreak/>
          <w:drawing>
            <wp:inline distT="0" distB="0" distL="0" distR="0" wp14:anchorId="693086BC" wp14:editId="703F2F0D">
              <wp:extent cx="5943600" cy="7225030"/>
              <wp:effectExtent l="0" t="0" r="0" b="1270"/>
              <wp:docPr id="109081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17953" name=""/>
                      <pic:cNvPicPr/>
                    </pic:nvPicPr>
                    <pic:blipFill>
                      <a:blip r:embed="rId17"/>
                      <a:stretch>
                        <a:fillRect/>
                      </a:stretch>
                    </pic:blipFill>
                    <pic:spPr>
                      <a:xfrm>
                        <a:off x="0" y="0"/>
                        <a:ext cx="5943600" cy="7225030"/>
                      </a:xfrm>
                      <a:prstGeom prst="rect">
                        <a:avLst/>
                      </a:prstGeom>
                    </pic:spPr>
                  </pic:pic>
                </a:graphicData>
              </a:graphic>
            </wp:inline>
          </w:drawing>
        </w:r>
      </w:del>
      <w:ins w:id="256" w:author="Keene-Snickers,Lexi" w:date="2025-03-18T16:49:00Z" w16du:dateUtc="2025-03-18T22:49:00Z">
        <w:r w:rsidR="00957D54" w:rsidRPr="00957D54">
          <w:rPr>
            <w:noProof/>
          </w:rPr>
          <w:t xml:space="preserve"> </w:t>
        </w:r>
        <w:r w:rsidR="00957D54" w:rsidRPr="00957D54">
          <w:rPr>
            <w:rFonts w:ascii="Arial" w:hAnsi="Arial" w:cs="Arial"/>
            <w:sz w:val="22"/>
            <w:szCs w:val="22"/>
          </w:rPr>
          <w:drawing>
            <wp:inline distT="0" distB="0" distL="0" distR="0" wp14:anchorId="0F4D2320" wp14:editId="1F01E840">
              <wp:extent cx="5943600" cy="5883910"/>
              <wp:effectExtent l="0" t="0" r="0" b="0"/>
              <wp:docPr id="91836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66032" name=""/>
                      <pic:cNvPicPr/>
                    </pic:nvPicPr>
                    <pic:blipFill>
                      <a:blip r:embed="rId18"/>
                      <a:stretch>
                        <a:fillRect/>
                      </a:stretch>
                    </pic:blipFill>
                    <pic:spPr>
                      <a:xfrm>
                        <a:off x="0" y="0"/>
                        <a:ext cx="5943600" cy="5883910"/>
                      </a:xfrm>
                      <a:prstGeom prst="rect">
                        <a:avLst/>
                      </a:prstGeom>
                    </pic:spPr>
                  </pic:pic>
                </a:graphicData>
              </a:graphic>
            </wp:inline>
          </w:drawing>
        </w:r>
      </w:ins>
    </w:p>
    <w:p w14:paraId="1709F1E4" w14:textId="3A58D7D8" w:rsidR="00F06884" w:rsidRDefault="00F06884" w:rsidP="00081385">
      <w:pPr>
        <w:spacing w:line="360" w:lineRule="auto"/>
        <w:rPr>
          <w:rFonts w:ascii="Arial" w:hAnsi="Arial" w:cs="Arial"/>
          <w:sz w:val="22"/>
          <w:szCs w:val="22"/>
        </w:rPr>
      </w:pPr>
      <w:del w:id="257" w:author="Keene-Snickers,Lexi" w:date="2025-03-18T15:21:00Z" w16du:dateUtc="2025-03-18T21:21:00Z">
        <w:r w:rsidDel="00957D54">
          <w:rPr>
            <w:rFonts w:ascii="Arial" w:hAnsi="Arial" w:cs="Arial"/>
            <w:noProof/>
            <w:sz w:val="22"/>
            <w:szCs w:val="22"/>
          </w:rPr>
          <w:lastRenderedPageBreak/>
          <w:drawing>
            <wp:inline distT="0" distB="0" distL="0" distR="0" wp14:anchorId="213AD707" wp14:editId="18B80355">
              <wp:extent cx="5943600" cy="4754880"/>
              <wp:effectExtent l="0" t="0" r="0" b="0"/>
              <wp:docPr id="911850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50383" name="Picture 911850383"/>
                      <pic:cNvPicPr/>
                    </pic:nvPicPr>
                    <pic:blipFill>
                      <a:blip r:embed="rId19"/>
                      <a:stretch>
                        <a:fillRect/>
                      </a:stretch>
                    </pic:blipFill>
                    <pic:spPr>
                      <a:xfrm>
                        <a:off x="0" y="0"/>
                        <a:ext cx="5943600" cy="4754880"/>
                      </a:xfrm>
                      <a:prstGeom prst="rect">
                        <a:avLst/>
                      </a:prstGeom>
                    </pic:spPr>
                  </pic:pic>
                </a:graphicData>
              </a:graphic>
            </wp:inline>
          </w:drawing>
        </w:r>
      </w:del>
      <w:ins w:id="258" w:author="Keene-Snickers,Lexi" w:date="2025-03-18T15:21:00Z" w16du:dateUtc="2025-03-18T21:21:00Z">
        <w:r w:rsidR="00957D54">
          <w:rPr>
            <w:rFonts w:ascii="Arial" w:hAnsi="Arial" w:cs="Arial"/>
            <w:noProof/>
            <w:sz w:val="22"/>
            <w:szCs w:val="22"/>
          </w:rPr>
          <w:drawing>
            <wp:inline distT="0" distB="0" distL="0" distR="0" wp14:anchorId="7D5D3DA6" wp14:editId="570EE97D">
              <wp:extent cx="5943600" cy="4754880"/>
              <wp:effectExtent l="0" t="0" r="0" b="0"/>
              <wp:docPr id="12125309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0979" name="Picture 1212530979"/>
                      <pic:cNvPicPr/>
                    </pic:nvPicPr>
                    <pic:blipFill>
                      <a:blip r:embed="rId20"/>
                      <a:stretch>
                        <a:fillRect/>
                      </a:stretch>
                    </pic:blipFill>
                    <pic:spPr>
                      <a:xfrm>
                        <a:off x="0" y="0"/>
                        <a:ext cx="5943600" cy="4754880"/>
                      </a:xfrm>
                      <a:prstGeom prst="rect">
                        <a:avLst/>
                      </a:prstGeom>
                    </pic:spPr>
                  </pic:pic>
                </a:graphicData>
              </a:graphic>
            </wp:inline>
          </w:drawing>
        </w:r>
      </w:ins>
    </w:p>
    <w:p w14:paraId="6CEF62CB" w14:textId="27025231" w:rsidR="00006799" w:rsidRDefault="00006799" w:rsidP="00081385">
      <w:pPr>
        <w:spacing w:line="360" w:lineRule="auto"/>
        <w:rPr>
          <w:rFonts w:ascii="Arial" w:hAnsi="Arial" w:cs="Arial"/>
          <w:sz w:val="22"/>
          <w:szCs w:val="22"/>
        </w:rPr>
      </w:pPr>
      <w:commentRangeStart w:id="259"/>
      <w:r w:rsidRPr="00006799">
        <w:rPr>
          <w:rFonts w:ascii="Arial" w:hAnsi="Arial" w:cs="Arial"/>
          <w:b/>
          <w:bCs/>
          <w:sz w:val="22"/>
          <w:szCs w:val="22"/>
        </w:rPr>
        <w:t xml:space="preserve">Figure </w:t>
      </w:r>
      <w:commentRangeEnd w:id="259"/>
      <w:r w:rsidR="004B2FE2">
        <w:rPr>
          <w:rStyle w:val="CommentReference"/>
        </w:rPr>
        <w:commentReference w:id="259"/>
      </w:r>
      <w:r w:rsidRPr="00006799">
        <w:rPr>
          <w:rFonts w:ascii="Arial" w:hAnsi="Arial" w:cs="Arial"/>
          <w:b/>
          <w:bCs/>
          <w:sz w:val="22"/>
          <w:szCs w:val="22"/>
        </w:rPr>
        <w:t xml:space="preserve">2: </w:t>
      </w:r>
      <w:r w:rsidR="006200EA">
        <w:rPr>
          <w:rFonts w:ascii="Arial" w:hAnsi="Arial" w:cs="Arial"/>
          <w:b/>
          <w:bCs/>
          <w:sz w:val="22"/>
          <w:szCs w:val="22"/>
        </w:rPr>
        <w:t>Correlation between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6200EA">
        <w:rPr>
          <w:rFonts w:ascii="Arial" w:hAnsi="Arial" w:cs="Arial"/>
          <w:sz w:val="22"/>
          <w:szCs w:val="22"/>
        </w:rPr>
        <w:t>RNA levels measured by RT-qPCR and by the number of reads</w:t>
      </w:r>
      <w:r w:rsidR="00F337C8">
        <w:rPr>
          <w:rFonts w:ascii="Arial" w:hAnsi="Arial" w:cs="Arial"/>
          <w:sz w:val="22"/>
          <w:szCs w:val="22"/>
        </w:rPr>
        <w:t xml:space="preserve"> to galbut virus RNA1 are plotted</w:t>
      </w:r>
      <w:r w:rsidR="006200EA">
        <w:rPr>
          <w:rFonts w:ascii="Arial" w:hAnsi="Arial" w:cs="Arial"/>
          <w:sz w:val="22"/>
          <w:szCs w:val="22"/>
        </w:rPr>
        <w:t xml:space="preserve">.  Linear </w:t>
      </w:r>
      <w:del w:id="260" w:author="Stenglein,Mark" w:date="2025-03-07T10:07:00Z" w16du:dateUtc="2025-03-07T17:07:00Z">
        <w:r w:rsidR="00CA7501" w:rsidDel="006200EA">
          <w:rPr>
            <w:rFonts w:ascii="Arial" w:hAnsi="Arial" w:cs="Arial"/>
            <w:sz w:val="22"/>
            <w:szCs w:val="22"/>
          </w:rPr>
          <w:delText xml:space="preserve">X-axis </w:delText>
        </w:r>
        <w:r w:rsidR="003F5D8A" w:rsidDel="006200EA">
          <w:rPr>
            <w:rFonts w:ascii="Arial" w:hAnsi="Arial" w:cs="Arial"/>
            <w:sz w:val="22"/>
            <w:szCs w:val="22"/>
          </w:rPr>
          <w:delText>i</w:delText>
        </w:r>
        <w:r w:rsidR="00CA7501" w:rsidDel="006200EA">
          <w:rPr>
            <w:rFonts w:ascii="Arial" w:hAnsi="Arial" w:cs="Arial"/>
            <w:sz w:val="22"/>
            <w:szCs w:val="22"/>
          </w:rPr>
          <w:delText>s the log10 of galbut virus RNA 1 in reads per million</w:delText>
        </w:r>
        <w:r w:rsidDel="006200EA">
          <w:rPr>
            <w:rFonts w:ascii="Arial" w:hAnsi="Arial" w:cs="Arial"/>
            <w:sz w:val="22"/>
            <w:szCs w:val="22"/>
          </w:rPr>
          <w:delText>.</w:delText>
        </w:r>
        <w:r w:rsidR="00CA7501" w:rsidDel="006200EA">
          <w:rPr>
            <w:rFonts w:ascii="Arial" w:hAnsi="Arial" w:cs="Arial"/>
            <w:sz w:val="22"/>
            <w:szCs w:val="22"/>
          </w:rPr>
          <w:delText xml:space="preserve"> Y-axis </w:delText>
        </w:r>
        <w:r w:rsidR="003F5D8A" w:rsidDel="006200EA">
          <w:rPr>
            <w:rFonts w:ascii="Arial" w:hAnsi="Arial" w:cs="Arial"/>
            <w:sz w:val="22"/>
            <w:szCs w:val="22"/>
          </w:rPr>
          <w:delText>i</w:delText>
        </w:r>
        <w:r w:rsidR="00CA7501" w:rsidDel="006200EA">
          <w:rPr>
            <w:rFonts w:ascii="Arial" w:hAnsi="Arial" w:cs="Arial"/>
            <w:sz w:val="22"/>
            <w:szCs w:val="22"/>
          </w:rPr>
          <w:delText>s the log 10 of relative galbut virus levels normalized to RpL32 mRNA. R</w:delText>
        </w:r>
      </w:del>
      <w:ins w:id="261" w:author="Stenglein,Mark" w:date="2025-03-07T10:07:00Z" w16du:dateUtc="2025-03-07T17:07:00Z">
        <w:r w:rsidR="006200EA">
          <w:rPr>
            <w:rFonts w:ascii="Arial" w:hAnsi="Arial" w:cs="Arial"/>
            <w:sz w:val="22"/>
            <w:szCs w:val="22"/>
          </w:rPr>
          <w:t>r</w:t>
        </w:r>
      </w:ins>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Pr>
          <w:rFonts w:ascii="Arial" w:hAnsi="Arial" w:cs="Arial"/>
          <w:sz w:val="22"/>
          <w:szCs w:val="22"/>
        </w:rPr>
        <w:t xml:space="preserve"> </w:t>
      </w:r>
    </w:p>
    <w:p w14:paraId="6B365FE5" w14:textId="77777777" w:rsidR="00A05B66" w:rsidRDefault="00A05B66" w:rsidP="00081385">
      <w:pPr>
        <w:spacing w:line="360" w:lineRule="auto"/>
        <w:rPr>
          <w:rFonts w:ascii="Arial" w:hAnsi="Arial" w:cs="Arial"/>
          <w:sz w:val="22"/>
          <w:szCs w:val="22"/>
        </w:rPr>
      </w:pPr>
    </w:p>
    <w:p w14:paraId="73530305" w14:textId="140C997C" w:rsidR="00A53FD5" w:rsidRPr="00E97611" w:rsidRDefault="00A53FD5" w:rsidP="00081385">
      <w:pPr>
        <w:spacing w:line="360" w:lineRule="auto"/>
        <w:rPr>
          <w:rFonts w:ascii="Arial" w:hAnsi="Arial" w:cs="Arial"/>
          <w:b/>
          <w:bCs/>
          <w:sz w:val="22"/>
          <w:szCs w:val="22"/>
        </w:rPr>
      </w:pPr>
      <w:r w:rsidRPr="00E97611">
        <w:rPr>
          <w:rFonts w:ascii="Arial" w:hAnsi="Arial" w:cs="Arial"/>
          <w:b/>
          <w:bCs/>
          <w:sz w:val="22"/>
          <w:szCs w:val="22"/>
        </w:rPr>
        <w:t xml:space="preserve">Galbut virus coinfection </w:t>
      </w:r>
      <w:r w:rsidR="005E4DA0">
        <w:rPr>
          <w:rFonts w:ascii="Arial" w:hAnsi="Arial" w:cs="Arial"/>
          <w:b/>
          <w:bCs/>
          <w:sz w:val="22"/>
          <w:szCs w:val="22"/>
        </w:rPr>
        <w:t xml:space="preserve">is common and </w:t>
      </w:r>
      <w:r w:rsidRPr="00E97611">
        <w:rPr>
          <w:rFonts w:ascii="Arial" w:hAnsi="Arial" w:cs="Arial"/>
          <w:b/>
          <w:bCs/>
          <w:sz w:val="22"/>
          <w:szCs w:val="22"/>
        </w:rPr>
        <w:t>does not require all three segments</w:t>
      </w:r>
    </w:p>
    <w:p w14:paraId="0F40BF97" w14:textId="77777777" w:rsidR="00A53FD5" w:rsidRDefault="00A53FD5" w:rsidP="00081385">
      <w:pPr>
        <w:spacing w:line="360" w:lineRule="auto"/>
        <w:rPr>
          <w:rFonts w:ascii="Arial" w:hAnsi="Arial" w:cs="Arial"/>
          <w:sz w:val="22"/>
          <w:szCs w:val="22"/>
        </w:rPr>
      </w:pPr>
    </w:p>
    <w:p w14:paraId="7F796FAA" w14:textId="4E9E11CA" w:rsidR="00006799" w:rsidRDefault="00A05B66" w:rsidP="00DA4E1F">
      <w:pPr>
        <w:spacing w:line="360" w:lineRule="auto"/>
        <w:rPr>
          <w:rFonts w:ascii="Arial" w:hAnsi="Arial" w:cs="Arial"/>
          <w:sz w:val="22"/>
          <w:szCs w:val="22"/>
        </w:rPr>
      </w:pPr>
      <w:r>
        <w:rPr>
          <w:rFonts w:ascii="Arial" w:hAnsi="Arial" w:cs="Arial"/>
          <w:sz w:val="22"/>
          <w:szCs w:val="22"/>
        </w:rPr>
        <w:tab/>
        <w:t xml:space="preserve">We </w:t>
      </w:r>
      <w:r w:rsidR="00432241">
        <w:rPr>
          <w:rFonts w:ascii="Arial" w:hAnsi="Arial" w:cs="Arial"/>
          <w:sz w:val="22"/>
          <w:szCs w:val="22"/>
        </w:rPr>
        <w:t>noted that many samples contained evidence of co-infection.</w:t>
      </w:r>
      <w:del w:id="262" w:author="Stenglein,Mark" w:date="2025-03-07T10:12:00Z" w16du:dateUtc="2025-03-07T17:12:00Z">
        <w:r w:rsidR="00A53FD5" w:rsidDel="00432241">
          <w:rPr>
            <w:rFonts w:ascii="Arial" w:hAnsi="Arial" w:cs="Arial"/>
            <w:sz w:val="22"/>
            <w:szCs w:val="22"/>
          </w:rPr>
          <w:delText xml:space="preserve"> the patterns of </w:delText>
        </w:r>
        <w:r w:rsidR="0005265A" w:rsidDel="00432241">
          <w:rPr>
            <w:rFonts w:ascii="Arial" w:hAnsi="Arial" w:cs="Arial"/>
            <w:sz w:val="22"/>
            <w:szCs w:val="22"/>
          </w:rPr>
          <w:delText xml:space="preserve">coinfection in </w:delText>
        </w:r>
        <w:r w:rsidR="00A53FD5" w:rsidDel="00432241">
          <w:rPr>
            <w:rFonts w:ascii="Arial" w:hAnsi="Arial" w:cs="Arial"/>
            <w:sz w:val="22"/>
            <w:szCs w:val="22"/>
          </w:rPr>
          <w:delText>galbut virus and chaq virus</w:delText>
        </w:r>
        <w:r w:rsidDel="00432241">
          <w:rPr>
            <w:rFonts w:ascii="Arial" w:hAnsi="Arial" w:cs="Arial"/>
            <w:sz w:val="22"/>
            <w:szCs w:val="22"/>
          </w:rPr>
          <w:delText>.</w:delText>
        </w:r>
      </w:del>
      <w:r>
        <w:rPr>
          <w:rFonts w:ascii="Arial" w:hAnsi="Arial" w:cs="Arial"/>
          <w:sz w:val="22"/>
          <w:szCs w:val="22"/>
        </w:rPr>
        <w:t xml:space="preserve"> </w:t>
      </w:r>
      <w:r w:rsidR="0007567D">
        <w:rPr>
          <w:rFonts w:ascii="Arial" w:hAnsi="Arial" w:cs="Arial"/>
          <w:sz w:val="22"/>
          <w:szCs w:val="22"/>
        </w:rPr>
        <w:t xml:space="preserve">Forty one </w:t>
      </w:r>
      <w:r>
        <w:rPr>
          <w:rFonts w:ascii="Arial" w:hAnsi="Arial" w:cs="Arial"/>
          <w:sz w:val="22"/>
          <w:szCs w:val="22"/>
        </w:rPr>
        <w:t xml:space="preserve">samples </w:t>
      </w:r>
      <w:r w:rsidR="007C5AA4">
        <w:rPr>
          <w:rFonts w:ascii="Arial" w:hAnsi="Arial" w:cs="Arial"/>
          <w:sz w:val="22"/>
          <w:szCs w:val="22"/>
        </w:rPr>
        <w:t>(</w:t>
      </w:r>
      <w:r w:rsidR="00A53FD5">
        <w:rPr>
          <w:rFonts w:ascii="Arial" w:hAnsi="Arial" w:cs="Arial"/>
          <w:sz w:val="22"/>
          <w:szCs w:val="22"/>
        </w:rPr>
        <w:t>33</w:t>
      </w:r>
      <w:r w:rsidR="007C5AA4">
        <w:rPr>
          <w:rFonts w:ascii="Arial" w:hAnsi="Arial" w:cs="Arial"/>
          <w:sz w:val="22"/>
          <w:szCs w:val="22"/>
        </w:rPr>
        <w:t xml:space="preserve">%) exhibited </w:t>
      </w:r>
      <w:r>
        <w:rPr>
          <w:rFonts w:ascii="Arial" w:hAnsi="Arial" w:cs="Arial"/>
          <w:sz w:val="22"/>
          <w:szCs w:val="22"/>
        </w:rPr>
        <w:t xml:space="preserve">evidence </w:t>
      </w:r>
      <w:r w:rsidR="007C5AA4">
        <w:rPr>
          <w:rFonts w:ascii="Arial" w:hAnsi="Arial" w:cs="Arial"/>
          <w:sz w:val="22"/>
          <w:szCs w:val="22"/>
        </w:rPr>
        <w:t xml:space="preserve">of </w:t>
      </w:r>
      <w:r>
        <w:rPr>
          <w:rFonts w:ascii="Arial" w:hAnsi="Arial" w:cs="Arial"/>
          <w:sz w:val="22"/>
          <w:szCs w:val="22"/>
        </w:rPr>
        <w:t>coinfection</w:t>
      </w:r>
      <w:r w:rsidR="0007567D">
        <w:rPr>
          <w:rFonts w:ascii="Arial" w:hAnsi="Arial" w:cs="Arial"/>
          <w:sz w:val="22"/>
          <w:szCs w:val="22"/>
        </w:rPr>
        <w:t xml:space="preserve"> by various numbers of galbut virus and chaq virus segments</w:t>
      </w:r>
      <w:r w:rsidR="00471ABC">
        <w:rPr>
          <w:rFonts w:ascii="Arial" w:hAnsi="Arial" w:cs="Arial"/>
          <w:sz w:val="22"/>
          <w:szCs w:val="22"/>
        </w:rPr>
        <w:t xml:space="preserve"> (</w:t>
      </w:r>
      <w:r w:rsidR="00471ABC" w:rsidRPr="00471ABC">
        <w:rPr>
          <w:rFonts w:ascii="Arial" w:hAnsi="Arial" w:cs="Arial"/>
          <w:b/>
          <w:bCs/>
          <w:sz w:val="22"/>
          <w:szCs w:val="22"/>
          <w:rPrChange w:id="263" w:author="Stenglein,Mark" w:date="2025-03-07T10:18:00Z" w16du:dateUtc="2025-03-07T17:18:00Z">
            <w:rPr>
              <w:rFonts w:ascii="Arial" w:hAnsi="Arial" w:cs="Arial"/>
              <w:sz w:val="22"/>
              <w:szCs w:val="22"/>
            </w:rPr>
          </w:rPrChange>
        </w:rPr>
        <w:t>Fig. 3</w:t>
      </w:r>
      <w:r w:rsidR="00471ABC">
        <w:rPr>
          <w:rFonts w:ascii="Arial" w:hAnsi="Arial" w:cs="Arial"/>
          <w:sz w:val="22"/>
          <w:szCs w:val="22"/>
        </w:rPr>
        <w:t>)</w:t>
      </w:r>
      <w:r>
        <w:rPr>
          <w:rFonts w:ascii="Arial" w:hAnsi="Arial" w:cs="Arial"/>
          <w:sz w:val="22"/>
          <w:szCs w:val="22"/>
        </w:rPr>
        <w:t xml:space="preserve">. </w:t>
      </w:r>
      <w:r w:rsidR="007C5AA4">
        <w:rPr>
          <w:rFonts w:ascii="Arial" w:hAnsi="Arial" w:cs="Arial"/>
          <w:sz w:val="22"/>
          <w:szCs w:val="22"/>
        </w:rPr>
        <w:t xml:space="preserve">Three </w:t>
      </w:r>
      <w:del w:id="264" w:author="Stenglein,Mark" w:date="2025-03-07T10:13:00Z" w16du:dateUtc="2025-03-07T17:13:00Z">
        <w:r w:rsidR="007C5AA4" w:rsidDel="005E4DA0">
          <w:rPr>
            <w:rFonts w:ascii="Arial" w:hAnsi="Arial" w:cs="Arial"/>
            <w:sz w:val="22"/>
            <w:szCs w:val="22"/>
          </w:rPr>
          <w:delText xml:space="preserve">of these </w:delText>
        </w:r>
      </w:del>
      <w:r w:rsidR="007C5AA4">
        <w:rPr>
          <w:rFonts w:ascii="Arial" w:hAnsi="Arial" w:cs="Arial"/>
          <w:sz w:val="22"/>
          <w:szCs w:val="22"/>
        </w:rPr>
        <w:t xml:space="preserve">samples corresponded to simple co-infections, with </w:t>
      </w:r>
      <w:r w:rsidR="00DA4E1F">
        <w:rPr>
          <w:rFonts w:ascii="Arial" w:hAnsi="Arial" w:cs="Arial"/>
          <w:sz w:val="22"/>
          <w:szCs w:val="22"/>
        </w:rPr>
        <w:t>two</w:t>
      </w:r>
      <w:r w:rsidR="007C5AA4">
        <w:rPr>
          <w:rFonts w:ascii="Arial" w:hAnsi="Arial" w:cs="Arial"/>
          <w:sz w:val="22"/>
          <w:szCs w:val="22"/>
        </w:rPr>
        <w:t xml:space="preserve"> sets of </w:t>
      </w:r>
      <w:r w:rsidR="00DA4E1F">
        <w:rPr>
          <w:rFonts w:ascii="Arial" w:hAnsi="Arial" w:cs="Arial"/>
          <w:sz w:val="22"/>
          <w:szCs w:val="22"/>
        </w:rPr>
        <w:t>three</w:t>
      </w:r>
      <w:r w:rsidR="007C5AA4">
        <w:rPr>
          <w:rFonts w:ascii="Arial" w:hAnsi="Arial" w:cs="Arial"/>
          <w:sz w:val="22"/>
          <w:szCs w:val="22"/>
        </w:rPr>
        <w:t xml:space="preserve"> galbut virus segments (</w:t>
      </w:r>
      <w:r w:rsidR="007C5AA4" w:rsidRPr="00B32DED">
        <w:rPr>
          <w:rFonts w:ascii="Arial" w:hAnsi="Arial" w:cs="Arial"/>
          <w:b/>
          <w:bCs/>
          <w:sz w:val="22"/>
          <w:szCs w:val="22"/>
        </w:rPr>
        <w:t>Fig.</w:t>
      </w:r>
      <w:r w:rsidR="007C5AA4">
        <w:rPr>
          <w:rFonts w:ascii="Arial" w:hAnsi="Arial" w:cs="Arial"/>
          <w:b/>
          <w:bCs/>
          <w:sz w:val="22"/>
          <w:szCs w:val="22"/>
        </w:rPr>
        <w:t xml:space="preserve"> </w:t>
      </w:r>
      <w:r w:rsidR="007C5AA4" w:rsidRPr="00B32DED">
        <w:rPr>
          <w:rFonts w:ascii="Arial" w:hAnsi="Arial" w:cs="Arial"/>
          <w:b/>
          <w:bCs/>
          <w:sz w:val="22"/>
          <w:szCs w:val="22"/>
        </w:rPr>
        <w:t>3</w:t>
      </w:r>
      <w:r w:rsidR="007C5AA4">
        <w:rPr>
          <w:rFonts w:ascii="Arial" w:hAnsi="Arial" w:cs="Arial"/>
          <w:sz w:val="22"/>
          <w:szCs w:val="22"/>
        </w:rPr>
        <w:t xml:space="preserve">). </w:t>
      </w:r>
      <w:del w:id="265" w:author="Stenglein,Mark" w:date="2025-03-07T10:13:00Z" w16du:dateUtc="2025-03-07T17:13:00Z">
        <w:r w:rsidR="00DA4E1F" w:rsidDel="001B58D3">
          <w:rPr>
            <w:rFonts w:ascii="Arial" w:hAnsi="Arial" w:cs="Arial"/>
            <w:sz w:val="22"/>
            <w:szCs w:val="22"/>
          </w:rPr>
          <w:delText>Interestingly</w:delText>
        </w:r>
      </w:del>
      <w:ins w:id="266" w:author="Stenglein,Mark" w:date="2025-03-07T10:14:00Z" w16du:dateUtc="2025-03-07T17:14:00Z">
        <w:r w:rsidR="001B58D3">
          <w:rPr>
            <w:rFonts w:ascii="Arial" w:hAnsi="Arial" w:cs="Arial"/>
            <w:sz w:val="22"/>
            <w:szCs w:val="22"/>
          </w:rPr>
          <w:t>T</w:t>
        </w:r>
      </w:ins>
      <w:del w:id="267" w:author="Stenglein,Mark" w:date="2025-03-07T10:14:00Z" w16du:dateUtc="2025-03-07T17:14:00Z">
        <w:r w:rsidR="00DA4E1F" w:rsidDel="001B58D3">
          <w:rPr>
            <w:rFonts w:ascii="Arial" w:hAnsi="Arial" w:cs="Arial"/>
            <w:sz w:val="22"/>
            <w:szCs w:val="22"/>
          </w:rPr>
          <w:delText>, t</w:delText>
        </w:r>
      </w:del>
      <w:r w:rsidR="00DA4E1F">
        <w:rPr>
          <w:rFonts w:ascii="Arial" w:hAnsi="Arial" w:cs="Arial"/>
          <w:sz w:val="22"/>
          <w:szCs w:val="22"/>
        </w:rPr>
        <w:t xml:space="preserve">hese were the only samples with </w:t>
      </w:r>
      <w:r w:rsidR="0005265A">
        <w:rPr>
          <w:rFonts w:ascii="Arial" w:hAnsi="Arial" w:cs="Arial"/>
          <w:sz w:val="22"/>
          <w:szCs w:val="22"/>
        </w:rPr>
        <w:t>two coding-complete</w:t>
      </w:r>
      <w:r w:rsidR="00DA4E1F">
        <w:rPr>
          <w:rFonts w:ascii="Arial" w:hAnsi="Arial" w:cs="Arial"/>
          <w:sz w:val="22"/>
          <w:szCs w:val="22"/>
        </w:rPr>
        <w:t xml:space="preserve"> RNA1 segments.</w:t>
      </w:r>
      <w:ins w:id="268" w:author="Stenglein,Mark" w:date="2025-03-10T09:45:00Z" w16du:dateUtc="2025-03-10T15:45:00Z">
        <w:r w:rsidR="00051CBB">
          <w:rPr>
            <w:rFonts w:ascii="Arial" w:hAnsi="Arial" w:cs="Arial"/>
            <w:sz w:val="22"/>
            <w:szCs w:val="22"/>
          </w:rPr>
          <w:t xml:space="preserve"> </w:t>
        </w:r>
      </w:ins>
      <w:moveFromRangeStart w:id="269" w:author="Stenglein,Mark" w:date="2025-03-10T09:44:00Z" w:name="move192492314"/>
      <w:moveFrom w:id="270" w:author="Stenglein,Mark" w:date="2025-03-10T09:44:00Z" w16du:dateUtc="2025-03-10T15:44:00Z">
        <w:r w:rsidR="00DA4E1F" w:rsidDel="003F690D">
          <w:rPr>
            <w:rFonts w:ascii="Arial" w:hAnsi="Arial" w:cs="Arial"/>
            <w:sz w:val="22"/>
            <w:szCs w:val="22"/>
          </w:rPr>
          <w:t xml:space="preserve"> </w:t>
        </w:r>
        <w:r w:rsidR="00255235" w:rsidDel="003F690D">
          <w:rPr>
            <w:rFonts w:ascii="Arial" w:hAnsi="Arial" w:cs="Arial"/>
            <w:sz w:val="22"/>
            <w:szCs w:val="22"/>
          </w:rPr>
          <w:t>RNA 1 was the most common coding incomplete sequence. Sequencing depth was too low to recover RNA 1 sequences from 28 samples (</w:t>
        </w:r>
        <w:r w:rsidR="00255235" w:rsidRPr="00B32DED" w:rsidDel="003F690D">
          <w:rPr>
            <w:rFonts w:ascii="Arial" w:hAnsi="Arial" w:cs="Arial"/>
            <w:b/>
            <w:bCs/>
            <w:sz w:val="22"/>
            <w:szCs w:val="22"/>
          </w:rPr>
          <w:t>Fig. 3</w:t>
        </w:r>
        <w:r w:rsidR="00255235" w:rsidDel="003F690D">
          <w:rPr>
            <w:rFonts w:ascii="Arial" w:hAnsi="Arial" w:cs="Arial"/>
            <w:sz w:val="22"/>
            <w:szCs w:val="22"/>
          </w:rPr>
          <w:t>)</w:t>
        </w:r>
      </w:moveFrom>
      <w:moveFromRangeEnd w:id="269"/>
      <w:del w:id="271" w:author="Stenglein,Mark" w:date="2025-03-10T09:45:00Z" w16du:dateUtc="2025-03-10T15:45:00Z">
        <w:r w:rsidR="00255235" w:rsidDel="00051CBB">
          <w:rPr>
            <w:rFonts w:ascii="Arial" w:hAnsi="Arial" w:cs="Arial"/>
            <w:sz w:val="22"/>
            <w:szCs w:val="22"/>
          </w:rPr>
          <w:delText>.</w:delText>
        </w:r>
        <w:r w:rsidR="007C5AA4" w:rsidDel="00051CBB">
          <w:rPr>
            <w:rFonts w:ascii="Arial" w:hAnsi="Arial" w:cs="Arial"/>
            <w:sz w:val="22"/>
            <w:szCs w:val="22"/>
          </w:rPr>
          <w:delText>The o</w:delText>
        </w:r>
      </w:del>
      <w:ins w:id="272" w:author="Stenglein,Mark" w:date="2025-03-10T09:45:00Z" w16du:dateUtc="2025-03-10T15:45:00Z">
        <w:r w:rsidR="00051CBB">
          <w:rPr>
            <w:rFonts w:ascii="Arial" w:hAnsi="Arial" w:cs="Arial"/>
            <w:sz w:val="22"/>
            <w:szCs w:val="22"/>
          </w:rPr>
          <w:t>O</w:t>
        </w:r>
      </w:ins>
      <w:r w:rsidR="007C5AA4">
        <w:rPr>
          <w:rFonts w:ascii="Arial" w:hAnsi="Arial" w:cs="Arial"/>
          <w:sz w:val="22"/>
          <w:szCs w:val="22"/>
        </w:rPr>
        <w:t>ther co-infection</w:t>
      </w:r>
      <w:r w:rsidR="00DA4E1F">
        <w:rPr>
          <w:rFonts w:ascii="Arial" w:hAnsi="Arial" w:cs="Arial"/>
          <w:sz w:val="22"/>
          <w:szCs w:val="22"/>
        </w:rPr>
        <w:t>s</w:t>
      </w:r>
      <w:r w:rsidR="007C5AA4">
        <w:rPr>
          <w:rFonts w:ascii="Arial" w:hAnsi="Arial" w:cs="Arial"/>
          <w:sz w:val="22"/>
          <w:szCs w:val="22"/>
        </w:rPr>
        <w:t xml:space="preserve"> contained variable numbers of genotypes </w:t>
      </w:r>
      <w:r w:rsidR="00051CBB">
        <w:rPr>
          <w:rFonts w:ascii="Arial" w:hAnsi="Arial" w:cs="Arial"/>
          <w:sz w:val="22"/>
          <w:szCs w:val="22"/>
        </w:rPr>
        <w:t xml:space="preserve">for </w:t>
      </w:r>
      <w:r w:rsidR="007C5AA4">
        <w:rPr>
          <w:rFonts w:ascii="Arial" w:hAnsi="Arial" w:cs="Arial"/>
          <w:sz w:val="22"/>
          <w:szCs w:val="22"/>
        </w:rPr>
        <w:t>the different segments. For instance, sample 1020-A7 contained 1 genotype for RNA1, RNA2, and chaq, but 2 distinct RNA3 genotypes that shared</w:t>
      </w:r>
      <w:r w:rsidR="00A53FD5">
        <w:rPr>
          <w:rFonts w:ascii="Arial" w:hAnsi="Arial" w:cs="Arial"/>
          <w:sz w:val="22"/>
          <w:szCs w:val="22"/>
        </w:rPr>
        <w:t xml:space="preserve"> </w:t>
      </w:r>
      <w:commentRangeStart w:id="273"/>
      <w:r w:rsidR="00A53FD5">
        <w:rPr>
          <w:rFonts w:ascii="Arial" w:hAnsi="Arial" w:cs="Arial"/>
          <w:sz w:val="22"/>
          <w:szCs w:val="22"/>
        </w:rPr>
        <w:t>98.8</w:t>
      </w:r>
      <w:r w:rsidR="007C5AA4">
        <w:rPr>
          <w:rFonts w:ascii="Arial" w:hAnsi="Arial" w:cs="Arial"/>
          <w:sz w:val="22"/>
          <w:szCs w:val="22"/>
        </w:rPr>
        <w:t>% pairwise nucleotide identity</w:t>
      </w:r>
      <w:commentRangeEnd w:id="273"/>
      <w:r w:rsidR="009D4C11">
        <w:rPr>
          <w:rStyle w:val="CommentReference"/>
        </w:rPr>
        <w:commentReference w:id="273"/>
      </w:r>
      <w:r w:rsidR="007C5AA4">
        <w:rPr>
          <w:rFonts w:ascii="Arial" w:hAnsi="Arial" w:cs="Arial"/>
          <w:sz w:val="22"/>
          <w:szCs w:val="22"/>
        </w:rPr>
        <w:t xml:space="preserve">. </w:t>
      </w:r>
      <w:r w:rsidR="00DA4E1F">
        <w:rPr>
          <w:rFonts w:ascii="Arial" w:hAnsi="Arial" w:cs="Arial"/>
          <w:sz w:val="22"/>
          <w:szCs w:val="22"/>
        </w:rPr>
        <w:t>S</w:t>
      </w:r>
      <w:r w:rsidR="00A53FD5">
        <w:rPr>
          <w:rFonts w:ascii="Arial" w:hAnsi="Arial" w:cs="Arial"/>
          <w:sz w:val="22"/>
          <w:szCs w:val="22"/>
        </w:rPr>
        <w:t xml:space="preserve">ample ME-F-1 </w:t>
      </w:r>
      <w:r w:rsidR="00541F85">
        <w:rPr>
          <w:rFonts w:ascii="Arial" w:hAnsi="Arial" w:cs="Arial"/>
          <w:sz w:val="22"/>
          <w:szCs w:val="22"/>
        </w:rPr>
        <w:t xml:space="preserve">produced </w:t>
      </w:r>
      <w:r w:rsidR="00A53FD5">
        <w:rPr>
          <w:rFonts w:ascii="Arial" w:hAnsi="Arial" w:cs="Arial"/>
          <w:sz w:val="22"/>
          <w:szCs w:val="22"/>
        </w:rPr>
        <w:t>one RNA 1</w:t>
      </w:r>
      <w:r w:rsidR="00541F85">
        <w:rPr>
          <w:rFonts w:ascii="Arial" w:hAnsi="Arial" w:cs="Arial"/>
          <w:sz w:val="22"/>
          <w:szCs w:val="22"/>
        </w:rPr>
        <w:t xml:space="preserve"> sequence</w:t>
      </w:r>
      <w:r w:rsidR="00A53FD5">
        <w:rPr>
          <w:rFonts w:ascii="Arial" w:hAnsi="Arial" w:cs="Arial"/>
          <w:sz w:val="22"/>
          <w:szCs w:val="22"/>
        </w:rPr>
        <w:t>, two RNA</w:t>
      </w:r>
      <w:r w:rsidR="00DA4E1F">
        <w:rPr>
          <w:rFonts w:ascii="Arial" w:hAnsi="Arial" w:cs="Arial"/>
          <w:sz w:val="22"/>
          <w:szCs w:val="22"/>
        </w:rPr>
        <w:t xml:space="preserve"> </w:t>
      </w:r>
      <w:r w:rsidR="00A53FD5">
        <w:rPr>
          <w:rFonts w:ascii="Arial" w:hAnsi="Arial" w:cs="Arial"/>
          <w:sz w:val="22"/>
          <w:szCs w:val="22"/>
        </w:rPr>
        <w:t>2</w:t>
      </w:r>
      <w:r w:rsidR="00DA4E1F">
        <w:rPr>
          <w:rFonts w:ascii="Arial" w:hAnsi="Arial" w:cs="Arial"/>
          <w:sz w:val="22"/>
          <w:szCs w:val="22"/>
        </w:rPr>
        <w:t>s, two</w:t>
      </w:r>
      <w:r w:rsidR="00A53FD5">
        <w:rPr>
          <w:rFonts w:ascii="Arial" w:hAnsi="Arial" w:cs="Arial"/>
          <w:sz w:val="22"/>
          <w:szCs w:val="22"/>
        </w:rPr>
        <w:t xml:space="preserve"> chaq virus</w:t>
      </w:r>
      <w:r w:rsidR="00255235">
        <w:rPr>
          <w:rFonts w:ascii="Arial" w:hAnsi="Arial" w:cs="Arial"/>
          <w:sz w:val="22"/>
          <w:szCs w:val="22"/>
        </w:rPr>
        <w:t>es</w:t>
      </w:r>
      <w:r w:rsidR="00A53FD5">
        <w:rPr>
          <w:rFonts w:ascii="Arial" w:hAnsi="Arial" w:cs="Arial"/>
          <w:sz w:val="22"/>
          <w:szCs w:val="22"/>
        </w:rPr>
        <w:t xml:space="preserve"> and three RNA 3 </w:t>
      </w:r>
      <w:r w:rsidR="00541F85">
        <w:rPr>
          <w:rFonts w:ascii="Arial" w:hAnsi="Arial" w:cs="Arial"/>
          <w:sz w:val="22"/>
          <w:szCs w:val="22"/>
        </w:rPr>
        <w:t>sequences</w:t>
      </w:r>
      <w:r w:rsidR="00A53FD5">
        <w:rPr>
          <w:rFonts w:ascii="Arial" w:hAnsi="Arial" w:cs="Arial"/>
          <w:sz w:val="22"/>
          <w:szCs w:val="22"/>
        </w:rPr>
        <w:t xml:space="preserve">. </w:t>
      </w:r>
      <w:ins w:id="274" w:author="Keene-Snickers,Lexi" w:date="2025-03-19T11:38:00Z" w16du:dateUtc="2025-03-19T17:38:00Z">
        <w:r w:rsidR="00A94DFE">
          <w:rPr>
            <w:rFonts w:ascii="Arial" w:hAnsi="Arial" w:cs="Arial"/>
            <w:sz w:val="22"/>
            <w:szCs w:val="22"/>
          </w:rPr>
          <w:lastRenderedPageBreak/>
          <w:t xml:space="preserve">Just one of the sequences was complete for the RNA 2 and RNA 3 sequences but </w:t>
        </w:r>
      </w:ins>
      <w:ins w:id="275" w:author="Keene-Snickers,Lexi" w:date="2025-03-19T11:39:00Z" w16du:dateUtc="2025-03-19T17:39:00Z">
        <w:r w:rsidR="00A94DFE">
          <w:rPr>
            <w:rFonts w:ascii="Arial" w:hAnsi="Arial" w:cs="Arial"/>
            <w:sz w:val="22"/>
            <w:szCs w:val="22"/>
          </w:rPr>
          <w:t xml:space="preserve">for chaq virus, the two sequences </w:t>
        </w:r>
      </w:ins>
      <w:ins w:id="276" w:author="Keene-Snickers,Lexi" w:date="2025-03-19T11:40:00Z" w16du:dateUtc="2025-03-19T17:40:00Z">
        <w:r w:rsidR="00A94DFE">
          <w:rPr>
            <w:rFonts w:ascii="Arial" w:hAnsi="Arial" w:cs="Arial"/>
            <w:sz w:val="22"/>
            <w:szCs w:val="22"/>
          </w:rPr>
          <w:t>shared</w:t>
        </w:r>
      </w:ins>
      <w:ins w:id="277" w:author="Keene-Snickers,Lexi" w:date="2025-03-19T11:39:00Z" w16du:dateUtc="2025-03-19T17:39:00Z">
        <w:r w:rsidR="00A94DFE">
          <w:rPr>
            <w:rFonts w:ascii="Arial" w:hAnsi="Arial" w:cs="Arial"/>
            <w:sz w:val="22"/>
            <w:szCs w:val="22"/>
          </w:rPr>
          <w:t xml:space="preserve"> 91.8% pair</w:t>
        </w:r>
      </w:ins>
      <w:ins w:id="278" w:author="Keene-Snickers,Lexi" w:date="2025-03-19T11:40:00Z" w16du:dateUtc="2025-03-19T17:40:00Z">
        <w:r w:rsidR="00A94DFE">
          <w:rPr>
            <w:rFonts w:ascii="Arial" w:hAnsi="Arial" w:cs="Arial"/>
            <w:sz w:val="22"/>
            <w:szCs w:val="22"/>
          </w:rPr>
          <w:t>wise nucleotide identity.</w:t>
        </w:r>
      </w:ins>
      <w:ins w:id="279" w:author="Keene-Snickers,Lexi" w:date="2025-03-19T11:34:00Z" w16du:dateUtc="2025-03-19T17:34:00Z">
        <w:r w:rsidR="00A94DFE">
          <w:rPr>
            <w:rFonts w:ascii="Arial" w:hAnsi="Arial" w:cs="Arial"/>
            <w:sz w:val="22"/>
            <w:szCs w:val="22"/>
          </w:rPr>
          <w:t xml:space="preserve"> </w:t>
        </w:r>
      </w:ins>
      <w:r w:rsidR="00A53FD5">
        <w:rPr>
          <w:rFonts w:ascii="Arial" w:hAnsi="Arial" w:cs="Arial"/>
          <w:sz w:val="22"/>
          <w:szCs w:val="22"/>
        </w:rPr>
        <w:t xml:space="preserve">This was the only sample to show evidence of </w:t>
      </w:r>
      <w:r w:rsidR="00541F85">
        <w:rPr>
          <w:rFonts w:ascii="Arial" w:hAnsi="Arial" w:cs="Arial"/>
          <w:sz w:val="22"/>
          <w:szCs w:val="22"/>
        </w:rPr>
        <w:t>three</w:t>
      </w:r>
      <w:r w:rsidR="00A53FD5">
        <w:rPr>
          <w:rFonts w:ascii="Arial" w:hAnsi="Arial" w:cs="Arial"/>
          <w:sz w:val="22"/>
          <w:szCs w:val="22"/>
        </w:rPr>
        <w:t xml:space="preserve"> </w:t>
      </w:r>
      <w:r w:rsidR="00541F85">
        <w:rPr>
          <w:rFonts w:ascii="Arial" w:hAnsi="Arial" w:cs="Arial"/>
          <w:sz w:val="22"/>
          <w:szCs w:val="22"/>
        </w:rPr>
        <w:t xml:space="preserve">genotypes </w:t>
      </w:r>
      <w:r w:rsidR="00A53FD5">
        <w:rPr>
          <w:rFonts w:ascii="Arial" w:hAnsi="Arial" w:cs="Arial"/>
          <w:sz w:val="22"/>
          <w:szCs w:val="22"/>
        </w:rPr>
        <w:t xml:space="preserve">for </w:t>
      </w:r>
      <w:r w:rsidR="00541F85">
        <w:rPr>
          <w:rFonts w:ascii="Arial" w:hAnsi="Arial" w:cs="Arial"/>
          <w:sz w:val="22"/>
          <w:szCs w:val="22"/>
        </w:rPr>
        <w:t xml:space="preserve">one </w:t>
      </w:r>
      <w:r w:rsidR="00A53FD5">
        <w:rPr>
          <w:rFonts w:ascii="Arial" w:hAnsi="Arial" w:cs="Arial"/>
          <w:sz w:val="22"/>
          <w:szCs w:val="22"/>
        </w:rPr>
        <w:t>segment</w:t>
      </w:r>
      <w:r w:rsidR="00255235">
        <w:rPr>
          <w:rFonts w:ascii="Arial" w:hAnsi="Arial" w:cs="Arial"/>
          <w:sz w:val="22"/>
          <w:szCs w:val="22"/>
        </w:rPr>
        <w:t xml:space="preserve"> (</w:t>
      </w:r>
      <w:commentRangeStart w:id="280"/>
      <w:r w:rsidR="00255235" w:rsidRPr="00E97611">
        <w:rPr>
          <w:rFonts w:ascii="Arial" w:hAnsi="Arial" w:cs="Arial"/>
          <w:b/>
          <w:bCs/>
          <w:sz w:val="22"/>
          <w:szCs w:val="22"/>
        </w:rPr>
        <w:t>Fig</w:t>
      </w:r>
      <w:commentRangeEnd w:id="280"/>
      <w:r w:rsidR="00E849FC">
        <w:rPr>
          <w:rStyle w:val="CommentReference"/>
        </w:rPr>
        <w:commentReference w:id="280"/>
      </w:r>
      <w:r w:rsidR="00255235" w:rsidRPr="00E97611">
        <w:rPr>
          <w:rFonts w:ascii="Arial" w:hAnsi="Arial" w:cs="Arial"/>
          <w:b/>
          <w:bCs/>
          <w:sz w:val="22"/>
          <w:szCs w:val="22"/>
        </w:rPr>
        <w:t>. 3</w:t>
      </w:r>
      <w:r w:rsidR="00255235">
        <w:rPr>
          <w:rFonts w:ascii="Arial" w:hAnsi="Arial" w:cs="Arial"/>
          <w:sz w:val="22"/>
          <w:szCs w:val="22"/>
        </w:rPr>
        <w:t>)</w:t>
      </w:r>
      <w:r w:rsidR="00A53FD5">
        <w:rPr>
          <w:rFonts w:ascii="Arial" w:hAnsi="Arial" w:cs="Arial"/>
          <w:sz w:val="22"/>
          <w:szCs w:val="22"/>
        </w:rPr>
        <w:t xml:space="preserve">. </w:t>
      </w:r>
      <w:del w:id="281" w:author="Stenglein,Mark" w:date="2025-03-10T09:46:00Z" w16du:dateUtc="2025-03-10T15:46:00Z">
        <w:r w:rsidR="00255235" w:rsidDel="00541F85">
          <w:rPr>
            <w:rFonts w:ascii="Arial" w:hAnsi="Arial" w:cs="Arial"/>
            <w:sz w:val="22"/>
            <w:szCs w:val="22"/>
          </w:rPr>
          <w:delText>Additionally, no sample from Colorado had evidence of chaq virus coinfection (</w:delText>
        </w:r>
        <w:r w:rsidR="00255235" w:rsidRPr="00B32DED" w:rsidDel="00541F85">
          <w:rPr>
            <w:rFonts w:ascii="Arial" w:hAnsi="Arial" w:cs="Arial"/>
            <w:b/>
            <w:bCs/>
            <w:sz w:val="22"/>
            <w:szCs w:val="22"/>
          </w:rPr>
          <w:delText>Fig. 3</w:delText>
        </w:r>
        <w:r w:rsidR="00255235" w:rsidDel="00541F85">
          <w:rPr>
            <w:rFonts w:ascii="Arial" w:hAnsi="Arial" w:cs="Arial"/>
            <w:sz w:val="22"/>
            <w:szCs w:val="22"/>
          </w:rPr>
          <w:delText xml:space="preserve">). </w:delText>
        </w:r>
      </w:del>
      <w:r w:rsidR="0025706B">
        <w:rPr>
          <w:rFonts w:ascii="Arial" w:hAnsi="Arial" w:cs="Arial"/>
          <w:sz w:val="22"/>
          <w:szCs w:val="22"/>
        </w:rPr>
        <w:t xml:space="preserve">This type of </w:t>
      </w:r>
      <w:r w:rsidR="00541F85">
        <w:rPr>
          <w:rFonts w:ascii="Arial" w:hAnsi="Arial" w:cs="Arial"/>
          <w:sz w:val="22"/>
          <w:szCs w:val="22"/>
        </w:rPr>
        <w:t xml:space="preserve">mixed </w:t>
      </w:r>
      <w:r w:rsidR="0025706B">
        <w:rPr>
          <w:rFonts w:ascii="Arial" w:hAnsi="Arial" w:cs="Arial"/>
          <w:sz w:val="22"/>
          <w:szCs w:val="22"/>
        </w:rPr>
        <w:t>co-infection has been observed for other segmented RNA viruses</w:t>
      </w:r>
      <w:sdt>
        <w:sdtPr>
          <w:rPr>
            <w:rFonts w:ascii="Arial" w:hAnsi="Arial" w:cs="Arial"/>
            <w:color w:val="000000"/>
            <w:sz w:val="22"/>
            <w:szCs w:val="22"/>
            <w:vertAlign w:val="superscript"/>
          </w:rPr>
          <w:tag w:val="MENDELEY_CITATION_v3_eyJjaXRhdGlvbklEIjoiTUVOREVMRVlfQ0lUQVRJT05fNGU5YjIzMzItYTczYi00ZmMyLWFiYTAtOTUwNTBlODI3MWUxIiwicHJvcGVydGllcyI6eyJub3RlSW5kZXgiOjB9LCJpc0VkaXRlZCI6ZmFsc2UsIm1hbnVhbE92ZXJyaWRlIjp7ImlzTWFudWFsbHlPdmVycmlkZGVuIjpmYWxzZSwiY2l0ZXByb2NUZXh0IjoiPHN1cD4xNOKAkzE2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1717085016"/>
          <w:placeholder>
            <w:docPart w:val="DefaultPlaceholder_-1854013440"/>
          </w:placeholder>
        </w:sdtPr>
        <w:sdtContent>
          <w:r w:rsidR="0064613C" w:rsidRPr="0064613C">
            <w:rPr>
              <w:rFonts w:ascii="Arial" w:hAnsi="Arial" w:cs="Arial"/>
              <w:color w:val="000000"/>
              <w:sz w:val="22"/>
              <w:szCs w:val="22"/>
              <w:vertAlign w:val="superscript"/>
            </w:rPr>
            <w:t>14–16</w:t>
          </w:r>
        </w:sdtContent>
      </w:sdt>
      <w:r w:rsidR="00255235">
        <w:rPr>
          <w:rFonts w:ascii="Arial" w:hAnsi="Arial" w:cs="Arial"/>
          <w:sz w:val="22"/>
          <w:szCs w:val="22"/>
        </w:rPr>
        <w:t>.</w:t>
      </w:r>
      <w:r w:rsidR="00DA4E1F">
        <w:rPr>
          <w:rFonts w:ascii="Arial" w:hAnsi="Arial" w:cs="Arial"/>
          <w:sz w:val="22"/>
          <w:szCs w:val="22"/>
        </w:rPr>
        <w:t xml:space="preserve"> </w:t>
      </w:r>
    </w:p>
    <w:p w14:paraId="01CF5C4A" w14:textId="77777777" w:rsidR="003F690D" w:rsidRDefault="003F690D" w:rsidP="00DA4E1F">
      <w:pPr>
        <w:spacing w:line="360" w:lineRule="auto"/>
        <w:rPr>
          <w:rFonts w:ascii="Arial" w:hAnsi="Arial" w:cs="Arial"/>
          <w:sz w:val="22"/>
          <w:szCs w:val="22"/>
        </w:rPr>
      </w:pPr>
    </w:p>
    <w:p w14:paraId="1313D43E" w14:textId="1A7413B0" w:rsidR="003F690D" w:rsidRDefault="00CF205B" w:rsidP="00A94DFE">
      <w:pPr>
        <w:spacing w:line="360" w:lineRule="auto"/>
        <w:ind w:firstLine="720"/>
        <w:rPr>
          <w:ins w:id="282" w:author="Keene-Snickers,Lexi" w:date="2025-03-19T11:23:00Z" w16du:dateUtc="2025-03-19T17:23:00Z"/>
          <w:rFonts w:ascii="Arial" w:hAnsi="Arial" w:cs="Arial"/>
          <w:sz w:val="22"/>
          <w:szCs w:val="22"/>
        </w:rPr>
        <w:pPrChange w:id="283" w:author="Keene-Snickers,Lexi" w:date="2025-03-19T11:40:00Z" w16du:dateUtc="2025-03-19T17:40:00Z">
          <w:pPr>
            <w:spacing w:line="360" w:lineRule="auto"/>
          </w:pPr>
        </w:pPrChange>
      </w:pPr>
      <w:r>
        <w:rPr>
          <w:rFonts w:ascii="Arial" w:hAnsi="Arial" w:cs="Arial"/>
          <w:sz w:val="22"/>
          <w:szCs w:val="22"/>
        </w:rPr>
        <w:t>Some samples with fewer galbut virus-mapping reads did not produce a complete set of galbut virus segments (</w:t>
      </w:r>
      <w:r w:rsidRPr="00CF205B">
        <w:rPr>
          <w:rFonts w:ascii="Arial" w:hAnsi="Arial" w:cs="Arial"/>
          <w:b/>
          <w:bCs/>
          <w:sz w:val="22"/>
          <w:szCs w:val="22"/>
          <w:rPrChange w:id="284" w:author="Stenglein,Mark" w:date="2025-03-10T10:25:00Z" w16du:dateUtc="2025-03-10T16:25:00Z">
            <w:rPr>
              <w:rFonts w:ascii="Arial" w:hAnsi="Arial" w:cs="Arial"/>
              <w:sz w:val="22"/>
              <w:szCs w:val="22"/>
            </w:rPr>
          </w:rPrChange>
        </w:rPr>
        <w:t>Fig. 3B</w:t>
      </w:r>
      <w:r>
        <w:rPr>
          <w:rFonts w:ascii="Arial" w:hAnsi="Arial" w:cs="Arial"/>
          <w:sz w:val="22"/>
          <w:szCs w:val="22"/>
        </w:rPr>
        <w:t xml:space="preserve">).  </w:t>
      </w:r>
      <w:moveToRangeStart w:id="285" w:author="Stenglein,Mark" w:date="2025-03-10T09:44:00Z" w:name="move192492314"/>
      <w:commentRangeStart w:id="286"/>
      <w:moveTo w:id="287" w:author="Stenglein,Mark" w:date="2025-03-10T09:44:00Z" w16du:dateUtc="2025-03-10T15:44:00Z">
        <w:r w:rsidR="003F690D">
          <w:rPr>
            <w:rFonts w:ascii="Arial" w:hAnsi="Arial" w:cs="Arial"/>
            <w:sz w:val="22"/>
            <w:szCs w:val="22"/>
          </w:rPr>
          <w:t xml:space="preserve">RNA </w:t>
        </w:r>
      </w:moveTo>
      <w:commentRangeEnd w:id="286"/>
      <w:r w:rsidR="009D4C11">
        <w:rPr>
          <w:rStyle w:val="CommentReference"/>
        </w:rPr>
        <w:commentReference w:id="286"/>
      </w:r>
      <w:moveTo w:id="288" w:author="Stenglein,Mark" w:date="2025-03-10T09:44:00Z" w16du:dateUtc="2025-03-10T15:44:00Z">
        <w:r w:rsidR="003F690D">
          <w:rPr>
            <w:rFonts w:ascii="Arial" w:hAnsi="Arial" w:cs="Arial"/>
            <w:sz w:val="22"/>
            <w:szCs w:val="22"/>
          </w:rPr>
          <w:t xml:space="preserve">1 was the most common coding incomplete sequence. </w:t>
        </w:r>
      </w:moveTo>
      <w:ins w:id="289" w:author="Keene-Snickers,Lexi" w:date="2025-03-19T11:41:00Z" w16du:dateUtc="2025-03-19T17:41:00Z">
        <w:r w:rsidR="00A94DFE">
          <w:rPr>
            <w:rFonts w:ascii="Arial" w:hAnsi="Arial" w:cs="Arial"/>
            <w:sz w:val="22"/>
            <w:szCs w:val="22"/>
          </w:rPr>
          <w:t xml:space="preserve">Because our RT-qPCR primers target </w:t>
        </w:r>
      </w:ins>
      <w:ins w:id="290" w:author="Keene-Snickers,Lexi" w:date="2025-03-19T11:42:00Z" w16du:dateUtc="2025-03-19T17:42:00Z">
        <w:r w:rsidR="00A94DFE">
          <w:rPr>
            <w:rFonts w:ascii="Arial" w:hAnsi="Arial" w:cs="Arial"/>
            <w:sz w:val="22"/>
            <w:szCs w:val="22"/>
          </w:rPr>
          <w:t>the galbut virus RNA 1 segment, it is likely that for these samples s</w:t>
        </w:r>
      </w:ins>
      <w:moveTo w:id="291" w:author="Stenglein,Mark" w:date="2025-03-10T09:44:00Z" w16du:dateUtc="2025-03-10T15:44:00Z">
        <w:del w:id="292" w:author="Keene-Snickers,Lexi" w:date="2025-03-19T11:41:00Z" w16du:dateUtc="2025-03-19T17:41:00Z">
          <w:r w:rsidR="003F690D" w:rsidDel="00A94DFE">
            <w:rPr>
              <w:rFonts w:ascii="Arial" w:hAnsi="Arial" w:cs="Arial"/>
              <w:sz w:val="22"/>
              <w:szCs w:val="22"/>
            </w:rPr>
            <w:delText>S</w:delText>
          </w:r>
        </w:del>
        <w:r w:rsidR="003F690D">
          <w:rPr>
            <w:rFonts w:ascii="Arial" w:hAnsi="Arial" w:cs="Arial"/>
            <w:sz w:val="22"/>
            <w:szCs w:val="22"/>
          </w:rPr>
          <w:t xml:space="preserve">equencing depth was too low to recover RNA 1 sequences from </w:t>
        </w:r>
      </w:moveTo>
      <w:ins w:id="293" w:author="Keene-Snickers,Lexi" w:date="2025-03-19T11:42:00Z" w16du:dateUtc="2025-03-19T17:42:00Z">
        <w:r w:rsidR="00A94DFE">
          <w:rPr>
            <w:rFonts w:ascii="Arial" w:hAnsi="Arial" w:cs="Arial"/>
            <w:sz w:val="22"/>
            <w:szCs w:val="22"/>
          </w:rPr>
          <w:t>these 1</w:t>
        </w:r>
      </w:ins>
      <w:moveTo w:id="294" w:author="Stenglein,Mark" w:date="2025-03-10T09:44:00Z" w16du:dateUtc="2025-03-10T15:44:00Z">
        <w:del w:id="295" w:author="Keene-Snickers,Lexi" w:date="2025-03-19T11:42:00Z" w16du:dateUtc="2025-03-19T17:42:00Z">
          <w:r w:rsidR="003F690D" w:rsidDel="00A94DFE">
            <w:rPr>
              <w:rFonts w:ascii="Arial" w:hAnsi="Arial" w:cs="Arial"/>
              <w:sz w:val="22"/>
              <w:szCs w:val="22"/>
            </w:rPr>
            <w:delText>2</w:delText>
          </w:r>
        </w:del>
        <w:r w:rsidR="003F690D">
          <w:rPr>
            <w:rFonts w:ascii="Arial" w:hAnsi="Arial" w:cs="Arial"/>
            <w:sz w:val="22"/>
            <w:szCs w:val="22"/>
          </w:rPr>
          <w:t>8 samples (</w:t>
        </w:r>
        <w:r w:rsidR="003F690D" w:rsidRPr="00B32DED">
          <w:rPr>
            <w:rFonts w:ascii="Arial" w:hAnsi="Arial" w:cs="Arial"/>
            <w:b/>
            <w:bCs/>
            <w:sz w:val="22"/>
            <w:szCs w:val="22"/>
          </w:rPr>
          <w:t>Fig. 3</w:t>
        </w:r>
        <w:r w:rsidR="003F690D">
          <w:rPr>
            <w:rFonts w:ascii="Arial" w:hAnsi="Arial" w:cs="Arial"/>
            <w:sz w:val="22"/>
            <w:szCs w:val="22"/>
          </w:rPr>
          <w:t>)</w:t>
        </w:r>
      </w:moveTo>
      <w:moveToRangeEnd w:id="285"/>
      <w:r w:rsidR="00102A66">
        <w:rPr>
          <w:rFonts w:ascii="Arial" w:hAnsi="Arial" w:cs="Arial"/>
          <w:sz w:val="22"/>
          <w:szCs w:val="22"/>
        </w:rPr>
        <w:t xml:space="preserve">.  </w:t>
      </w:r>
      <w:r>
        <w:rPr>
          <w:rFonts w:ascii="Arial" w:hAnsi="Arial" w:cs="Arial"/>
          <w:sz w:val="22"/>
          <w:szCs w:val="22"/>
        </w:rPr>
        <w:t>Some datasets, including datasets with plenty of galbut virus-mapping reads, did not produce c</w:t>
      </w:r>
      <w:r w:rsidR="00102A66">
        <w:rPr>
          <w:rFonts w:ascii="Arial" w:hAnsi="Arial" w:cs="Arial"/>
          <w:sz w:val="22"/>
          <w:szCs w:val="22"/>
        </w:rPr>
        <w:t xml:space="preserve">haq virus </w:t>
      </w:r>
      <w:r>
        <w:rPr>
          <w:rFonts w:ascii="Arial" w:hAnsi="Arial" w:cs="Arial"/>
          <w:sz w:val="22"/>
          <w:szCs w:val="22"/>
        </w:rPr>
        <w:t>sequences</w:t>
      </w:r>
      <w:r w:rsidR="00102A66">
        <w:rPr>
          <w:rFonts w:ascii="Arial" w:hAnsi="Arial" w:cs="Arial"/>
          <w:sz w:val="22"/>
          <w:szCs w:val="22"/>
        </w:rPr>
        <w:t xml:space="preserve"> (</w:t>
      </w:r>
      <w:r w:rsidR="00102A66" w:rsidRPr="00102A66">
        <w:rPr>
          <w:rFonts w:ascii="Arial" w:hAnsi="Arial" w:cs="Arial"/>
          <w:b/>
          <w:bCs/>
          <w:sz w:val="22"/>
          <w:szCs w:val="22"/>
          <w:rPrChange w:id="296" w:author="Stenglein,Mark" w:date="2025-03-10T09:59:00Z" w16du:dateUtc="2025-03-10T15:59:00Z">
            <w:rPr>
              <w:rFonts w:ascii="Arial" w:hAnsi="Arial" w:cs="Arial"/>
              <w:sz w:val="22"/>
              <w:szCs w:val="22"/>
            </w:rPr>
          </w:rPrChange>
        </w:rPr>
        <w:t>Fig. 3</w:t>
      </w:r>
      <w:r w:rsidR="00102A66">
        <w:rPr>
          <w:rFonts w:ascii="Arial" w:hAnsi="Arial" w:cs="Arial"/>
          <w:sz w:val="22"/>
          <w:szCs w:val="22"/>
        </w:rPr>
        <w:t>). This reflects chaq virus’s status as a satellite of galbut virus or an optional 4</w:t>
      </w:r>
      <w:r w:rsidR="00102A66" w:rsidRPr="00102A66">
        <w:rPr>
          <w:rFonts w:ascii="Arial" w:hAnsi="Arial" w:cs="Arial"/>
          <w:sz w:val="22"/>
          <w:szCs w:val="22"/>
          <w:vertAlign w:val="superscript"/>
          <w:rPrChange w:id="297" w:author="Stenglein,Mark" w:date="2025-03-10T09:59:00Z" w16du:dateUtc="2025-03-10T15:59:00Z">
            <w:rPr>
              <w:rFonts w:ascii="Arial" w:hAnsi="Arial" w:cs="Arial"/>
              <w:sz w:val="22"/>
              <w:szCs w:val="22"/>
            </w:rPr>
          </w:rPrChange>
        </w:rPr>
        <w:t>th</w:t>
      </w:r>
      <w:r w:rsidR="00102A66">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Yjk1MzNkOTgtMzIzNi00MzU0LWJkOTItYTIwYjEyZDc5ZmJk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969047500"/>
          <w:placeholder>
            <w:docPart w:val="DefaultPlaceholder_-1854013440"/>
          </w:placeholder>
        </w:sdtPr>
        <w:sdtContent>
          <w:r w:rsidR="0064613C" w:rsidRPr="0064613C">
            <w:rPr>
              <w:rFonts w:ascii="Arial" w:hAnsi="Arial" w:cs="Arial"/>
              <w:color w:val="000000"/>
              <w:sz w:val="22"/>
              <w:szCs w:val="22"/>
              <w:vertAlign w:val="superscript"/>
            </w:rPr>
            <w:t>1,2</w:t>
          </w:r>
        </w:sdtContent>
      </w:sdt>
      <w:del w:id="298" w:author="Keene-Snickers,Lexi" w:date="2025-03-19T11:43:00Z" w16du:dateUtc="2025-03-19T17:43:00Z">
        <w:r w:rsidDel="00A94DFE">
          <w:rPr>
            <w:rFonts w:ascii="Arial" w:hAnsi="Arial" w:cs="Arial"/>
            <w:sz w:val="22"/>
            <w:szCs w:val="22"/>
          </w:rPr>
          <w:delText xml:space="preserve"> </w:delText>
        </w:r>
      </w:del>
      <w:del w:id="299" w:author="Keene-Snickers,Lexi" w:date="2025-03-19T11:42:00Z" w16du:dateUtc="2025-03-19T17:42:00Z">
        <w:r w:rsidDel="00A94DFE">
          <w:rPr>
            <w:rFonts w:ascii="Arial" w:hAnsi="Arial" w:cs="Arial"/>
            <w:sz w:val="22"/>
            <w:szCs w:val="22"/>
          </w:rPr>
          <w:delText>[REFs]</w:delText>
        </w:r>
      </w:del>
      <w:r w:rsidR="00102A66">
        <w:rPr>
          <w:rFonts w:ascii="Arial" w:hAnsi="Arial" w:cs="Arial"/>
          <w:sz w:val="22"/>
          <w:szCs w:val="22"/>
        </w:rPr>
        <w:t xml:space="preserve">. </w:t>
      </w:r>
    </w:p>
    <w:p w14:paraId="04D88F44" w14:textId="77777777" w:rsidR="00A94DFE" w:rsidRDefault="00A94DFE" w:rsidP="00DA4E1F">
      <w:pPr>
        <w:spacing w:line="360" w:lineRule="auto"/>
        <w:rPr>
          <w:rFonts w:ascii="Arial" w:hAnsi="Arial" w:cs="Arial"/>
          <w:sz w:val="22"/>
          <w:szCs w:val="22"/>
        </w:rPr>
      </w:pPr>
    </w:p>
    <w:p w14:paraId="03D89D61" w14:textId="00B5EB22" w:rsidR="003F690D" w:rsidRDefault="00A94DFE" w:rsidP="00DA4E1F">
      <w:pPr>
        <w:spacing w:line="360" w:lineRule="auto"/>
        <w:rPr>
          <w:rFonts w:ascii="Arial" w:hAnsi="Arial" w:cs="Arial"/>
          <w:sz w:val="22"/>
          <w:szCs w:val="22"/>
        </w:rPr>
      </w:pPr>
      <w:ins w:id="300" w:author="Keene-Snickers,Lexi" w:date="2025-03-19T11:23:00Z" w16du:dateUtc="2025-03-19T17:23:00Z">
        <w:r>
          <w:rPr>
            <w:rFonts w:ascii="Arial" w:hAnsi="Arial" w:cs="Arial"/>
            <w:noProof/>
            <w:sz w:val="22"/>
            <w:szCs w:val="22"/>
          </w:rPr>
          <w:drawing>
            <wp:inline distT="0" distB="0" distL="0" distR="0" wp14:anchorId="5E0A3850" wp14:editId="0717ACED">
              <wp:extent cx="6589380" cy="3707934"/>
              <wp:effectExtent l="0" t="0" r="2540" b="635"/>
              <wp:docPr id="897805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5486" name="Picture 897805486"/>
                      <pic:cNvPicPr/>
                    </pic:nvPicPr>
                    <pic:blipFill>
                      <a:blip r:embed="rId21"/>
                      <a:stretch>
                        <a:fillRect/>
                      </a:stretch>
                    </pic:blipFill>
                    <pic:spPr>
                      <a:xfrm>
                        <a:off x="0" y="0"/>
                        <a:ext cx="6598780" cy="3713223"/>
                      </a:xfrm>
                      <a:prstGeom prst="rect">
                        <a:avLst/>
                      </a:prstGeom>
                    </pic:spPr>
                  </pic:pic>
                </a:graphicData>
              </a:graphic>
            </wp:inline>
          </w:drawing>
        </w:r>
      </w:ins>
    </w:p>
    <w:p w14:paraId="351B266C" w14:textId="516E308E" w:rsidR="003F690D" w:rsidDel="00A94DFE" w:rsidRDefault="003F690D" w:rsidP="00DA4E1F">
      <w:pPr>
        <w:spacing w:line="360" w:lineRule="auto"/>
        <w:rPr>
          <w:del w:id="301" w:author="Keene-Snickers,Lexi" w:date="2025-03-19T11:23:00Z" w16du:dateUtc="2025-03-19T17:23:00Z"/>
          <w:rFonts w:ascii="Arial" w:hAnsi="Arial" w:cs="Arial"/>
          <w:sz w:val="22"/>
          <w:szCs w:val="22"/>
        </w:rPr>
      </w:pPr>
    </w:p>
    <w:p w14:paraId="4C90EDB8" w14:textId="0B499673" w:rsidR="00006799" w:rsidDel="00A94DFE" w:rsidRDefault="00603970" w:rsidP="00081385">
      <w:pPr>
        <w:spacing w:line="360" w:lineRule="auto"/>
        <w:rPr>
          <w:del w:id="302" w:author="Keene-Snickers,Lexi" w:date="2025-03-19T11:23:00Z" w16du:dateUtc="2025-03-19T17:23:00Z"/>
          <w:rFonts w:ascii="Arial" w:hAnsi="Arial" w:cs="Arial"/>
          <w:b/>
          <w:bCs/>
          <w:sz w:val="22"/>
          <w:szCs w:val="22"/>
        </w:rPr>
      </w:pPr>
      <w:del w:id="303" w:author="Keene-Snickers,Lexi" w:date="2025-03-19T11:23:00Z" w16du:dateUtc="2025-03-19T17:23:00Z">
        <w:r w:rsidDel="00A94DFE">
          <w:rPr>
            <w:rFonts w:ascii="Arial" w:hAnsi="Arial" w:cs="Arial"/>
            <w:b/>
            <w:bCs/>
            <w:noProof/>
            <w:sz w:val="22"/>
            <w:szCs w:val="22"/>
          </w:rPr>
          <w:drawing>
            <wp:inline distT="0" distB="0" distL="0" distR="0" wp14:anchorId="588DA1D7" wp14:editId="4BB09C6F">
              <wp:extent cx="5943600" cy="5525135"/>
              <wp:effectExtent l="0" t="0" r="0" b="0"/>
              <wp:docPr id="496367954"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7954" name="Picture 5"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525135"/>
                      </a:xfrm>
                      <a:prstGeom prst="rect">
                        <a:avLst/>
                      </a:prstGeom>
                    </pic:spPr>
                  </pic:pic>
                </a:graphicData>
              </a:graphic>
            </wp:inline>
          </w:drawing>
        </w:r>
      </w:del>
    </w:p>
    <w:p w14:paraId="381B7AAB" w14:textId="05A5ABF9" w:rsidR="00B32DED" w:rsidRDefault="00006799" w:rsidP="00081385">
      <w:pPr>
        <w:spacing w:line="360" w:lineRule="auto"/>
        <w:rPr>
          <w:rFonts w:ascii="Arial" w:hAnsi="Arial" w:cs="Arial"/>
          <w:sz w:val="22"/>
          <w:szCs w:val="22"/>
        </w:rPr>
      </w:pPr>
      <w:commentRangeStart w:id="304"/>
      <w:commentRangeStart w:id="305"/>
      <w:r>
        <w:rPr>
          <w:rFonts w:ascii="Arial" w:hAnsi="Arial" w:cs="Arial"/>
          <w:b/>
          <w:bCs/>
          <w:sz w:val="22"/>
          <w:szCs w:val="22"/>
        </w:rPr>
        <w:t xml:space="preserve">Figure </w:t>
      </w:r>
      <w:commentRangeEnd w:id="304"/>
      <w:r w:rsidR="00DD06C2">
        <w:rPr>
          <w:rStyle w:val="CommentReference"/>
        </w:rPr>
        <w:commentReference w:id="304"/>
      </w:r>
      <w:commentRangeEnd w:id="305"/>
      <w:r w:rsidR="009D4C11">
        <w:rPr>
          <w:rStyle w:val="CommentReference"/>
        </w:rPr>
        <w:commentReference w:id="305"/>
      </w:r>
      <w:r w:rsidR="00B32DED">
        <w:rPr>
          <w:rFonts w:ascii="Arial" w:hAnsi="Arial" w:cs="Arial"/>
          <w:b/>
          <w:bCs/>
          <w:sz w:val="22"/>
          <w:szCs w:val="22"/>
        </w:rPr>
        <w:t>3</w:t>
      </w:r>
      <w:r>
        <w:rPr>
          <w:rFonts w:ascii="Arial" w:hAnsi="Arial" w:cs="Arial"/>
          <w:b/>
          <w:bCs/>
          <w:sz w:val="22"/>
          <w:szCs w:val="22"/>
        </w:rPr>
        <w:t xml:space="preserve">: </w:t>
      </w:r>
      <w:commentRangeStart w:id="306"/>
      <w:commentRangeStart w:id="307"/>
      <w:commentRangeStart w:id="308"/>
      <w:commentRangeStart w:id="309"/>
      <w:r>
        <w:rPr>
          <w:rFonts w:ascii="Arial" w:hAnsi="Arial" w:cs="Arial"/>
          <w:b/>
          <w:bCs/>
          <w:sz w:val="22"/>
          <w:szCs w:val="22"/>
        </w:rPr>
        <w:t>Coinfection of galbut virus does not require all three segments</w:t>
      </w:r>
      <w:commentRangeEnd w:id="306"/>
      <w:r w:rsidR="00E57B47">
        <w:rPr>
          <w:rStyle w:val="CommentReference"/>
        </w:rPr>
        <w:commentReference w:id="306"/>
      </w:r>
      <w:commentRangeEnd w:id="307"/>
      <w:r w:rsidR="00603970">
        <w:rPr>
          <w:rStyle w:val="CommentReference"/>
        </w:rPr>
        <w:commentReference w:id="307"/>
      </w:r>
      <w:commentRangeEnd w:id="308"/>
      <w:r w:rsidR="0005265A">
        <w:rPr>
          <w:rStyle w:val="CommentReference"/>
        </w:rPr>
        <w:commentReference w:id="308"/>
      </w:r>
      <w:commentRangeEnd w:id="309"/>
      <w:r w:rsidR="00A94DFE">
        <w:rPr>
          <w:rStyle w:val="CommentReference"/>
        </w:rPr>
        <w:commentReference w:id="309"/>
      </w:r>
      <w:r>
        <w:rPr>
          <w:rFonts w:ascii="Arial" w:hAnsi="Arial" w:cs="Arial"/>
          <w:b/>
          <w:bCs/>
          <w:sz w:val="22"/>
          <w:szCs w:val="22"/>
        </w:rPr>
        <w:t>.</w:t>
      </w:r>
      <w:r w:rsidR="00B32DED">
        <w:rPr>
          <w:rFonts w:ascii="Arial" w:hAnsi="Arial" w:cs="Arial"/>
          <w:sz w:val="22"/>
          <w:szCs w:val="22"/>
        </w:rPr>
        <w:t xml:space="preserve"> Heatmaps depicting the number of </w:t>
      </w:r>
      <w:commentRangeStart w:id="310"/>
      <w:r w:rsidR="00B32DED">
        <w:rPr>
          <w:rFonts w:ascii="Arial" w:hAnsi="Arial" w:cs="Arial"/>
          <w:sz w:val="22"/>
          <w:szCs w:val="22"/>
        </w:rPr>
        <w:t xml:space="preserve">sequences </w:t>
      </w:r>
      <w:commentRangeEnd w:id="310"/>
      <w:r w:rsidR="003D4DA6">
        <w:rPr>
          <w:rStyle w:val="CommentReference"/>
        </w:rPr>
        <w:commentReference w:id="310"/>
      </w:r>
      <w:r w:rsidR="00AB7EF8">
        <w:rPr>
          <w:rFonts w:ascii="Arial" w:hAnsi="Arial" w:cs="Arial"/>
          <w:sz w:val="22"/>
          <w:szCs w:val="22"/>
        </w:rPr>
        <w:t>recovered for</w:t>
      </w:r>
      <w:r w:rsidR="00B32DED">
        <w:rPr>
          <w:rFonts w:ascii="Arial" w:hAnsi="Arial" w:cs="Arial"/>
          <w:sz w:val="22"/>
          <w:szCs w:val="22"/>
        </w:rPr>
        <w:t xml:space="preserve"> each segment</w:t>
      </w:r>
      <w:r w:rsidR="00603970">
        <w:rPr>
          <w:rFonts w:ascii="Arial" w:hAnsi="Arial" w:cs="Arial"/>
          <w:sz w:val="22"/>
          <w:szCs w:val="22"/>
        </w:rPr>
        <w:t xml:space="preserve"> for </w:t>
      </w:r>
      <w:r w:rsidR="0029546A">
        <w:rPr>
          <w:rFonts w:ascii="Arial" w:hAnsi="Arial" w:cs="Arial"/>
          <w:sz w:val="22"/>
          <w:szCs w:val="22"/>
        </w:rPr>
        <w:t xml:space="preserve">(A) </w:t>
      </w:r>
      <w:r w:rsidR="00603970">
        <w:rPr>
          <w:rFonts w:ascii="Arial" w:hAnsi="Arial" w:cs="Arial"/>
          <w:sz w:val="22"/>
          <w:szCs w:val="22"/>
        </w:rPr>
        <w:t xml:space="preserve">samples with </w:t>
      </w:r>
      <w:r w:rsidR="003D4DA6">
        <w:rPr>
          <w:rFonts w:ascii="Arial" w:hAnsi="Arial" w:cs="Arial"/>
          <w:sz w:val="22"/>
          <w:szCs w:val="22"/>
        </w:rPr>
        <w:t>evidence of</w:t>
      </w:r>
      <w:r w:rsidR="00603970">
        <w:rPr>
          <w:rFonts w:ascii="Arial" w:hAnsi="Arial" w:cs="Arial"/>
          <w:sz w:val="22"/>
          <w:szCs w:val="22"/>
        </w:rPr>
        <w:t xml:space="preserve"> </w:t>
      </w:r>
      <w:del w:id="311" w:author="Stenglein,Mark" w:date="2025-03-10T09:57:00Z" w16du:dateUtc="2025-03-10T15:57:00Z">
        <w:r w:rsidR="00603970" w:rsidDel="003D4DA6">
          <w:rPr>
            <w:rFonts w:ascii="Arial" w:hAnsi="Arial" w:cs="Arial"/>
            <w:sz w:val="22"/>
            <w:szCs w:val="22"/>
          </w:rPr>
          <w:delText xml:space="preserve">one </w:delText>
        </w:r>
      </w:del>
      <w:r w:rsidR="00603970">
        <w:rPr>
          <w:rFonts w:ascii="Arial" w:hAnsi="Arial" w:cs="Arial"/>
          <w:sz w:val="22"/>
          <w:szCs w:val="22"/>
        </w:rPr>
        <w:t>coinfectio</w:t>
      </w:r>
      <w:r w:rsidR="0029546A">
        <w:rPr>
          <w:rFonts w:ascii="Arial" w:hAnsi="Arial" w:cs="Arial"/>
          <w:sz w:val="22"/>
          <w:szCs w:val="22"/>
        </w:rPr>
        <w:t>n,</w:t>
      </w:r>
      <w:r w:rsidR="00603970">
        <w:rPr>
          <w:rFonts w:ascii="Arial" w:hAnsi="Arial" w:cs="Arial"/>
          <w:sz w:val="22"/>
          <w:szCs w:val="22"/>
        </w:rPr>
        <w:t xml:space="preserve"> or</w:t>
      </w:r>
      <w:r w:rsidR="0029546A">
        <w:rPr>
          <w:rFonts w:ascii="Arial" w:hAnsi="Arial" w:cs="Arial"/>
          <w:sz w:val="22"/>
          <w:szCs w:val="22"/>
        </w:rPr>
        <w:t xml:space="preserve"> (B)</w:t>
      </w:r>
      <w:r w:rsidR="005C2AA0">
        <w:rPr>
          <w:rFonts w:ascii="Arial" w:hAnsi="Arial" w:cs="Arial"/>
          <w:sz w:val="22"/>
          <w:szCs w:val="22"/>
        </w:rPr>
        <w:t xml:space="preserve"> samples</w:t>
      </w:r>
      <w:r w:rsidR="00603970">
        <w:rPr>
          <w:rFonts w:ascii="Arial" w:hAnsi="Arial" w:cs="Arial"/>
          <w:sz w:val="22"/>
          <w:szCs w:val="22"/>
        </w:rPr>
        <w:t xml:space="preserve"> with no evidence </w:t>
      </w:r>
      <w:r w:rsidR="003D4DA6">
        <w:rPr>
          <w:rFonts w:ascii="Arial" w:hAnsi="Arial" w:cs="Arial"/>
          <w:sz w:val="22"/>
          <w:szCs w:val="22"/>
        </w:rPr>
        <w:t xml:space="preserve">of </w:t>
      </w:r>
      <w:r w:rsidR="00603970">
        <w:rPr>
          <w:rFonts w:ascii="Arial" w:hAnsi="Arial" w:cs="Arial"/>
          <w:sz w:val="22"/>
          <w:szCs w:val="22"/>
        </w:rPr>
        <w:t>coinfection</w:t>
      </w:r>
      <w:del w:id="312" w:author="Stenglein,Mark" w:date="2025-03-07T10:15:00Z" w16du:dateUtc="2025-03-07T17:15:00Z">
        <w:r w:rsidR="00603970" w:rsidDel="0029546A">
          <w:rPr>
            <w:rFonts w:ascii="Arial" w:hAnsi="Arial" w:cs="Arial"/>
            <w:sz w:val="22"/>
            <w:szCs w:val="22"/>
          </w:rPr>
          <w:delText xml:space="preserve"> (B)</w:delText>
        </w:r>
      </w:del>
      <w:r w:rsidR="00603970">
        <w:rPr>
          <w:rFonts w:ascii="Arial" w:hAnsi="Arial" w:cs="Arial"/>
          <w:sz w:val="22"/>
          <w:szCs w:val="22"/>
        </w:rPr>
        <w:t>.</w:t>
      </w:r>
      <w:del w:id="313" w:author="Stenglein,Mark" w:date="2025-03-10T09:57:00Z" w16du:dateUtc="2025-03-10T15:57:00Z">
        <w:r w:rsidR="00603970" w:rsidDel="003D4DA6">
          <w:rPr>
            <w:rFonts w:ascii="Arial" w:hAnsi="Arial" w:cs="Arial"/>
            <w:sz w:val="22"/>
            <w:szCs w:val="22"/>
          </w:rPr>
          <w:delText xml:space="preserve"> Samples are sorted by location.</w:delText>
        </w:r>
      </w:del>
      <w:r w:rsidR="00603970">
        <w:rPr>
          <w:rFonts w:ascii="Arial" w:hAnsi="Arial" w:cs="Arial"/>
          <w:sz w:val="22"/>
          <w:szCs w:val="22"/>
        </w:rPr>
        <w:t xml:space="preserve"> </w:t>
      </w:r>
      <w:ins w:id="314" w:author="Keene-Snickers,Lexi" w:date="2025-03-19T11:43:00Z" w16du:dateUtc="2025-03-19T17:43:00Z">
        <w:r w:rsidR="00A94DFE">
          <w:rPr>
            <w:rFonts w:ascii="Arial" w:hAnsi="Arial" w:cs="Arial"/>
            <w:sz w:val="22"/>
            <w:szCs w:val="22"/>
          </w:rPr>
          <w:t>Asterisks</w:t>
        </w:r>
      </w:ins>
      <w:ins w:id="315" w:author="Keene-Snickers,Lexi" w:date="2025-03-19T11:24:00Z" w16du:dateUtc="2025-03-19T17:24:00Z">
        <w:r w:rsidR="00A94DFE">
          <w:rPr>
            <w:rFonts w:ascii="Arial" w:hAnsi="Arial" w:cs="Arial"/>
            <w:sz w:val="22"/>
            <w:szCs w:val="22"/>
          </w:rPr>
          <w:t xml:space="preserve"> (*) indicate segments that were partials.</w:t>
        </w:r>
      </w:ins>
    </w:p>
    <w:p w14:paraId="03DB7CE5" w14:textId="2FF344D0" w:rsidR="00B32DED" w:rsidDel="00957D54" w:rsidRDefault="00B32DED" w:rsidP="00081385">
      <w:pPr>
        <w:spacing w:line="360" w:lineRule="auto"/>
        <w:rPr>
          <w:del w:id="316" w:author="Keene-Snickers,Lexi" w:date="2025-03-18T16:36:00Z" w16du:dateUtc="2025-03-18T22:36:00Z"/>
          <w:rFonts w:ascii="Arial" w:hAnsi="Arial" w:cs="Arial"/>
          <w:sz w:val="22"/>
          <w:szCs w:val="22"/>
        </w:rPr>
      </w:pPr>
      <w:del w:id="317" w:author="Keene-Snickers,Lexi" w:date="2025-03-18T16:36:00Z" w16du:dateUtc="2025-03-18T22:36:00Z">
        <w:r w:rsidDel="00957D54">
          <w:rPr>
            <w:rFonts w:ascii="Arial" w:hAnsi="Arial" w:cs="Arial"/>
            <w:noProof/>
            <w:sz w:val="22"/>
            <w:szCs w:val="22"/>
          </w:rPr>
          <w:drawing>
            <wp:inline distT="0" distB="0" distL="0" distR="0" wp14:anchorId="0D87CB97" wp14:editId="752E3BB2">
              <wp:extent cx="5721724" cy="7404620"/>
              <wp:effectExtent l="0" t="0" r="0" b="0"/>
              <wp:docPr id="57417382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3823" name="Picture 3" descr="A screenshot of a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3302" cy="7445486"/>
                      </a:xfrm>
                      <a:prstGeom prst="rect">
                        <a:avLst/>
                      </a:prstGeom>
                    </pic:spPr>
                  </pic:pic>
                </a:graphicData>
              </a:graphic>
            </wp:inline>
          </w:drawing>
        </w:r>
      </w:del>
    </w:p>
    <w:p w14:paraId="02787717" w14:textId="795EBE8C" w:rsidR="00B32DED" w:rsidDel="00957D54" w:rsidRDefault="00B32DED" w:rsidP="00081385">
      <w:pPr>
        <w:spacing w:line="360" w:lineRule="auto"/>
        <w:rPr>
          <w:del w:id="318" w:author="Keene-Snickers,Lexi" w:date="2025-03-18T16:36:00Z" w16du:dateUtc="2025-03-18T22:36:00Z"/>
          <w:rFonts w:ascii="Arial" w:hAnsi="Arial" w:cs="Arial"/>
          <w:sz w:val="22"/>
          <w:szCs w:val="22"/>
        </w:rPr>
      </w:pPr>
      <w:commentRangeStart w:id="319"/>
      <w:commentRangeStart w:id="320"/>
      <w:commentRangeStart w:id="321"/>
      <w:del w:id="322" w:author="Keene-Snickers,Lexi" w:date="2025-03-18T16:36:00Z" w16du:dateUtc="2025-03-18T22:36:00Z">
        <w:r w:rsidRPr="00B32DED" w:rsidDel="00957D54">
          <w:rPr>
            <w:rFonts w:ascii="Arial" w:hAnsi="Arial" w:cs="Arial"/>
            <w:b/>
            <w:bCs/>
            <w:sz w:val="22"/>
            <w:szCs w:val="22"/>
          </w:rPr>
          <w:delText xml:space="preserve">Supplemental </w:delText>
        </w:r>
        <w:commentRangeEnd w:id="319"/>
        <w:r w:rsidR="00B94D81" w:rsidDel="00957D54">
          <w:rPr>
            <w:rStyle w:val="CommentReference"/>
          </w:rPr>
          <w:commentReference w:id="319"/>
        </w:r>
        <w:commentRangeEnd w:id="320"/>
        <w:r w:rsidR="00747A62" w:rsidDel="00957D54">
          <w:rPr>
            <w:rStyle w:val="CommentReference"/>
          </w:rPr>
          <w:commentReference w:id="320"/>
        </w:r>
        <w:commentRangeEnd w:id="321"/>
        <w:r w:rsidR="00957D54" w:rsidDel="00957D54">
          <w:rPr>
            <w:rStyle w:val="CommentReference"/>
          </w:rPr>
          <w:commentReference w:id="321"/>
        </w:r>
        <w:r w:rsidRPr="00B32DED" w:rsidDel="00957D54">
          <w:rPr>
            <w:rFonts w:ascii="Arial" w:hAnsi="Arial" w:cs="Arial"/>
            <w:b/>
            <w:bCs/>
            <w:sz w:val="22"/>
            <w:szCs w:val="22"/>
          </w:rPr>
          <w:delText xml:space="preserve">Figure 1: Heatmap of </w:delText>
        </w:r>
        <w:r w:rsidR="00903679" w:rsidDel="00957D54">
          <w:rPr>
            <w:rFonts w:ascii="Arial" w:hAnsi="Arial" w:cs="Arial"/>
            <w:b/>
            <w:bCs/>
            <w:sz w:val="22"/>
            <w:szCs w:val="22"/>
          </w:rPr>
          <w:delText>coding-complete</w:delText>
        </w:r>
        <w:r w:rsidR="00603970" w:rsidDel="00957D54">
          <w:rPr>
            <w:rFonts w:ascii="Arial" w:hAnsi="Arial" w:cs="Arial"/>
            <w:b/>
            <w:bCs/>
            <w:sz w:val="22"/>
            <w:szCs w:val="22"/>
          </w:rPr>
          <w:delText xml:space="preserve"> and partial</w:delText>
        </w:r>
        <w:r w:rsidR="00903679" w:rsidDel="00957D54">
          <w:rPr>
            <w:rFonts w:ascii="Arial" w:hAnsi="Arial" w:cs="Arial"/>
            <w:b/>
            <w:bCs/>
            <w:sz w:val="22"/>
            <w:szCs w:val="22"/>
          </w:rPr>
          <w:delText xml:space="preserve"> </w:delText>
        </w:r>
        <w:r w:rsidRPr="00B32DED" w:rsidDel="00957D54">
          <w:rPr>
            <w:rFonts w:ascii="Arial" w:hAnsi="Arial" w:cs="Arial"/>
            <w:b/>
            <w:bCs/>
            <w:sz w:val="22"/>
            <w:szCs w:val="22"/>
          </w:rPr>
          <w:delText>sequences submitted to GenBank under accession</w:delText>
        </w:r>
        <w:r w:rsidR="00903679" w:rsidDel="00957D54">
          <w:rPr>
            <w:rFonts w:ascii="Arial" w:hAnsi="Arial" w:cs="Arial"/>
            <w:b/>
            <w:bCs/>
            <w:sz w:val="22"/>
            <w:szCs w:val="22"/>
          </w:rPr>
          <w:delText>s</w:delText>
        </w:r>
        <w:r w:rsidRPr="00B32DED" w:rsidDel="00957D54">
          <w:rPr>
            <w:rFonts w:ascii="Arial" w:hAnsi="Arial" w:cs="Arial"/>
            <w:b/>
            <w:bCs/>
            <w:sz w:val="22"/>
            <w:szCs w:val="22"/>
          </w:rPr>
          <w:delText xml:space="preserve"> PQ624841</w:delText>
        </w:r>
        <w:r w:rsidR="00603970" w:rsidDel="00957D54">
          <w:rPr>
            <w:rFonts w:ascii="Arial" w:hAnsi="Arial" w:cs="Arial"/>
            <w:b/>
            <w:bCs/>
            <w:sz w:val="22"/>
            <w:szCs w:val="22"/>
          </w:rPr>
          <w:delText xml:space="preserve"> - PQ625194 and PQ625196 </w:delText>
        </w:r>
        <w:r w:rsidRPr="00B32DED" w:rsidDel="00957D54">
          <w:rPr>
            <w:rFonts w:ascii="Arial" w:hAnsi="Arial" w:cs="Arial"/>
            <w:b/>
            <w:bCs/>
            <w:sz w:val="22"/>
            <w:szCs w:val="22"/>
          </w:rPr>
          <w:delText>- PQ625214</w:delText>
        </w:r>
        <w:r w:rsidDel="00957D54">
          <w:rPr>
            <w:rFonts w:ascii="Arial" w:hAnsi="Arial" w:cs="Arial"/>
            <w:sz w:val="22"/>
            <w:szCs w:val="22"/>
          </w:rPr>
          <w:delText>. Data as in Figure 3 except only s</w:delText>
        </w:r>
        <w:r w:rsidR="00B71B44" w:rsidDel="00957D54">
          <w:rPr>
            <w:rFonts w:ascii="Arial" w:hAnsi="Arial" w:cs="Arial"/>
            <w:sz w:val="22"/>
            <w:szCs w:val="22"/>
          </w:rPr>
          <w:delText>amples with sequences</w:delText>
        </w:r>
        <w:r w:rsidDel="00957D54">
          <w:rPr>
            <w:rFonts w:ascii="Arial" w:hAnsi="Arial" w:cs="Arial"/>
            <w:sz w:val="22"/>
            <w:szCs w:val="22"/>
          </w:rPr>
          <w:delText xml:space="preserve"> submitted to GenBank are shown.</w:delText>
        </w:r>
      </w:del>
    </w:p>
    <w:p w14:paraId="2F7FE59B" w14:textId="77777777" w:rsidR="007C5AA4" w:rsidRDefault="007C5AA4" w:rsidP="00081385">
      <w:pPr>
        <w:spacing w:line="360" w:lineRule="auto"/>
        <w:rPr>
          <w:rFonts w:ascii="Arial" w:hAnsi="Arial" w:cs="Arial"/>
          <w:b/>
          <w:bCs/>
          <w:sz w:val="22"/>
          <w:szCs w:val="22"/>
        </w:rPr>
      </w:pPr>
    </w:p>
    <w:p w14:paraId="679F917E" w14:textId="71F2A693" w:rsidR="001726F4" w:rsidRPr="001726F4" w:rsidRDefault="00D84535" w:rsidP="00081385">
      <w:pPr>
        <w:spacing w:line="360" w:lineRule="auto"/>
        <w:rPr>
          <w:rFonts w:ascii="Arial" w:hAnsi="Arial" w:cs="Arial"/>
          <w:b/>
          <w:bCs/>
          <w:sz w:val="22"/>
          <w:szCs w:val="22"/>
        </w:rPr>
      </w:pPr>
      <w:r>
        <w:rPr>
          <w:rFonts w:ascii="Arial" w:hAnsi="Arial" w:cs="Arial"/>
          <w:b/>
          <w:bCs/>
          <w:sz w:val="22"/>
          <w:szCs w:val="22"/>
        </w:rPr>
        <w:lastRenderedPageBreak/>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134FE608" w:rsidR="006558CD" w:rsidRDefault="001726F4" w:rsidP="00081385">
      <w:pPr>
        <w:spacing w:line="360" w:lineRule="auto"/>
        <w:rPr>
          <w:rFonts w:ascii="Arial" w:hAnsi="Arial" w:cs="Arial"/>
          <w:sz w:val="22"/>
          <w:szCs w:val="22"/>
        </w:rPr>
      </w:pPr>
      <w:r>
        <w:rPr>
          <w:rFonts w:ascii="Arial" w:hAnsi="Arial" w:cs="Arial"/>
          <w:sz w:val="22"/>
          <w:szCs w:val="22"/>
        </w:rPr>
        <w:tab/>
      </w:r>
      <w:del w:id="323" w:author="Stenglein,Mark" w:date="2025-03-10T10:29:00Z" w16du:dateUtc="2025-03-10T16:29:00Z">
        <w:r w:rsidDel="00E849FC">
          <w:rPr>
            <w:rFonts w:ascii="Arial" w:hAnsi="Arial" w:cs="Arial"/>
            <w:sz w:val="22"/>
            <w:szCs w:val="22"/>
          </w:rPr>
          <w:delText xml:space="preserve">We next wanted to investigate the similarity of galbut virus sequences across populations. </w:delText>
        </w:r>
      </w:del>
      <w:r w:rsidR="00E026FB">
        <w:rPr>
          <w:rFonts w:ascii="Arial" w:hAnsi="Arial" w:cs="Arial"/>
          <w:sz w:val="22"/>
          <w:szCs w:val="22"/>
        </w:rPr>
        <w:t xml:space="preserve">We </w:t>
      </w:r>
      <w:r>
        <w:rPr>
          <w:rFonts w:ascii="Arial" w:hAnsi="Arial" w:cs="Arial"/>
          <w:sz w:val="22"/>
          <w:szCs w:val="22"/>
        </w:rPr>
        <w:t xml:space="preserve">generated 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through GenBank.</w:t>
      </w:r>
      <w:r w:rsidR="0035280A">
        <w:rPr>
          <w:rFonts w:ascii="Arial" w:hAnsi="Arial" w:cs="Arial"/>
          <w:sz w:val="22"/>
          <w:szCs w:val="22"/>
        </w:rPr>
        <w:t xml:space="preserve"> To be included in the alignment, existing sequences had to derive from a</w:t>
      </w:r>
      <w:r w:rsidR="007C5AA4">
        <w:rPr>
          <w:rFonts w:ascii="Arial" w:hAnsi="Arial" w:cs="Arial"/>
          <w:sz w:val="22"/>
          <w:szCs w:val="22"/>
        </w:rPr>
        <w:t xml:space="preserve"> single fly (not a pool of flies</w:t>
      </w:r>
      <w:r w:rsidR="001D7EE0">
        <w:rPr>
          <w:rFonts w:ascii="Arial" w:hAnsi="Arial" w:cs="Arial"/>
          <w:sz w:val="22"/>
          <w:szCs w:val="22"/>
        </w:rPr>
        <w:t>) and</w:t>
      </w:r>
      <w:r w:rsidR="007C5AA4">
        <w:rPr>
          <w:rFonts w:ascii="Arial" w:hAnsi="Arial" w:cs="Arial"/>
          <w:sz w:val="22"/>
          <w:szCs w:val="22"/>
        </w:rPr>
        <w:t xml:space="preserve"> </w:t>
      </w:r>
      <w:r w:rsidR="0035280A">
        <w:rPr>
          <w:rFonts w:ascii="Arial" w:hAnsi="Arial" w:cs="Arial"/>
          <w:sz w:val="22"/>
          <w:szCs w:val="22"/>
        </w:rPr>
        <w:t>have 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w:t>
      </w:r>
      <w:commentRangeStart w:id="324"/>
      <w:commentRangeStart w:id="325"/>
      <w:r w:rsidR="0035280A">
        <w:rPr>
          <w:rFonts w:ascii="Arial" w:hAnsi="Arial" w:cs="Arial"/>
          <w:sz w:val="22"/>
          <w:szCs w:val="22"/>
        </w:rPr>
        <w:t xml:space="preserve">RNA 2 and 3 sequences </w:t>
      </w:r>
      <w:commentRangeEnd w:id="324"/>
      <w:r w:rsidR="00C37458">
        <w:rPr>
          <w:rStyle w:val="CommentReference"/>
        </w:rPr>
        <w:commentReference w:id="324"/>
      </w:r>
      <w:commentRangeEnd w:id="325"/>
      <w:r w:rsidR="003D50E6">
        <w:rPr>
          <w:rStyle w:val="CommentReference"/>
        </w:rPr>
        <w:commentReference w:id="325"/>
      </w:r>
      <w:r w:rsidR="00D67639">
        <w:rPr>
          <w:rFonts w:ascii="Arial" w:hAnsi="Arial" w:cs="Arial"/>
          <w:sz w:val="22"/>
          <w:szCs w:val="22"/>
        </w:rPr>
        <w:t>(</w:t>
      </w:r>
      <w:ins w:id="326" w:author="Keene-Snickers,Lexi" w:date="2025-03-17T13:47:00Z" w16du:dateUtc="2025-03-17T19:47:00Z">
        <w:r w:rsidR="00CD0AF9">
          <w:rPr>
            <w:rFonts w:ascii="Arial" w:hAnsi="Arial" w:cs="Arial"/>
            <w:sz w:val="22"/>
            <w:szCs w:val="22"/>
          </w:rPr>
          <w:t>PV185866-PV185894</w:t>
        </w:r>
      </w:ins>
      <w:del w:id="327" w:author="Keene-Snickers,Lexi" w:date="2025-03-17T13:47:00Z" w16du:dateUtc="2025-03-17T19:47:00Z">
        <w:r w:rsidR="00D67639" w:rsidDel="00CD0AF9">
          <w:rPr>
            <w:rFonts w:ascii="Arial" w:hAnsi="Arial" w:cs="Arial"/>
            <w:sz w:val="22"/>
            <w:szCs w:val="22"/>
          </w:rPr>
          <w:delText>NCBI accessions X-Y</w:delText>
        </w:r>
      </w:del>
      <w:r w:rsidR="00D67639">
        <w:rPr>
          <w:rFonts w:ascii="Arial" w:hAnsi="Arial" w:cs="Arial"/>
          <w:sz w:val="22"/>
          <w:szCs w:val="22"/>
        </w:rPr>
        <w:t xml:space="preserve">) </w:t>
      </w:r>
      <w:r w:rsidR="0035280A">
        <w:rPr>
          <w:rFonts w:ascii="Arial" w:hAnsi="Arial" w:cs="Arial"/>
          <w:sz w:val="22"/>
          <w:szCs w:val="22"/>
        </w:rPr>
        <w:t xml:space="preserve">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AE49C3">
        <w:rPr>
          <w:rFonts w:ascii="Arial" w:hAnsi="Arial" w:cs="Arial"/>
          <w:i/>
          <w:iCs/>
          <w:sz w:val="22"/>
          <w:szCs w:val="22"/>
          <w:rPrChange w:id="328" w:author="Stenglein,Mark" w:date="2025-03-10T10:30:00Z" w16du:dateUtc="2025-03-10T16:30:00Z">
            <w:rPr>
              <w:rFonts w:ascii="Arial" w:hAnsi="Arial" w:cs="Arial"/>
              <w:sz w:val="22"/>
              <w:szCs w:val="22"/>
            </w:rPr>
          </w:rPrChange>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r w:rsidR="00D3689C">
        <w:rPr>
          <w:rFonts w:ascii="Arial" w:hAnsi="Arial" w:cs="Arial"/>
          <w:sz w:val="22"/>
          <w:szCs w:val="22"/>
        </w:rPr>
        <w:t>already</w:t>
      </w:r>
      <w:r w:rsidR="005C2B46">
        <w:rPr>
          <w:rFonts w:ascii="Arial" w:hAnsi="Arial" w:cs="Arial"/>
          <w:sz w:val="22"/>
          <w:szCs w:val="22"/>
        </w:rPr>
        <w:t xml:space="preserve">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64613C" w:rsidRPr="0064613C">
            <w:rPr>
              <w:rFonts w:ascii="Arial" w:hAnsi="Arial" w:cs="Arial"/>
              <w:color w:val="000000"/>
              <w:sz w:val="22"/>
              <w:szCs w:val="22"/>
              <w:vertAlign w:val="superscript"/>
            </w:rPr>
            <w:t>9</w:t>
          </w:r>
        </w:sdtContent>
      </w:sdt>
      <w:r w:rsidR="0035280A">
        <w:rPr>
          <w:rFonts w:ascii="Arial" w:hAnsi="Arial" w:cs="Arial"/>
          <w:sz w:val="22"/>
          <w:szCs w:val="22"/>
        </w:rPr>
        <w:t xml:space="preserve">. </w:t>
      </w:r>
    </w:p>
    <w:p w14:paraId="56003AC2" w14:textId="77777777" w:rsidR="006558CD" w:rsidDel="00CD0AF9" w:rsidRDefault="006558CD" w:rsidP="00081385">
      <w:pPr>
        <w:spacing w:line="360" w:lineRule="auto"/>
        <w:rPr>
          <w:del w:id="329" w:author="Keene-Snickers,Lexi" w:date="2025-03-17T13:50:00Z" w16du:dateUtc="2025-03-17T19:50:00Z"/>
          <w:rFonts w:ascii="Arial" w:hAnsi="Arial" w:cs="Arial"/>
          <w:sz w:val="22"/>
          <w:szCs w:val="22"/>
        </w:rPr>
      </w:pPr>
    </w:p>
    <w:p w14:paraId="6A77D7D8" w14:textId="7E845265" w:rsidR="00D02166" w:rsidRDefault="00FF5DED" w:rsidP="00CD0AF9">
      <w:pPr>
        <w:spacing w:line="360" w:lineRule="auto"/>
        <w:rPr>
          <w:rFonts w:ascii="Arial" w:hAnsi="Arial" w:cs="Arial"/>
          <w:sz w:val="22"/>
          <w:szCs w:val="22"/>
        </w:rPr>
        <w:pPrChange w:id="330" w:author="Keene-Snickers,Lexi" w:date="2025-03-17T13:50:00Z" w16du:dateUtc="2025-03-17T19:50:00Z">
          <w:pPr>
            <w:spacing w:line="360" w:lineRule="auto"/>
            <w:ind w:firstLine="720"/>
          </w:pPr>
        </w:pPrChange>
      </w:pPr>
      <w:commentRangeStart w:id="331"/>
      <w:commentRangeStart w:id="332"/>
      <w:del w:id="333" w:author="Keene-Snickers,Lexi" w:date="2025-03-17T13:50:00Z" w16du:dateUtc="2025-03-17T19:50:00Z">
        <w:r w:rsidDel="00CD0AF9">
          <w:rPr>
            <w:rFonts w:ascii="Arial" w:hAnsi="Arial" w:cs="Arial"/>
            <w:sz w:val="22"/>
            <w:szCs w:val="22"/>
          </w:rPr>
          <w:delText>Overall</w:delText>
        </w:r>
        <w:commentRangeEnd w:id="331"/>
        <w:r w:rsidR="00E94176" w:rsidDel="00CD0AF9">
          <w:rPr>
            <w:rStyle w:val="CommentReference"/>
          </w:rPr>
          <w:commentReference w:id="331"/>
        </w:r>
        <w:commentRangeEnd w:id="332"/>
        <w:r w:rsidR="002E5E02" w:rsidDel="00CD0AF9">
          <w:rPr>
            <w:rStyle w:val="CommentReference"/>
          </w:rPr>
          <w:commentReference w:id="332"/>
        </w:r>
        <w:r w:rsidDel="00CD0AF9">
          <w:rPr>
            <w:rFonts w:ascii="Arial" w:hAnsi="Arial" w:cs="Arial"/>
            <w:sz w:val="22"/>
            <w:szCs w:val="22"/>
          </w:rPr>
          <w:delText xml:space="preserve">, galbut virus diversity within clades is </w:delText>
        </w:r>
      </w:del>
      <w:ins w:id="334" w:author="Stenglein,Mark" w:date="2025-03-10T10:31:00Z" w16du:dateUtc="2025-03-10T16:31:00Z">
        <w:del w:id="335" w:author="Keene-Snickers,Lexi" w:date="2025-03-17T13:50:00Z" w16du:dateUtc="2025-03-17T19:50:00Z">
          <w:r w:rsidR="00537428" w:rsidDel="00CD0AF9">
            <w:rPr>
              <w:rFonts w:ascii="Arial" w:hAnsi="Arial" w:cs="Arial"/>
              <w:sz w:val="22"/>
              <w:szCs w:val="22"/>
            </w:rPr>
            <w:delText xml:space="preserve">was </w:delText>
          </w:r>
        </w:del>
      </w:ins>
      <w:del w:id="336" w:author="Keene-Snickers,Lexi" w:date="2025-03-17T13:50:00Z" w16du:dateUtc="2025-03-17T19:50:00Z">
        <w:r w:rsidDel="00CD0AF9">
          <w:rPr>
            <w:rFonts w:ascii="Arial" w:hAnsi="Arial" w:cs="Arial"/>
            <w:sz w:val="22"/>
            <w:szCs w:val="22"/>
          </w:rPr>
          <w:delText>low with many sequences &lt;</w:delText>
        </w:r>
      </w:del>
      <w:ins w:id="337" w:author="Stenglein,Mark" w:date="2025-03-10T10:31:00Z" w16du:dateUtc="2025-03-10T16:31:00Z">
        <w:del w:id="338" w:author="Keene-Snickers,Lexi" w:date="2025-03-17T13:50:00Z" w16du:dateUtc="2025-03-17T19:50:00Z">
          <w:r w:rsidR="00C26DB3" w:rsidDel="00CD0AF9">
            <w:rPr>
              <w:rFonts w:ascii="Arial" w:hAnsi="Arial" w:cs="Arial"/>
              <w:sz w:val="22"/>
              <w:szCs w:val="22"/>
            </w:rPr>
            <w:delText xml:space="preserve">sharing over </w:delText>
          </w:r>
        </w:del>
      </w:ins>
      <w:del w:id="339" w:author="Keene-Snickers,Lexi" w:date="2025-03-17T13:50:00Z" w16du:dateUtc="2025-03-17T19:50:00Z">
        <w:r w:rsidDel="00CD0AF9">
          <w:rPr>
            <w:rFonts w:ascii="Arial" w:hAnsi="Arial" w:cs="Arial"/>
            <w:sz w:val="22"/>
            <w:szCs w:val="22"/>
          </w:rPr>
          <w:delText xml:space="preserve">99% similar </w:delText>
        </w:r>
      </w:del>
      <w:ins w:id="340" w:author="Stenglein,Mark" w:date="2025-03-10T10:31:00Z" w16du:dateUtc="2025-03-10T16:31:00Z">
        <w:del w:id="341" w:author="Keene-Snickers,Lexi" w:date="2025-03-17T13:50:00Z" w16du:dateUtc="2025-03-17T19:50:00Z">
          <w:r w:rsidR="00C26DB3" w:rsidDel="00CD0AF9">
            <w:rPr>
              <w:rFonts w:ascii="Arial" w:hAnsi="Arial" w:cs="Arial"/>
              <w:sz w:val="22"/>
              <w:szCs w:val="22"/>
            </w:rPr>
            <w:delText>pairwise nucleotide identity (</w:delText>
          </w:r>
        </w:del>
      </w:ins>
      <w:ins w:id="342" w:author="Stenglein,Mark" w:date="2025-03-10T10:32:00Z" w16du:dateUtc="2025-03-10T16:32:00Z">
        <w:del w:id="343" w:author="Keene-Snickers,Lexi" w:date="2025-03-17T13:50:00Z" w16du:dateUtc="2025-03-17T19:50:00Z">
          <w:r w:rsidR="00C26DB3" w:rsidRPr="006558CD" w:rsidDel="00CD0AF9">
            <w:rPr>
              <w:rFonts w:ascii="Arial" w:hAnsi="Arial" w:cs="Arial"/>
              <w:b/>
              <w:bCs/>
              <w:sz w:val="22"/>
              <w:szCs w:val="22"/>
            </w:rPr>
            <w:delText>Fig</w:delText>
          </w:r>
          <w:r w:rsidR="00C26DB3" w:rsidDel="00CD0AF9">
            <w:rPr>
              <w:rFonts w:ascii="Arial" w:hAnsi="Arial" w:cs="Arial"/>
              <w:b/>
              <w:bCs/>
              <w:sz w:val="22"/>
              <w:szCs w:val="22"/>
            </w:rPr>
            <w:delText>s</w:delText>
          </w:r>
          <w:r w:rsidR="00C26DB3" w:rsidRPr="006558CD" w:rsidDel="00CD0AF9">
            <w:rPr>
              <w:rFonts w:ascii="Arial" w:hAnsi="Arial" w:cs="Arial"/>
              <w:b/>
              <w:bCs/>
              <w:sz w:val="22"/>
              <w:szCs w:val="22"/>
            </w:rPr>
            <w:delText>. 4, 5, 6 &amp; 7</w:delText>
          </w:r>
        </w:del>
      </w:ins>
      <w:ins w:id="344" w:author="Stenglein,Mark" w:date="2025-03-10T10:31:00Z" w16du:dateUtc="2025-03-10T16:31:00Z">
        <w:del w:id="345" w:author="Keene-Snickers,Lexi" w:date="2025-03-17T13:50:00Z" w16du:dateUtc="2025-03-17T19:50:00Z">
          <w:r w:rsidR="00C26DB3" w:rsidDel="00CD0AF9">
            <w:rPr>
              <w:rFonts w:ascii="Arial" w:hAnsi="Arial" w:cs="Arial"/>
              <w:sz w:val="22"/>
              <w:szCs w:val="22"/>
            </w:rPr>
            <w:delText>).  H</w:delText>
          </w:r>
        </w:del>
      </w:ins>
      <w:del w:id="346" w:author="Keene-Snickers,Lexi" w:date="2025-03-17T13:50:00Z" w16du:dateUtc="2025-03-17T19:50:00Z">
        <w:r w:rsidDel="00CD0AF9">
          <w:rPr>
            <w:rFonts w:ascii="Arial" w:hAnsi="Arial" w:cs="Arial"/>
            <w:sz w:val="22"/>
            <w:szCs w:val="22"/>
          </w:rPr>
          <w:delText xml:space="preserve">however galbut virus diversity between clades is </w:delText>
        </w:r>
      </w:del>
      <w:ins w:id="347" w:author="Stenglein,Mark" w:date="2025-03-10T10:31:00Z" w16du:dateUtc="2025-03-10T16:31:00Z">
        <w:del w:id="348" w:author="Keene-Snickers,Lexi" w:date="2025-03-17T13:50:00Z" w16du:dateUtc="2025-03-17T19:50:00Z">
          <w:r w:rsidR="00C26DB3" w:rsidDel="00CD0AF9">
            <w:rPr>
              <w:rFonts w:ascii="Arial" w:hAnsi="Arial" w:cs="Arial"/>
              <w:sz w:val="22"/>
              <w:szCs w:val="22"/>
            </w:rPr>
            <w:delText xml:space="preserve">was </w:delText>
          </w:r>
        </w:del>
      </w:ins>
      <w:del w:id="349" w:author="Keene-Snickers,Lexi" w:date="2025-03-17T13:50:00Z" w16du:dateUtc="2025-03-17T19:50:00Z">
        <w:r w:rsidDel="00CD0AF9">
          <w:rPr>
            <w:rFonts w:ascii="Arial" w:hAnsi="Arial" w:cs="Arial"/>
            <w:sz w:val="22"/>
            <w:szCs w:val="22"/>
          </w:rPr>
          <w:delText>high</w:delText>
        </w:r>
      </w:del>
      <w:ins w:id="350" w:author="Stenglein,Mark" w:date="2025-03-10T10:32:00Z" w16du:dateUtc="2025-03-10T16:32:00Z">
        <w:del w:id="351" w:author="Keene-Snickers,Lexi" w:date="2025-03-17T13:50:00Z" w16du:dateUtc="2025-03-17T19:50:00Z">
          <w:r w:rsidR="002C7AF2" w:rsidDel="00CD0AF9">
            <w:rPr>
              <w:rFonts w:ascii="Arial" w:hAnsi="Arial" w:cs="Arial"/>
              <w:sz w:val="22"/>
              <w:szCs w:val="22"/>
            </w:rPr>
            <w:delText>er</w:delText>
          </w:r>
        </w:del>
      </w:ins>
      <w:ins w:id="352" w:author="Stenglein,Mark" w:date="2025-03-10T10:33:00Z" w16du:dateUtc="2025-03-10T16:33:00Z">
        <w:del w:id="353" w:author="Keene-Snickers,Lexi" w:date="2025-03-17T13:50:00Z" w16du:dateUtc="2025-03-17T19:50:00Z">
          <w:r w:rsidR="00E94176" w:rsidDel="00CD0AF9">
            <w:rPr>
              <w:rFonts w:ascii="Arial" w:hAnsi="Arial" w:cs="Arial"/>
              <w:sz w:val="22"/>
              <w:szCs w:val="22"/>
            </w:rPr>
            <w:delText>,</w:delText>
          </w:r>
        </w:del>
      </w:ins>
      <w:del w:id="354" w:author="Keene-Snickers,Lexi" w:date="2025-03-17T13:50:00Z" w16du:dateUtc="2025-03-17T19:50:00Z">
        <w:r w:rsidDel="00CD0AF9">
          <w:rPr>
            <w:rFonts w:ascii="Arial" w:hAnsi="Arial" w:cs="Arial"/>
            <w:sz w:val="22"/>
            <w:szCs w:val="22"/>
          </w:rPr>
          <w:delText xml:space="preserve"> with sequences</w:delText>
        </w:r>
      </w:del>
      <w:ins w:id="355" w:author="Stenglein,Mark" w:date="2025-03-12T10:52:00Z" w16du:dateUtc="2025-03-12T16:52:00Z">
        <w:del w:id="356" w:author="Keene-Snickers,Lexi" w:date="2025-03-17T13:50:00Z" w16du:dateUtc="2025-03-17T19:50:00Z">
          <w:r w:rsidR="0069679F" w:rsidDel="00CD0AF9">
            <w:rPr>
              <w:rFonts w:ascii="Arial" w:hAnsi="Arial" w:cs="Arial"/>
              <w:sz w:val="22"/>
              <w:szCs w:val="22"/>
            </w:rPr>
            <w:delText xml:space="preserve"> from different clades</w:delText>
          </w:r>
        </w:del>
      </w:ins>
      <w:del w:id="357" w:author="Keene-Snickers,Lexi" w:date="2025-03-17T13:50:00Z" w16du:dateUtc="2025-03-17T19:50:00Z">
        <w:r w:rsidDel="00CD0AF9">
          <w:rPr>
            <w:rFonts w:ascii="Arial" w:hAnsi="Arial" w:cs="Arial"/>
            <w:sz w:val="22"/>
            <w:szCs w:val="22"/>
          </w:rPr>
          <w:delText xml:space="preserve"> as </w:delText>
        </w:r>
      </w:del>
      <w:ins w:id="358" w:author="Stenglein,Mark" w:date="2025-03-10T10:32:00Z" w16du:dateUtc="2025-03-10T16:32:00Z">
        <w:del w:id="359" w:author="Keene-Snickers,Lexi" w:date="2025-03-17T13:50:00Z" w16du:dateUtc="2025-03-17T19:50:00Z">
          <w:r w:rsidR="002C7AF2" w:rsidDel="00CD0AF9">
            <w:rPr>
              <w:rFonts w:ascii="Arial" w:hAnsi="Arial" w:cs="Arial"/>
              <w:sz w:val="22"/>
              <w:szCs w:val="22"/>
            </w:rPr>
            <w:delText xml:space="preserve">sharing </w:delText>
          </w:r>
        </w:del>
      </w:ins>
      <w:ins w:id="360" w:author="Stenglein,Mark" w:date="2025-03-10T10:33:00Z" w16du:dateUtc="2025-03-10T16:33:00Z">
        <w:del w:id="361" w:author="Keene-Snickers,Lexi" w:date="2025-03-17T13:50:00Z" w16du:dateUtc="2025-03-17T19:50:00Z">
          <w:r w:rsidR="00E94176" w:rsidDel="00CD0AF9">
            <w:rPr>
              <w:rFonts w:ascii="Arial" w:hAnsi="Arial" w:cs="Arial"/>
              <w:sz w:val="22"/>
              <w:szCs w:val="22"/>
            </w:rPr>
            <w:delText>~</w:delText>
          </w:r>
        </w:del>
      </w:ins>
      <w:commentRangeStart w:id="362"/>
      <w:del w:id="363" w:author="Keene-Snickers,Lexi" w:date="2025-03-17T13:50:00Z" w16du:dateUtc="2025-03-17T19:50:00Z">
        <w:r w:rsidDel="00CD0AF9">
          <w:rPr>
            <w:rFonts w:ascii="Arial" w:hAnsi="Arial" w:cs="Arial"/>
            <w:sz w:val="22"/>
            <w:szCs w:val="22"/>
          </w:rPr>
          <w:delText>low as 76</w:delText>
        </w:r>
        <w:commentRangeEnd w:id="362"/>
        <w:r w:rsidR="006F749B" w:rsidDel="00CD0AF9">
          <w:rPr>
            <w:rStyle w:val="CommentReference"/>
          </w:rPr>
          <w:commentReference w:id="362"/>
        </w:r>
        <w:r w:rsidDel="00CD0AF9">
          <w:rPr>
            <w:rFonts w:ascii="Arial" w:hAnsi="Arial" w:cs="Arial"/>
            <w:sz w:val="22"/>
            <w:szCs w:val="22"/>
          </w:rPr>
          <w:delText>% similar</w:delText>
        </w:r>
      </w:del>
      <w:ins w:id="364" w:author="Stenglein,Mark" w:date="2025-03-10T10:33:00Z" w16du:dateUtc="2025-03-10T16:33:00Z">
        <w:del w:id="365" w:author="Keene-Snickers,Lexi" w:date="2025-03-17T13:50:00Z" w16du:dateUtc="2025-03-17T19:50:00Z">
          <w:r w:rsidR="00E94176" w:rsidDel="00CD0AF9">
            <w:rPr>
              <w:rFonts w:ascii="Arial" w:hAnsi="Arial" w:cs="Arial"/>
              <w:sz w:val="22"/>
              <w:szCs w:val="22"/>
            </w:rPr>
            <w:delText>pairwise identity</w:delText>
          </w:r>
        </w:del>
      </w:ins>
      <w:del w:id="366" w:author="Keene-Snickers,Lexi" w:date="2025-03-17T13:50:00Z" w16du:dateUtc="2025-03-17T19:50:00Z">
        <w:r w:rsidDel="00CD0AF9">
          <w:rPr>
            <w:rFonts w:ascii="Arial" w:hAnsi="Arial" w:cs="Arial"/>
            <w:sz w:val="22"/>
            <w:szCs w:val="22"/>
          </w:rPr>
          <w:delText xml:space="preserve">. </w:delText>
        </w:r>
        <w:r w:rsidR="006558CD" w:rsidDel="00CD0AF9">
          <w:rPr>
            <w:rFonts w:ascii="Arial" w:hAnsi="Arial" w:cs="Arial"/>
            <w:sz w:val="22"/>
            <w:szCs w:val="22"/>
          </w:rPr>
          <w:delText>(</w:delText>
        </w:r>
        <w:r w:rsidR="006558CD" w:rsidRPr="006558CD" w:rsidDel="00CD0AF9">
          <w:rPr>
            <w:rFonts w:ascii="Arial" w:hAnsi="Arial" w:cs="Arial"/>
            <w:b/>
            <w:bCs/>
            <w:sz w:val="22"/>
            <w:szCs w:val="22"/>
          </w:rPr>
          <w:delText>Fig</w:delText>
        </w:r>
      </w:del>
      <w:ins w:id="367" w:author="Stenglein,Mark" w:date="2025-03-10T10:32:00Z" w16du:dateUtc="2025-03-10T16:32:00Z">
        <w:del w:id="368" w:author="Keene-Snickers,Lexi" w:date="2025-03-17T13:50:00Z" w16du:dateUtc="2025-03-17T19:50:00Z">
          <w:r w:rsidR="00C26DB3" w:rsidDel="00CD0AF9">
            <w:rPr>
              <w:rFonts w:ascii="Arial" w:hAnsi="Arial" w:cs="Arial"/>
              <w:b/>
              <w:bCs/>
              <w:sz w:val="22"/>
              <w:szCs w:val="22"/>
            </w:rPr>
            <w:delText>s</w:delText>
          </w:r>
        </w:del>
      </w:ins>
      <w:del w:id="369" w:author="Keene-Snickers,Lexi" w:date="2025-03-17T13:50:00Z" w16du:dateUtc="2025-03-17T19:50:00Z">
        <w:r w:rsidR="006558CD" w:rsidRPr="006558CD" w:rsidDel="00CD0AF9">
          <w:rPr>
            <w:rFonts w:ascii="Arial" w:hAnsi="Arial" w:cs="Arial"/>
            <w:b/>
            <w:bCs/>
            <w:sz w:val="22"/>
            <w:szCs w:val="22"/>
          </w:rPr>
          <w:delText>. 4, 5, 6 &amp; 7</w:delText>
        </w:r>
        <w:r w:rsidR="006558CD" w:rsidDel="00CD0AF9">
          <w:rPr>
            <w:rFonts w:ascii="Arial" w:hAnsi="Arial" w:cs="Arial"/>
            <w:sz w:val="22"/>
            <w:szCs w:val="22"/>
          </w:rPr>
          <w:delText xml:space="preserve">). </w:delText>
        </w:r>
        <w:commentRangeStart w:id="370"/>
        <w:commentRangeStart w:id="371"/>
        <w:r w:rsidR="0094697A" w:rsidDel="00CD0AF9">
          <w:rPr>
            <w:rFonts w:ascii="Arial" w:hAnsi="Arial" w:cs="Arial"/>
            <w:sz w:val="22"/>
            <w:szCs w:val="22"/>
          </w:rPr>
          <w:delText xml:space="preserve">Full maximum likelihood trees without clades collapsed can be found in </w:delText>
        </w:r>
        <w:r w:rsidR="0094697A" w:rsidRPr="00E97611" w:rsidDel="00CD0AF9">
          <w:rPr>
            <w:rFonts w:ascii="Arial" w:hAnsi="Arial" w:cs="Arial"/>
            <w:b/>
            <w:bCs/>
            <w:sz w:val="22"/>
            <w:szCs w:val="22"/>
          </w:rPr>
          <w:delText>Supplemental Figures 2, 3, 4, and 5</w:delText>
        </w:r>
        <w:commentRangeEnd w:id="370"/>
        <w:r w:rsidDel="00CD0AF9">
          <w:rPr>
            <w:rStyle w:val="CommentReference"/>
          </w:rPr>
          <w:commentReference w:id="370"/>
        </w:r>
        <w:commentRangeEnd w:id="371"/>
        <w:r w:rsidR="000858F8" w:rsidDel="00CD0AF9">
          <w:rPr>
            <w:rStyle w:val="CommentReference"/>
          </w:rPr>
          <w:commentReference w:id="371"/>
        </w:r>
        <w:r w:rsidR="0094697A" w:rsidDel="00CD0AF9">
          <w:rPr>
            <w:rFonts w:ascii="Arial" w:hAnsi="Arial" w:cs="Arial"/>
            <w:sz w:val="22"/>
            <w:szCs w:val="22"/>
          </w:rPr>
          <w:delText xml:space="preserve">. </w:delText>
        </w:r>
      </w:del>
    </w:p>
    <w:p w14:paraId="44CF713D" w14:textId="00755E5C"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split into several major clades.  </w:t>
      </w:r>
      <w:r w:rsidR="0094697A">
        <w:rPr>
          <w:rFonts w:ascii="Arial" w:hAnsi="Arial" w:cs="Arial"/>
          <w:color w:val="000000"/>
          <w:sz w:val="22"/>
          <w:szCs w:val="22"/>
        </w:rPr>
        <w:t xml:space="preserve">We defined </w:t>
      </w:r>
      <w:r w:rsidR="009F0D35">
        <w:rPr>
          <w:rFonts w:ascii="Arial" w:hAnsi="Arial" w:cs="Arial"/>
          <w:color w:val="000000"/>
          <w:sz w:val="22"/>
          <w:szCs w:val="22"/>
        </w:rPr>
        <w:t xml:space="preserve">galbut virus </w:t>
      </w:r>
      <w:r w:rsidR="0094697A">
        <w:rPr>
          <w:rFonts w:ascii="Arial" w:hAnsi="Arial" w:cs="Arial"/>
          <w:color w:val="000000"/>
          <w:sz w:val="22"/>
          <w:szCs w:val="22"/>
        </w:rPr>
        <w:t>genotypes as groups of sequences that share</w:t>
      </w:r>
      <w:ins w:id="372" w:author="Stenglein,Mark" w:date="2025-03-10T11:09:00Z" w16du:dateUtc="2025-03-10T17:09:00Z">
        <w:r w:rsidR="00D02166">
          <w:rPr>
            <w:rFonts w:ascii="Arial" w:hAnsi="Arial" w:cs="Arial"/>
            <w:color w:val="000000"/>
            <w:sz w:val="22"/>
            <w:szCs w:val="22"/>
          </w:rPr>
          <w:t>d</w:t>
        </w:r>
      </w:ins>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commentRangeStart w:id="373"/>
      <w:r w:rsidR="0094697A">
        <w:rPr>
          <w:rFonts w:ascii="Arial" w:hAnsi="Arial" w:cs="Arial"/>
          <w:color w:val="000000"/>
          <w:sz w:val="22"/>
          <w:szCs w:val="22"/>
        </w:rPr>
        <w:t>95</w:t>
      </w:r>
      <w:commentRangeEnd w:id="373"/>
      <w:r w:rsidR="009F0D35">
        <w:rPr>
          <w:rStyle w:val="CommentReference"/>
        </w:rPr>
        <w:commentReference w:id="373"/>
      </w:r>
      <w:r w:rsidR="0094697A">
        <w:rPr>
          <w:rFonts w:ascii="Arial" w:hAnsi="Arial" w:cs="Arial"/>
          <w:color w:val="000000"/>
          <w:sz w:val="22"/>
          <w:szCs w:val="22"/>
        </w:rPr>
        <w:t xml:space="preserve">% </w:t>
      </w:r>
      <w:commentRangeStart w:id="374"/>
      <w:r w:rsidR="0094697A">
        <w:rPr>
          <w:rFonts w:ascii="Arial" w:hAnsi="Arial" w:cs="Arial"/>
          <w:color w:val="000000"/>
          <w:sz w:val="22"/>
          <w:szCs w:val="22"/>
        </w:rPr>
        <w:t xml:space="preserve">pairwise </w:t>
      </w:r>
      <w:commentRangeEnd w:id="374"/>
      <w:r w:rsidR="0012767D">
        <w:rPr>
          <w:rStyle w:val="CommentReference"/>
        </w:rPr>
        <w:commentReference w:id="374"/>
      </w:r>
      <w:r w:rsidR="0094697A">
        <w:rPr>
          <w:rFonts w:ascii="Arial" w:hAnsi="Arial" w:cs="Arial"/>
          <w:color w:val="000000"/>
          <w:sz w:val="22"/>
          <w:szCs w:val="22"/>
        </w:rPr>
        <w:t xml:space="preserve">nucleotide identity and </w:t>
      </w:r>
      <w:r w:rsidR="00D02166">
        <w:rPr>
          <w:rFonts w:ascii="Arial" w:hAnsi="Arial" w:cs="Arial"/>
          <w:color w:val="000000"/>
          <w:sz w:val="22"/>
          <w:szCs w:val="22"/>
        </w:rPr>
        <w:t>that formed monophyletic clades</w:t>
      </w:r>
      <w:del w:id="375" w:author="Stenglein,Mark" w:date="2025-03-12T11:03:00Z" w16du:dateUtc="2025-03-12T17:03:00Z">
        <w:r w:rsidR="0094697A" w:rsidDel="00847D9F">
          <w:rPr>
            <w:rFonts w:ascii="Arial" w:hAnsi="Arial" w:cs="Arial"/>
            <w:color w:val="000000"/>
            <w:sz w:val="22"/>
            <w:szCs w:val="22"/>
          </w:rPr>
          <w:delText xml:space="preserve"> </w:delText>
        </w:r>
      </w:del>
      <w:del w:id="376" w:author="Stenglein,Mark" w:date="2025-03-10T11:09:00Z" w16du:dateUtc="2025-03-10T17:09:00Z">
        <w:r w:rsidR="0094697A" w:rsidDel="00D02166">
          <w:rPr>
            <w:rFonts w:ascii="Arial" w:hAnsi="Arial" w:cs="Arial"/>
            <w:color w:val="000000"/>
            <w:sz w:val="22"/>
            <w:szCs w:val="22"/>
          </w:rPr>
          <w:delText xml:space="preserve">phylogenetic </w:delText>
        </w:r>
      </w:del>
      <w:del w:id="377" w:author="Stenglein,Mark" w:date="2025-03-12T11:03:00Z" w16du:dateUtc="2025-03-12T17:03:00Z">
        <w:r w:rsidR="0094697A" w:rsidDel="00847D9F">
          <w:rPr>
            <w:rFonts w:ascii="Arial" w:hAnsi="Arial" w:cs="Arial"/>
            <w:color w:val="000000"/>
            <w:sz w:val="22"/>
            <w:szCs w:val="22"/>
          </w:rPr>
          <w:delText>trees</w:delText>
        </w:r>
      </w:del>
      <w:r w:rsidR="0094697A">
        <w:rPr>
          <w:rFonts w:ascii="Arial" w:hAnsi="Arial" w:cs="Arial"/>
          <w:color w:val="000000"/>
          <w:sz w:val="22"/>
          <w:szCs w:val="22"/>
        </w:rPr>
        <w:t xml:space="preserve">. </w:t>
      </w:r>
      <w:r w:rsidR="006558CD">
        <w:rPr>
          <w:rFonts w:ascii="Arial" w:hAnsi="Arial" w:cs="Arial"/>
          <w:sz w:val="22"/>
          <w:szCs w:val="22"/>
        </w:rPr>
        <w:t xml:space="preserve">Following previous </w:t>
      </w:r>
      <w:r w:rsidR="000E3157">
        <w:rPr>
          <w:rFonts w:ascii="Arial" w:hAnsi="Arial" w:cs="Arial"/>
          <w:sz w:val="22"/>
          <w:szCs w:val="22"/>
        </w:rPr>
        <w:t>conventions</w:t>
      </w:r>
      <w:r w:rsidR="006558CD">
        <w:rPr>
          <w:rFonts w:ascii="Arial" w:hAnsi="Arial" w:cs="Arial"/>
          <w:sz w:val="22"/>
          <w:szCs w:val="22"/>
        </w:rPr>
        <w:t>, galbut virus</w:t>
      </w:r>
      <w:r w:rsidR="0094697A">
        <w:rPr>
          <w:rFonts w:ascii="Arial" w:hAnsi="Arial" w:cs="Arial"/>
          <w:sz w:val="22"/>
          <w:szCs w:val="22"/>
        </w:rPr>
        <w:t xml:space="preserve"> </w:t>
      </w:r>
      <w:r w:rsidR="006D22A5">
        <w:rPr>
          <w:rFonts w:ascii="Arial" w:hAnsi="Arial" w:cs="Arial"/>
          <w:sz w:val="22"/>
          <w:szCs w:val="22"/>
        </w:rPr>
        <w:t>RNA</w:t>
      </w:r>
      <w:ins w:id="378" w:author="Keene-Snickers,Lexi" w:date="2025-03-17T13:51:00Z" w16du:dateUtc="2025-03-17T19:51:00Z">
        <w:r w:rsidR="00CD0AF9">
          <w:rPr>
            <w:rFonts w:ascii="Arial" w:hAnsi="Arial" w:cs="Arial"/>
            <w:sz w:val="22"/>
            <w:szCs w:val="22"/>
          </w:rPr>
          <w:t xml:space="preserve"> </w:t>
        </w:r>
      </w:ins>
      <w:r w:rsidR="006D22A5">
        <w:rPr>
          <w:rFonts w:ascii="Arial" w:hAnsi="Arial" w:cs="Arial"/>
          <w:sz w:val="22"/>
          <w:szCs w:val="22"/>
        </w:rPr>
        <w:t>1</w:t>
      </w:r>
      <w:ins w:id="379" w:author="Keene-Snickers,Lexi" w:date="2025-03-17T13:51:00Z" w16du:dateUtc="2025-03-17T19:51:00Z">
        <w:r w:rsidR="00CD0AF9">
          <w:rPr>
            <w:rFonts w:ascii="Arial" w:hAnsi="Arial" w:cs="Arial"/>
            <w:sz w:val="22"/>
            <w:szCs w:val="22"/>
          </w:rPr>
          <w:t xml:space="preserve"> and RNA 2</w:t>
        </w:r>
      </w:ins>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5A77AB">
        <w:rPr>
          <w:rFonts w:ascii="Arial" w:hAnsi="Arial" w:cs="Arial"/>
          <w:sz w:val="22"/>
          <w:szCs w:val="22"/>
        </w:rPr>
        <w:t>, termed</w:t>
      </w:r>
      <w:r w:rsidR="0094697A">
        <w:rPr>
          <w:rFonts w:ascii="Arial" w:hAnsi="Arial" w:cs="Arial"/>
          <w:sz w:val="22"/>
          <w:szCs w:val="22"/>
        </w:rPr>
        <w:t xml:space="preserve"> clade A, clade B and a </w:t>
      </w:r>
      <w:r w:rsidR="0094697A" w:rsidRPr="005A77AB">
        <w:rPr>
          <w:rFonts w:ascii="Arial" w:hAnsi="Arial" w:cs="Arial"/>
          <w:i/>
          <w:iCs/>
          <w:sz w:val="22"/>
          <w:szCs w:val="22"/>
          <w:rPrChange w:id="380" w:author="Stenglein,Mark" w:date="2025-03-12T11:04:00Z" w16du:dateUtc="2025-03-12T17:04:00Z">
            <w:rPr>
              <w:rFonts w:ascii="Arial" w:hAnsi="Arial" w:cs="Arial"/>
              <w:sz w:val="22"/>
              <w:szCs w:val="22"/>
            </w:rPr>
          </w:rPrChange>
        </w:rPr>
        <w:t>D. simulans</w:t>
      </w:r>
      <w:r w:rsidR="0094697A">
        <w:rPr>
          <w:rFonts w:ascii="Arial" w:hAnsi="Arial" w:cs="Arial"/>
          <w:sz w:val="22"/>
          <w:szCs w:val="22"/>
        </w:rPr>
        <w:t xml:space="preserve"> clade</w:t>
      </w:r>
      <w:r w:rsidR="0094697A" w:rsidDel="0094697A">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ins w:id="381" w:author="Keene-Snickers,Lexi" w:date="2025-03-17T13:55:00Z" w16du:dateUtc="2025-03-17T19:55:00Z">
        <w:r w:rsidR="00CD0AF9">
          <w:rPr>
            <w:rFonts w:ascii="Arial" w:hAnsi="Arial" w:cs="Arial"/>
            <w:b/>
            <w:bCs/>
            <w:sz w:val="22"/>
            <w:szCs w:val="22"/>
          </w:rPr>
          <w:t>s</w:t>
        </w:r>
      </w:ins>
      <w:r w:rsidR="006558CD" w:rsidRPr="006558CD">
        <w:rPr>
          <w:rFonts w:ascii="Arial" w:hAnsi="Arial" w:cs="Arial"/>
          <w:b/>
          <w:bCs/>
          <w:sz w:val="22"/>
          <w:szCs w:val="22"/>
        </w:rPr>
        <w:t>. 4 &amp; 5</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64613C" w:rsidRPr="0064613C">
            <w:rPr>
              <w:rFonts w:ascii="Arial" w:hAnsi="Arial" w:cs="Arial"/>
              <w:color w:val="000000"/>
              <w:sz w:val="22"/>
              <w:szCs w:val="22"/>
              <w:vertAlign w:val="superscript"/>
            </w:rPr>
            <w:t>10</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 xml:space="preserve">For RNA1 and RNA2, the B </w:t>
      </w:r>
      <w:r w:rsidR="009F0D35">
        <w:rPr>
          <w:rFonts w:ascii="Arial" w:hAnsi="Arial" w:cs="Arial"/>
          <w:color w:val="000000"/>
          <w:sz w:val="22"/>
          <w:szCs w:val="22"/>
        </w:rPr>
        <w:t xml:space="preserve">genotypes subdivided into clades </w:t>
      </w:r>
      <w:r w:rsidR="0094697A">
        <w:rPr>
          <w:rFonts w:ascii="Arial" w:hAnsi="Arial" w:cs="Arial"/>
          <w:color w:val="000000"/>
          <w:sz w:val="22"/>
          <w:szCs w:val="22"/>
        </w:rPr>
        <w:t xml:space="preserve">B.1 and B.2 </w:t>
      </w:r>
      <w:r w:rsidR="006558CD">
        <w:rPr>
          <w:rFonts w:ascii="Arial" w:hAnsi="Arial" w:cs="Arial"/>
          <w:color w:val="000000"/>
          <w:sz w:val="22"/>
          <w:szCs w:val="22"/>
        </w:rPr>
        <w:t>(</w:t>
      </w:r>
      <w:r w:rsidR="006558CD" w:rsidRPr="006558CD">
        <w:rPr>
          <w:rFonts w:ascii="Arial" w:hAnsi="Arial" w:cs="Arial"/>
          <w:b/>
          <w:bCs/>
          <w:color w:val="000000"/>
          <w:sz w:val="22"/>
          <w:szCs w:val="22"/>
        </w:rPr>
        <w:t>Fig</w:t>
      </w:r>
      <w:ins w:id="382" w:author="Keene-Snickers,Lexi" w:date="2025-03-17T13:55:00Z" w16du:dateUtc="2025-03-17T19:55:00Z">
        <w:r w:rsidR="00CD0AF9">
          <w:rPr>
            <w:rFonts w:ascii="Arial" w:hAnsi="Arial" w:cs="Arial"/>
            <w:b/>
            <w:bCs/>
            <w:color w:val="000000"/>
            <w:sz w:val="22"/>
            <w:szCs w:val="22"/>
          </w:rPr>
          <w:t>s</w:t>
        </w:r>
      </w:ins>
      <w:r w:rsidR="006558CD" w:rsidRPr="006558CD">
        <w:rPr>
          <w:rFonts w:ascii="Arial" w:hAnsi="Arial" w:cs="Arial"/>
          <w:b/>
          <w:bCs/>
          <w:color w:val="000000"/>
          <w:sz w:val="22"/>
          <w:szCs w:val="22"/>
        </w:rPr>
        <w:t xml:space="preserve">. </w:t>
      </w:r>
      <w:ins w:id="383" w:author="Keene-Snickers,Lexi" w:date="2025-03-17T13:51:00Z" w16du:dateUtc="2025-03-17T19:51:00Z">
        <w:r w:rsidR="00CD0AF9">
          <w:rPr>
            <w:rFonts w:ascii="Arial" w:hAnsi="Arial" w:cs="Arial"/>
            <w:b/>
            <w:bCs/>
            <w:color w:val="000000"/>
            <w:sz w:val="22"/>
            <w:szCs w:val="22"/>
          </w:rPr>
          <w:t>4 &amp; 5</w:t>
        </w:r>
      </w:ins>
      <w:del w:id="384" w:author="Keene-Snickers,Lexi" w:date="2025-03-17T13:51:00Z" w16du:dateUtc="2025-03-17T19:51:00Z">
        <w:r w:rsidR="006558CD" w:rsidRPr="006558CD" w:rsidDel="00CD0AF9">
          <w:rPr>
            <w:rFonts w:ascii="Arial" w:hAnsi="Arial" w:cs="Arial"/>
            <w:b/>
            <w:bCs/>
            <w:color w:val="000000"/>
            <w:sz w:val="22"/>
            <w:szCs w:val="22"/>
          </w:rPr>
          <w:delText>6</w:delText>
        </w:r>
      </w:del>
      <w:r w:rsidR="006558CD">
        <w:rPr>
          <w:rFonts w:ascii="Arial" w:hAnsi="Arial" w:cs="Arial"/>
          <w:color w:val="000000"/>
          <w:sz w:val="22"/>
          <w:szCs w:val="22"/>
        </w:rPr>
        <w:t xml:space="preserve">). </w:t>
      </w:r>
      <w:ins w:id="385" w:author="Keene-Snickers,Lexi" w:date="2025-03-17T13:52:00Z" w16du:dateUtc="2025-03-17T19:52:00Z">
        <w:r w:rsidR="00CD0AF9">
          <w:rPr>
            <w:rFonts w:ascii="Arial" w:hAnsi="Arial" w:cs="Arial"/>
            <w:color w:val="000000"/>
            <w:sz w:val="22"/>
            <w:szCs w:val="22"/>
          </w:rPr>
          <w:t>RNA 3 also had three major genotypes with subclade B.1 and B.2. Additio</w:t>
        </w:r>
      </w:ins>
      <w:ins w:id="386" w:author="Keene-Snickers,Lexi" w:date="2025-03-17T13:53:00Z" w16du:dateUtc="2025-03-17T19:53:00Z">
        <w:r w:rsidR="00CD0AF9">
          <w:rPr>
            <w:rFonts w:ascii="Arial" w:hAnsi="Arial" w:cs="Arial"/>
            <w:color w:val="000000"/>
            <w:sz w:val="22"/>
            <w:szCs w:val="22"/>
          </w:rPr>
          <w:t>nally, the clad A genotype subdivided in clades A.1 and A.2 (</w:t>
        </w:r>
        <w:r w:rsidR="00CD0AF9" w:rsidRPr="00CD0AF9">
          <w:rPr>
            <w:rFonts w:ascii="Arial" w:hAnsi="Arial" w:cs="Arial"/>
            <w:b/>
            <w:bCs/>
            <w:color w:val="000000"/>
            <w:sz w:val="22"/>
            <w:szCs w:val="22"/>
            <w:rPrChange w:id="387" w:author="Keene-Snickers,Lexi" w:date="2025-03-17T13:53:00Z" w16du:dateUtc="2025-03-17T19:53:00Z">
              <w:rPr>
                <w:rFonts w:ascii="Arial" w:hAnsi="Arial" w:cs="Arial"/>
                <w:color w:val="000000"/>
                <w:sz w:val="22"/>
                <w:szCs w:val="22"/>
              </w:rPr>
            </w:rPrChange>
          </w:rPr>
          <w:t>Fig. 6</w:t>
        </w:r>
        <w:r w:rsidR="00CD0AF9">
          <w:rPr>
            <w:rFonts w:ascii="Arial" w:hAnsi="Arial" w:cs="Arial"/>
            <w:color w:val="000000"/>
            <w:sz w:val="22"/>
            <w:szCs w:val="22"/>
          </w:rPr>
          <w:t xml:space="preserve">). </w:t>
        </w:r>
      </w:ins>
      <w:r w:rsidR="006558CD">
        <w:rPr>
          <w:rFonts w:ascii="Arial" w:hAnsi="Arial" w:cs="Arial"/>
          <w:color w:val="000000"/>
          <w:sz w:val="22"/>
          <w:szCs w:val="22"/>
        </w:rPr>
        <w:t xml:space="preserve">Chaq virus also </w:t>
      </w:r>
      <w:r w:rsidR="001758BA">
        <w:rPr>
          <w:rFonts w:ascii="Arial" w:hAnsi="Arial" w:cs="Arial"/>
          <w:color w:val="000000"/>
          <w:sz w:val="22"/>
          <w:szCs w:val="22"/>
        </w:rPr>
        <w:t xml:space="preserve">clustered into </w:t>
      </w:r>
      <w:r w:rsidR="006558CD">
        <w:rPr>
          <w:rFonts w:ascii="Arial" w:hAnsi="Arial" w:cs="Arial"/>
          <w:color w:val="000000"/>
          <w:sz w:val="22"/>
          <w:szCs w:val="22"/>
        </w:rPr>
        <w:t>three clades</w:t>
      </w:r>
      <w:r w:rsidR="009F0D35">
        <w:rPr>
          <w:rFonts w:ascii="Arial" w:hAnsi="Arial" w:cs="Arial"/>
          <w:color w:val="000000"/>
          <w:sz w:val="22"/>
          <w:szCs w:val="22"/>
        </w:rPr>
        <w:t>,</w:t>
      </w:r>
      <w:r w:rsidR="0094697A">
        <w:rPr>
          <w:rFonts w:ascii="Arial" w:hAnsi="Arial" w:cs="Arial"/>
          <w:color w:val="000000"/>
          <w:sz w:val="22"/>
          <w:szCs w:val="22"/>
        </w:rPr>
        <w:t xml:space="preserve"> which we </w:t>
      </w:r>
      <w:del w:id="388" w:author="Stenglein,Mark" w:date="2025-03-12T12:06:00Z" w16du:dateUtc="2025-03-12T18:06:00Z">
        <w:r w:rsidR="0094697A" w:rsidDel="009F0D35">
          <w:rPr>
            <w:rFonts w:ascii="Arial" w:hAnsi="Arial" w:cs="Arial"/>
            <w:color w:val="000000"/>
            <w:sz w:val="22"/>
            <w:szCs w:val="22"/>
          </w:rPr>
          <w:delText xml:space="preserve">have </w:delText>
        </w:r>
      </w:del>
      <w:r w:rsidR="0094697A">
        <w:rPr>
          <w:rFonts w:ascii="Arial" w:hAnsi="Arial" w:cs="Arial"/>
          <w:color w:val="000000"/>
          <w:sz w:val="22"/>
          <w:szCs w:val="22"/>
        </w:rPr>
        <w:t xml:space="preserve">termed </w:t>
      </w:r>
      <w:del w:id="389" w:author="Stenglein,Mark" w:date="2025-03-12T12:06:00Z" w16du:dateUtc="2025-03-12T18:06:00Z">
        <w:r w:rsidR="0094697A" w:rsidDel="009F0D35">
          <w:rPr>
            <w:rFonts w:ascii="Arial" w:hAnsi="Arial" w:cs="Arial"/>
            <w:color w:val="000000"/>
            <w:sz w:val="22"/>
            <w:szCs w:val="22"/>
          </w:rPr>
          <w:delText xml:space="preserve">clades </w:delText>
        </w:r>
      </w:del>
      <w:r w:rsidR="0094697A">
        <w:rPr>
          <w:rFonts w:ascii="Arial" w:hAnsi="Arial" w:cs="Arial"/>
          <w:color w:val="000000"/>
          <w:sz w:val="22"/>
          <w:szCs w:val="22"/>
        </w:rPr>
        <w:t xml:space="preserve">A.1, A.2 and </w:t>
      </w:r>
      <w:r w:rsidR="0094697A" w:rsidRPr="00E97611">
        <w:rPr>
          <w:rFonts w:ascii="Arial" w:hAnsi="Arial" w:cs="Arial"/>
          <w:i/>
          <w:iCs/>
          <w:color w:val="000000"/>
          <w:sz w:val="22"/>
          <w:szCs w:val="22"/>
        </w:rPr>
        <w:t>D. simulans</w:t>
      </w:r>
      <w:r w:rsidR="006558CD">
        <w:rPr>
          <w:rFonts w:ascii="Arial" w:hAnsi="Arial" w:cs="Arial"/>
          <w:color w:val="000000"/>
          <w:sz w:val="22"/>
          <w:szCs w:val="22"/>
        </w:rPr>
        <w:t xml:space="preserve"> (</w:t>
      </w:r>
      <w:r w:rsidR="006558CD" w:rsidRPr="00456285">
        <w:rPr>
          <w:rFonts w:ascii="Arial" w:hAnsi="Arial" w:cs="Arial"/>
          <w:b/>
          <w:bCs/>
          <w:color w:val="000000"/>
          <w:sz w:val="22"/>
          <w:szCs w:val="22"/>
        </w:rPr>
        <w:t>Fig</w:t>
      </w:r>
      <w:r w:rsidR="00456285" w:rsidRPr="00456285">
        <w:rPr>
          <w:rFonts w:ascii="Arial" w:hAnsi="Arial" w:cs="Arial"/>
          <w:b/>
          <w:bCs/>
          <w:color w:val="000000"/>
          <w:sz w:val="22"/>
          <w:szCs w:val="22"/>
        </w:rPr>
        <w:t>. 7</w:t>
      </w:r>
      <w:r w:rsidR="00456285">
        <w:rPr>
          <w:rFonts w:ascii="Arial" w:hAnsi="Arial" w:cs="Arial"/>
          <w:color w:val="000000"/>
          <w:sz w:val="22"/>
          <w:szCs w:val="22"/>
        </w:rPr>
        <w:t xml:space="preserve">). </w:t>
      </w:r>
    </w:p>
    <w:p w14:paraId="0DCC4F50" w14:textId="77777777" w:rsidR="005025F9" w:rsidRDefault="005025F9" w:rsidP="00081385">
      <w:pPr>
        <w:spacing w:line="360" w:lineRule="auto"/>
        <w:ind w:firstLine="720"/>
        <w:rPr>
          <w:ins w:id="390" w:author="Keene-Snickers,Lexi" w:date="2025-03-17T13:49:00Z" w16du:dateUtc="2025-03-17T19:49:00Z"/>
          <w:rFonts w:ascii="Arial" w:hAnsi="Arial" w:cs="Arial"/>
          <w:color w:val="000000"/>
          <w:sz w:val="22"/>
          <w:szCs w:val="22"/>
        </w:rPr>
      </w:pPr>
    </w:p>
    <w:p w14:paraId="561FC36C" w14:textId="5F45053A" w:rsidR="00CD0AF9" w:rsidRDefault="00CD0AF9" w:rsidP="00CD0AF9">
      <w:pPr>
        <w:spacing w:line="360" w:lineRule="auto"/>
        <w:ind w:firstLine="720"/>
        <w:rPr>
          <w:ins w:id="391" w:author="Keene-Snickers,Lexi" w:date="2025-03-17T13:49:00Z" w16du:dateUtc="2025-03-17T19:49:00Z"/>
          <w:rFonts w:ascii="Arial" w:hAnsi="Arial" w:cs="Arial"/>
          <w:sz w:val="22"/>
          <w:szCs w:val="22"/>
        </w:rPr>
      </w:pPr>
      <w:commentRangeStart w:id="392"/>
      <w:commentRangeStart w:id="393"/>
      <w:ins w:id="394" w:author="Keene-Snickers,Lexi" w:date="2025-03-17T13:49:00Z" w16du:dateUtc="2025-03-17T19:49:00Z">
        <w:r>
          <w:rPr>
            <w:rFonts w:ascii="Arial" w:hAnsi="Arial" w:cs="Arial"/>
            <w:sz w:val="22"/>
            <w:szCs w:val="22"/>
          </w:rPr>
          <w:t>Overall</w:t>
        </w:r>
        <w:commentRangeEnd w:id="392"/>
        <w:r>
          <w:rPr>
            <w:rStyle w:val="CommentReference"/>
          </w:rPr>
          <w:commentReference w:id="392"/>
        </w:r>
        <w:commentRangeEnd w:id="393"/>
        <w:r>
          <w:rPr>
            <w:rStyle w:val="CommentReference"/>
          </w:rPr>
          <w:commentReference w:id="393"/>
        </w:r>
        <w:r>
          <w:rPr>
            <w:rFonts w:ascii="Arial" w:hAnsi="Arial" w:cs="Arial"/>
            <w:sz w:val="22"/>
            <w:szCs w:val="22"/>
          </w:rPr>
          <w:t>, galbut virus diversity within clades was low with many sequences sharing over 99% pairwise nucleotide identity (</w:t>
        </w:r>
        <w:r w:rsidRPr="006558CD">
          <w:rPr>
            <w:rFonts w:ascii="Arial" w:hAnsi="Arial" w:cs="Arial"/>
            <w:b/>
            <w:bCs/>
            <w:sz w:val="22"/>
            <w:szCs w:val="22"/>
          </w:rPr>
          <w:t>Fig</w:t>
        </w:r>
        <w:r>
          <w:rPr>
            <w:rFonts w:ascii="Arial" w:hAnsi="Arial" w:cs="Arial"/>
            <w:b/>
            <w:bCs/>
            <w:sz w:val="22"/>
            <w:szCs w:val="22"/>
          </w:rPr>
          <w:t>s</w:t>
        </w:r>
        <w:r w:rsidRPr="006558CD">
          <w:rPr>
            <w:rFonts w:ascii="Arial" w:hAnsi="Arial" w:cs="Arial"/>
            <w:b/>
            <w:bCs/>
            <w:sz w:val="22"/>
            <w:szCs w:val="22"/>
          </w:rPr>
          <w:t>. 4, 5, 6 &amp; 7</w:t>
        </w:r>
        <w:r>
          <w:rPr>
            <w:rFonts w:ascii="Arial" w:hAnsi="Arial" w:cs="Arial"/>
            <w:sz w:val="22"/>
            <w:szCs w:val="22"/>
          </w:rPr>
          <w:t xml:space="preserve">). </w:t>
        </w:r>
      </w:ins>
      <w:ins w:id="395" w:author="Keene-Snickers,Lexi" w:date="2025-03-19T11:54:00Z" w16du:dateUtc="2025-03-19T17:54:00Z">
        <w:r w:rsidR="00A94DFE">
          <w:rPr>
            <w:rFonts w:ascii="Arial" w:hAnsi="Arial" w:cs="Arial"/>
            <w:sz w:val="22"/>
            <w:szCs w:val="22"/>
          </w:rPr>
          <w:t xml:space="preserve">However, galbut virus diversity between clades was higher. </w:t>
        </w:r>
      </w:ins>
      <w:ins w:id="396" w:author="Keene-Snickers,Lexi" w:date="2025-03-19T11:53:00Z" w16du:dateUtc="2025-03-19T17:53:00Z">
        <w:r w:rsidR="00A94DFE">
          <w:rPr>
            <w:rFonts w:ascii="Arial" w:hAnsi="Arial" w:cs="Arial"/>
            <w:sz w:val="22"/>
            <w:szCs w:val="22"/>
          </w:rPr>
          <w:t xml:space="preserve">There was more diversity between the </w:t>
        </w:r>
        <w:r w:rsidR="00A94DFE" w:rsidRPr="00A94DFE">
          <w:rPr>
            <w:rFonts w:ascii="Arial" w:hAnsi="Arial" w:cs="Arial"/>
            <w:i/>
            <w:iCs/>
            <w:sz w:val="22"/>
            <w:szCs w:val="22"/>
            <w:rPrChange w:id="397" w:author="Keene-Snickers,Lexi" w:date="2025-03-19T11:53:00Z" w16du:dateUtc="2025-03-19T17:53:00Z">
              <w:rPr>
                <w:rFonts w:ascii="Arial" w:hAnsi="Arial" w:cs="Arial"/>
                <w:sz w:val="22"/>
                <w:szCs w:val="22"/>
              </w:rPr>
            </w:rPrChange>
          </w:rPr>
          <w:t xml:space="preserve">D. melanogaster </w:t>
        </w:r>
        <w:r w:rsidR="00A94DFE">
          <w:rPr>
            <w:rFonts w:ascii="Arial" w:hAnsi="Arial" w:cs="Arial"/>
            <w:sz w:val="22"/>
            <w:szCs w:val="22"/>
          </w:rPr>
          <w:t xml:space="preserve">and </w:t>
        </w:r>
        <w:r w:rsidR="00A94DFE" w:rsidRPr="00A94DFE">
          <w:rPr>
            <w:rFonts w:ascii="Arial" w:hAnsi="Arial" w:cs="Arial"/>
            <w:i/>
            <w:iCs/>
            <w:sz w:val="22"/>
            <w:szCs w:val="22"/>
            <w:rPrChange w:id="398" w:author="Keene-Snickers,Lexi" w:date="2025-03-19T11:53:00Z" w16du:dateUtc="2025-03-19T17:53:00Z">
              <w:rPr>
                <w:rFonts w:ascii="Arial" w:hAnsi="Arial" w:cs="Arial"/>
                <w:sz w:val="22"/>
                <w:szCs w:val="22"/>
              </w:rPr>
            </w:rPrChange>
          </w:rPr>
          <w:t>D. simulans</w:t>
        </w:r>
        <w:r w:rsidR="00A94DFE">
          <w:rPr>
            <w:rFonts w:ascii="Arial" w:hAnsi="Arial" w:cs="Arial"/>
            <w:sz w:val="22"/>
            <w:szCs w:val="22"/>
          </w:rPr>
          <w:t xml:space="preserve"> clades than between the </w:t>
        </w:r>
        <w:r w:rsidR="00A94DFE" w:rsidRPr="00A94DFE">
          <w:rPr>
            <w:rFonts w:ascii="Arial" w:hAnsi="Arial" w:cs="Arial"/>
            <w:i/>
            <w:iCs/>
            <w:sz w:val="22"/>
            <w:szCs w:val="22"/>
            <w:rPrChange w:id="399" w:author="Keene-Snickers,Lexi" w:date="2025-03-19T11:53:00Z" w16du:dateUtc="2025-03-19T17:53:00Z">
              <w:rPr>
                <w:rFonts w:ascii="Arial" w:hAnsi="Arial" w:cs="Arial"/>
                <w:sz w:val="22"/>
                <w:szCs w:val="22"/>
              </w:rPr>
            </w:rPrChange>
          </w:rPr>
          <w:t>D. melanogaster</w:t>
        </w:r>
        <w:r w:rsidR="00A94DFE">
          <w:rPr>
            <w:rFonts w:ascii="Arial" w:hAnsi="Arial" w:cs="Arial"/>
            <w:sz w:val="22"/>
            <w:szCs w:val="22"/>
          </w:rPr>
          <w:t xml:space="preserve"> clades. </w:t>
        </w:r>
      </w:ins>
      <w:ins w:id="400" w:author="Keene-Snickers,Lexi" w:date="2025-03-19T11:52:00Z" w16du:dateUtc="2025-03-19T17:52:00Z">
        <w:r w:rsidR="00A94DFE">
          <w:rPr>
            <w:rFonts w:ascii="Arial" w:hAnsi="Arial" w:cs="Arial"/>
            <w:sz w:val="22"/>
            <w:szCs w:val="22"/>
          </w:rPr>
          <w:t>Between</w:t>
        </w:r>
      </w:ins>
      <w:ins w:id="401" w:author="Keene-Snickers,Lexi" w:date="2025-03-19T11:48:00Z" w16du:dateUtc="2025-03-19T17:48:00Z">
        <w:r w:rsidR="00A94DFE">
          <w:rPr>
            <w:rFonts w:ascii="Arial" w:hAnsi="Arial" w:cs="Arial"/>
            <w:sz w:val="22"/>
            <w:szCs w:val="22"/>
          </w:rPr>
          <w:t xml:space="preserve"> clades </w:t>
        </w:r>
      </w:ins>
      <w:ins w:id="402" w:author="Keene-Snickers,Lexi" w:date="2025-03-19T11:52:00Z" w16du:dateUtc="2025-03-19T17:52:00Z">
        <w:r w:rsidR="00A94DFE">
          <w:rPr>
            <w:rFonts w:ascii="Arial" w:hAnsi="Arial" w:cs="Arial"/>
            <w:sz w:val="22"/>
            <w:szCs w:val="22"/>
          </w:rPr>
          <w:t xml:space="preserve">pairwise identity was at most </w:t>
        </w:r>
      </w:ins>
      <w:ins w:id="403" w:author="Keene-Snickers,Lexi" w:date="2025-03-19T11:50:00Z" w16du:dateUtc="2025-03-19T17:50:00Z">
        <w:r w:rsidR="00A94DFE">
          <w:rPr>
            <w:rFonts w:ascii="Arial" w:hAnsi="Arial" w:cs="Arial"/>
            <w:sz w:val="22"/>
            <w:szCs w:val="22"/>
          </w:rPr>
          <w:t>~</w:t>
        </w:r>
      </w:ins>
      <w:ins w:id="404" w:author="Keene-Snickers,Lexi" w:date="2025-03-19T11:48:00Z" w16du:dateUtc="2025-03-19T17:48:00Z">
        <w:r w:rsidR="00A94DFE">
          <w:rPr>
            <w:rFonts w:ascii="Arial" w:hAnsi="Arial" w:cs="Arial"/>
            <w:sz w:val="22"/>
            <w:szCs w:val="22"/>
          </w:rPr>
          <w:t>87%</w:t>
        </w:r>
      </w:ins>
      <w:ins w:id="405" w:author="Keene-Snickers,Lexi" w:date="2025-03-19T11:52:00Z" w16du:dateUtc="2025-03-19T17:52:00Z">
        <w:r w:rsidR="00A94DFE">
          <w:rPr>
            <w:rFonts w:ascii="Arial" w:hAnsi="Arial" w:cs="Arial"/>
            <w:sz w:val="22"/>
            <w:szCs w:val="22"/>
          </w:rPr>
          <w:t xml:space="preserve">, </w:t>
        </w:r>
      </w:ins>
      <w:ins w:id="406" w:author="Keene-Snickers,Lexi" w:date="2025-03-19T11:50:00Z" w16du:dateUtc="2025-03-19T17:50:00Z">
        <w:r w:rsidR="00A94DFE">
          <w:rPr>
            <w:rFonts w:ascii="Arial" w:hAnsi="Arial" w:cs="Arial"/>
            <w:sz w:val="22"/>
            <w:szCs w:val="22"/>
          </w:rPr>
          <w:t>~</w:t>
        </w:r>
      </w:ins>
      <w:ins w:id="407" w:author="Keene-Snickers,Lexi" w:date="2025-03-19T11:49:00Z" w16du:dateUtc="2025-03-19T17:49:00Z">
        <w:r w:rsidR="00A94DFE">
          <w:rPr>
            <w:rFonts w:ascii="Arial" w:hAnsi="Arial" w:cs="Arial"/>
            <w:sz w:val="22"/>
            <w:szCs w:val="22"/>
          </w:rPr>
          <w:t>88%,</w:t>
        </w:r>
      </w:ins>
      <w:ins w:id="408" w:author="Keene-Snickers,Lexi" w:date="2025-03-17T13:49:00Z" w16du:dateUtc="2025-03-17T19:49:00Z">
        <w:r>
          <w:rPr>
            <w:rFonts w:ascii="Arial" w:hAnsi="Arial" w:cs="Arial"/>
            <w:sz w:val="22"/>
            <w:szCs w:val="22"/>
          </w:rPr>
          <w:t xml:space="preserve"> ~</w:t>
        </w:r>
        <w:commentRangeStart w:id="409"/>
        <w:r>
          <w:rPr>
            <w:rFonts w:ascii="Arial" w:hAnsi="Arial" w:cs="Arial"/>
            <w:sz w:val="22"/>
            <w:szCs w:val="22"/>
          </w:rPr>
          <w:t>76</w:t>
        </w:r>
        <w:commentRangeEnd w:id="409"/>
        <w:r>
          <w:rPr>
            <w:rStyle w:val="CommentReference"/>
          </w:rPr>
          <w:commentReference w:id="409"/>
        </w:r>
        <w:r>
          <w:rPr>
            <w:rFonts w:ascii="Arial" w:hAnsi="Arial" w:cs="Arial"/>
            <w:sz w:val="22"/>
            <w:szCs w:val="22"/>
          </w:rPr>
          <w:t>%</w:t>
        </w:r>
      </w:ins>
      <w:ins w:id="410" w:author="Keene-Snickers,Lexi" w:date="2025-03-19T11:53:00Z" w16du:dateUtc="2025-03-19T17:53:00Z">
        <w:r w:rsidR="00A94DFE">
          <w:rPr>
            <w:rFonts w:ascii="Arial" w:hAnsi="Arial" w:cs="Arial"/>
            <w:sz w:val="22"/>
            <w:szCs w:val="22"/>
          </w:rPr>
          <w:t xml:space="preserve"> </w:t>
        </w:r>
      </w:ins>
      <w:ins w:id="411" w:author="Keene-Snickers,Lexi" w:date="2025-03-19T11:50:00Z" w16du:dateUtc="2025-03-19T17:50:00Z">
        <w:r w:rsidR="00A94DFE">
          <w:rPr>
            <w:rFonts w:ascii="Arial" w:hAnsi="Arial" w:cs="Arial"/>
            <w:sz w:val="22"/>
            <w:szCs w:val="22"/>
          </w:rPr>
          <w:t xml:space="preserve">and ~80% </w:t>
        </w:r>
      </w:ins>
      <w:ins w:id="412" w:author="Keene-Snickers,Lexi" w:date="2025-03-19T11:53:00Z" w16du:dateUtc="2025-03-19T17:53:00Z">
        <w:r w:rsidR="00A94DFE">
          <w:rPr>
            <w:rFonts w:ascii="Arial" w:hAnsi="Arial" w:cs="Arial"/>
            <w:sz w:val="22"/>
            <w:szCs w:val="22"/>
          </w:rPr>
          <w:t>for RNA 1, RNA 2 RNA 3 and chaq virus, respectively</w:t>
        </w:r>
      </w:ins>
      <w:ins w:id="413" w:author="Keene-Snickers,Lexi" w:date="2025-03-17T13:49:00Z" w16du:dateUtc="2025-03-17T19:49:00Z">
        <w:r>
          <w:rPr>
            <w:rFonts w:ascii="Arial" w:hAnsi="Arial" w:cs="Arial"/>
            <w:sz w:val="22"/>
            <w:szCs w:val="22"/>
          </w:rPr>
          <w:t>.</w:t>
        </w:r>
      </w:ins>
      <w:ins w:id="414" w:author="Keene-Snickers,Lexi" w:date="2025-03-19T11:51:00Z" w16du:dateUtc="2025-03-19T17:51:00Z">
        <w:r w:rsidR="00A94DFE">
          <w:rPr>
            <w:rFonts w:ascii="Arial" w:hAnsi="Arial" w:cs="Arial"/>
            <w:sz w:val="22"/>
            <w:szCs w:val="22"/>
          </w:rPr>
          <w:t xml:space="preserve"> </w:t>
        </w:r>
      </w:ins>
      <w:commentRangeStart w:id="415"/>
      <w:commentRangeStart w:id="416"/>
      <w:ins w:id="417" w:author="Keene-Snickers,Lexi" w:date="2025-03-17T13:49:00Z" w16du:dateUtc="2025-03-17T19:49:00Z">
        <w:r>
          <w:rPr>
            <w:rFonts w:ascii="Arial" w:hAnsi="Arial" w:cs="Arial"/>
            <w:sz w:val="22"/>
            <w:szCs w:val="22"/>
          </w:rPr>
          <w:t xml:space="preserve">Full maximum likelihood trees without clades collapsed can be found in </w:t>
        </w:r>
        <w:r w:rsidRPr="00E97611">
          <w:rPr>
            <w:rFonts w:ascii="Arial" w:hAnsi="Arial" w:cs="Arial"/>
            <w:b/>
            <w:bCs/>
            <w:sz w:val="22"/>
            <w:szCs w:val="22"/>
          </w:rPr>
          <w:t>Supplemental Figures 2, 3, 4, and 5</w:t>
        </w:r>
        <w:commentRangeEnd w:id="415"/>
        <w:r>
          <w:rPr>
            <w:rStyle w:val="CommentReference"/>
          </w:rPr>
          <w:commentReference w:id="415"/>
        </w:r>
        <w:commentRangeEnd w:id="416"/>
        <w:r>
          <w:rPr>
            <w:rStyle w:val="CommentReference"/>
          </w:rPr>
          <w:commentReference w:id="416"/>
        </w:r>
        <w:r>
          <w:rPr>
            <w:rFonts w:ascii="Arial" w:hAnsi="Arial" w:cs="Arial"/>
            <w:sz w:val="22"/>
            <w:szCs w:val="22"/>
          </w:rPr>
          <w:t xml:space="preserve">. </w:t>
        </w:r>
      </w:ins>
    </w:p>
    <w:p w14:paraId="1B03FCB3" w14:textId="77777777" w:rsidR="00CD0AF9" w:rsidRDefault="00CD0AF9" w:rsidP="00081385">
      <w:pPr>
        <w:spacing w:line="360" w:lineRule="auto"/>
        <w:ind w:firstLine="720"/>
        <w:rPr>
          <w:ins w:id="418" w:author="Keene-Snickers,Lexi" w:date="2025-03-17T13:49:00Z" w16du:dateUtc="2025-03-17T19:49:00Z"/>
          <w:rFonts w:ascii="Arial" w:hAnsi="Arial" w:cs="Arial"/>
          <w:color w:val="000000"/>
          <w:sz w:val="22"/>
          <w:szCs w:val="22"/>
        </w:rPr>
      </w:pPr>
    </w:p>
    <w:p w14:paraId="0C95016C" w14:textId="3AA10742" w:rsidR="00CD0AF9" w:rsidRDefault="00CD0AF9" w:rsidP="00CD0AF9">
      <w:pPr>
        <w:spacing w:line="360" w:lineRule="auto"/>
        <w:ind w:firstLine="720"/>
        <w:rPr>
          <w:ins w:id="419" w:author="Keene-Snickers,Lexi" w:date="2025-03-17T14:02:00Z" w16du:dateUtc="2025-03-17T20:02:00Z"/>
          <w:rFonts w:ascii="Arial" w:hAnsi="Arial" w:cs="Arial"/>
          <w:color w:val="000000"/>
          <w:sz w:val="22"/>
          <w:szCs w:val="22"/>
        </w:rPr>
      </w:pPr>
      <w:commentRangeStart w:id="420"/>
      <w:ins w:id="421" w:author="Keene-Snickers,Lexi" w:date="2025-03-17T14:02:00Z" w16du:dateUtc="2025-03-17T20:02:00Z">
        <w:r>
          <w:rPr>
            <w:rFonts w:ascii="Arial" w:hAnsi="Arial" w:cs="Arial"/>
            <w:color w:val="000000"/>
            <w:sz w:val="22"/>
            <w:szCs w:val="22"/>
          </w:rPr>
          <w:t>Geography partially explained phylogenetic clustering</w:t>
        </w:r>
        <w:commentRangeEnd w:id="420"/>
        <w:r>
          <w:rPr>
            <w:rStyle w:val="CommentReference"/>
          </w:rPr>
          <w:commentReference w:id="420"/>
        </w:r>
        <w:r>
          <w:rPr>
            <w:rFonts w:ascii="Arial" w:hAnsi="Arial" w:cs="Arial"/>
            <w:color w:val="000000"/>
            <w:sz w:val="22"/>
            <w:szCs w:val="22"/>
          </w:rPr>
          <w:t>. Subsets of samples from the same location and the same date tended to form clusters of identical or nearly identical sequences. For example, most RNA</w:t>
        </w:r>
      </w:ins>
      <w:ins w:id="422" w:author="Keene-Snickers,Lexi" w:date="2025-03-17T14:04:00Z" w16du:dateUtc="2025-03-17T20:04:00Z">
        <w:r>
          <w:rPr>
            <w:rFonts w:ascii="Arial" w:hAnsi="Arial" w:cs="Arial"/>
            <w:color w:val="000000"/>
            <w:sz w:val="22"/>
            <w:szCs w:val="22"/>
          </w:rPr>
          <w:t xml:space="preserve"> </w:t>
        </w:r>
      </w:ins>
      <w:ins w:id="423" w:author="Keene-Snickers,Lexi" w:date="2025-03-17T14:02:00Z" w16du:dateUtc="2025-03-17T20:02:00Z">
        <w:r>
          <w:rPr>
            <w:rFonts w:ascii="Arial" w:hAnsi="Arial" w:cs="Arial"/>
            <w:color w:val="000000"/>
            <w:sz w:val="22"/>
            <w:szCs w:val="22"/>
          </w:rPr>
          <w:t xml:space="preserve">1 sequences from flies from </w:t>
        </w:r>
      </w:ins>
      <w:ins w:id="424" w:author="Keene-Snickers,Lexi" w:date="2025-03-17T14:03:00Z" w16du:dateUtc="2025-03-17T20:03:00Z">
        <w:r>
          <w:rPr>
            <w:rFonts w:ascii="Arial" w:hAnsi="Arial" w:cs="Arial"/>
            <w:color w:val="000000"/>
            <w:sz w:val="22"/>
            <w:szCs w:val="22"/>
          </w:rPr>
          <w:t>Pennsylvania</w:t>
        </w:r>
      </w:ins>
      <w:ins w:id="425" w:author="Keene-Snickers,Lexi" w:date="2025-03-17T14:02:00Z" w16du:dateUtc="2025-03-17T20:02:00Z">
        <w:r>
          <w:rPr>
            <w:rFonts w:ascii="Arial" w:hAnsi="Arial" w:cs="Arial"/>
            <w:color w:val="000000"/>
            <w:sz w:val="22"/>
            <w:szCs w:val="22"/>
          </w:rPr>
          <w:t xml:space="preserve"> formed a monophyletic cluster (</w:t>
        </w:r>
        <w:r w:rsidRPr="009170D5">
          <w:rPr>
            <w:rFonts w:ascii="Arial" w:hAnsi="Arial" w:cs="Arial"/>
            <w:b/>
            <w:bCs/>
            <w:color w:val="000000"/>
            <w:sz w:val="22"/>
            <w:szCs w:val="22"/>
          </w:rPr>
          <w:t>Fig. 4</w:t>
        </w:r>
        <w:r>
          <w:rPr>
            <w:rFonts w:ascii="Arial" w:hAnsi="Arial" w:cs="Arial"/>
            <w:color w:val="000000"/>
            <w:sz w:val="22"/>
            <w:szCs w:val="22"/>
          </w:rPr>
          <w:t>). But other sequences from Pennsylvania were spread across the RNA</w:t>
        </w:r>
      </w:ins>
      <w:ins w:id="426" w:author="Keene-Snickers,Lexi" w:date="2025-03-17T14:04:00Z" w16du:dateUtc="2025-03-17T20:04:00Z">
        <w:r>
          <w:rPr>
            <w:rFonts w:ascii="Arial" w:hAnsi="Arial" w:cs="Arial"/>
            <w:color w:val="000000"/>
            <w:sz w:val="22"/>
            <w:szCs w:val="22"/>
          </w:rPr>
          <w:t xml:space="preserve"> </w:t>
        </w:r>
      </w:ins>
      <w:ins w:id="427" w:author="Keene-Snickers,Lexi" w:date="2025-03-17T14:02:00Z" w16du:dateUtc="2025-03-17T20:02:00Z">
        <w:r>
          <w:rPr>
            <w:rFonts w:ascii="Arial" w:hAnsi="Arial" w:cs="Arial"/>
            <w:color w:val="000000"/>
            <w:sz w:val="22"/>
            <w:szCs w:val="22"/>
          </w:rPr>
          <w:t xml:space="preserve">1 tree. In general, sequences from different locations, including Australia, were intermixed throughout trees. These patterns support the existence of </w:t>
        </w:r>
        <w:commentRangeStart w:id="428"/>
        <w:commentRangeStart w:id="429"/>
        <w:r>
          <w:rPr>
            <w:rFonts w:ascii="Arial" w:hAnsi="Arial" w:cs="Arial"/>
            <w:color w:val="000000"/>
            <w:sz w:val="22"/>
            <w:szCs w:val="22"/>
          </w:rPr>
          <w:t xml:space="preserve">location-specific micro-lineages </w:t>
        </w:r>
        <w:commentRangeEnd w:id="428"/>
        <w:r>
          <w:rPr>
            <w:rStyle w:val="CommentReference"/>
          </w:rPr>
          <w:commentReference w:id="428"/>
        </w:r>
      </w:ins>
      <w:commentRangeEnd w:id="429"/>
      <w:ins w:id="430" w:author="Keene-Snickers,Lexi" w:date="2025-03-19T12:29:00Z" w16du:dateUtc="2025-03-19T18:29:00Z">
        <w:r w:rsidR="00A94DFE">
          <w:rPr>
            <w:rStyle w:val="CommentReference"/>
          </w:rPr>
          <w:commentReference w:id="429"/>
        </w:r>
      </w:ins>
      <w:ins w:id="431" w:author="Keene-Snickers,Lexi" w:date="2025-03-17T14:02:00Z" w16du:dateUtc="2025-03-17T20:02:00Z">
        <w:r>
          <w:rPr>
            <w:rFonts w:ascii="Arial" w:hAnsi="Arial" w:cs="Arial"/>
            <w:color w:val="000000"/>
            <w:sz w:val="22"/>
            <w:szCs w:val="22"/>
          </w:rPr>
          <w:t xml:space="preserve">that probably reflected shared ancestry through vertical transmission. But individual locations can also harbor galbut virus diversity from across the phylogeny, which may reflect global dispersal </w:t>
        </w:r>
        <w:r>
          <w:rPr>
            <w:rFonts w:ascii="Arial" w:hAnsi="Arial" w:cs="Arial"/>
            <w:color w:val="000000"/>
            <w:sz w:val="22"/>
            <w:szCs w:val="22"/>
          </w:rPr>
          <w:lastRenderedPageBreak/>
          <w:t xml:space="preserve">of </w:t>
        </w:r>
        <w:r w:rsidRPr="009170D5">
          <w:rPr>
            <w:rFonts w:ascii="Arial" w:hAnsi="Arial" w:cs="Arial"/>
            <w:i/>
            <w:iCs/>
            <w:color w:val="000000"/>
            <w:sz w:val="22"/>
            <w:szCs w:val="22"/>
          </w:rPr>
          <w:t>D. melanogaster</w:t>
        </w:r>
        <w:r>
          <w:rPr>
            <w:rFonts w:ascii="Arial" w:hAnsi="Arial" w:cs="Arial"/>
            <w:color w:val="000000"/>
            <w:sz w:val="22"/>
            <w:szCs w:val="22"/>
          </w:rPr>
          <w:t xml:space="preserve">. Samples obtained from museum specimens clustered within contemporary </w:t>
        </w:r>
      </w:ins>
      <w:ins w:id="432" w:author="Keene-Snickers,Lexi" w:date="2025-03-19T11:55:00Z" w16du:dateUtc="2025-03-19T17:55:00Z">
        <w:r w:rsidR="00A94DFE">
          <w:rPr>
            <w:rFonts w:ascii="Arial" w:hAnsi="Arial" w:cs="Arial"/>
            <w:color w:val="000000"/>
            <w:sz w:val="22"/>
            <w:szCs w:val="22"/>
          </w:rPr>
          <w:t>sequences but</w:t>
        </w:r>
      </w:ins>
      <w:ins w:id="433" w:author="Keene-Snickers,Lexi" w:date="2025-03-17T14:02:00Z" w16du:dateUtc="2025-03-17T20:02:00Z">
        <w:r>
          <w:rPr>
            <w:rFonts w:ascii="Arial" w:hAnsi="Arial" w:cs="Arial"/>
            <w:color w:val="000000"/>
            <w:sz w:val="22"/>
            <w:szCs w:val="22"/>
          </w:rPr>
          <w:t xml:space="preserve"> were not identical to contemporary sequences</w:t>
        </w:r>
      </w:ins>
      <w:ins w:id="434" w:author="Keene-Snickers,Lexi" w:date="2025-03-17T14:04:00Z" w16du:dateUtc="2025-03-17T20:04:00Z">
        <w:r>
          <w:rPr>
            <w:rFonts w:ascii="Arial" w:hAnsi="Arial" w:cs="Arial"/>
            <w:color w:val="000000"/>
            <w:sz w:val="22"/>
            <w:szCs w:val="22"/>
          </w:rPr>
          <w:t xml:space="preserve"> </w:t>
        </w:r>
      </w:ins>
      <w:ins w:id="435" w:author="Keene-Snickers,Lexi" w:date="2025-03-17T14:02:00Z" w16du:dateUtc="2025-03-17T20:02:00Z">
        <w:r>
          <w:rPr>
            <w:rFonts w:ascii="Arial" w:hAnsi="Arial" w:cs="Arial"/>
            <w:color w:val="000000"/>
            <w:sz w:val="22"/>
            <w:szCs w:val="22"/>
          </w:rPr>
          <w:t>(</w:t>
        </w:r>
        <w:r w:rsidRPr="00DD52CF">
          <w:rPr>
            <w:rFonts w:ascii="Arial" w:hAnsi="Arial" w:cs="Arial"/>
            <w:b/>
            <w:bCs/>
            <w:color w:val="000000"/>
            <w:sz w:val="22"/>
            <w:szCs w:val="22"/>
          </w:rPr>
          <w:t>Fig. 4</w:t>
        </w:r>
      </w:ins>
      <w:ins w:id="436" w:author="Keene-Snickers,Lexi" w:date="2025-03-17T14:04:00Z" w16du:dateUtc="2025-03-17T20:04:00Z">
        <w:r>
          <w:rPr>
            <w:rFonts w:ascii="Arial" w:hAnsi="Arial" w:cs="Arial"/>
            <w:b/>
            <w:bCs/>
            <w:color w:val="000000"/>
            <w:sz w:val="22"/>
            <w:szCs w:val="22"/>
          </w:rPr>
          <w:t>-</w:t>
        </w:r>
      </w:ins>
      <w:ins w:id="437" w:author="Keene-Snickers,Lexi" w:date="2025-03-17T14:02:00Z" w16du:dateUtc="2025-03-17T20:02:00Z">
        <w:r w:rsidRPr="00DD52CF">
          <w:rPr>
            <w:rFonts w:ascii="Arial" w:hAnsi="Arial" w:cs="Arial"/>
            <w:b/>
            <w:bCs/>
            <w:color w:val="000000"/>
            <w:sz w:val="22"/>
            <w:szCs w:val="22"/>
          </w:rPr>
          <w:t>6</w:t>
        </w:r>
        <w:r>
          <w:rPr>
            <w:rFonts w:ascii="Arial" w:hAnsi="Arial" w:cs="Arial"/>
            <w:color w:val="000000"/>
            <w:sz w:val="22"/>
            <w:szCs w:val="22"/>
          </w:rPr>
          <w:t>)</w:t>
        </w:r>
      </w:ins>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64613C" w:rsidRPr="0064613C">
            <w:rPr>
              <w:rFonts w:ascii="Arial" w:hAnsi="Arial" w:cs="Arial"/>
              <w:color w:val="000000"/>
              <w:sz w:val="22"/>
              <w:szCs w:val="22"/>
              <w:vertAlign w:val="superscript"/>
            </w:rPr>
            <w:t>10</w:t>
          </w:r>
        </w:sdtContent>
      </w:sdt>
      <w:ins w:id="438" w:author="Keene-Snickers,Lexi" w:date="2025-03-17T14:02:00Z" w16du:dateUtc="2025-03-17T20:02:00Z">
        <w:r>
          <w:rPr>
            <w:rFonts w:ascii="Arial" w:hAnsi="Arial" w:cs="Arial"/>
            <w:color w:val="000000"/>
            <w:sz w:val="22"/>
            <w:szCs w:val="22"/>
          </w:rPr>
          <w:t xml:space="preserve">. </w:t>
        </w:r>
      </w:ins>
    </w:p>
    <w:p w14:paraId="6750F152" w14:textId="77777777" w:rsidR="00CD0AF9" w:rsidRDefault="00CD0AF9" w:rsidP="00081385">
      <w:pPr>
        <w:spacing w:line="360" w:lineRule="auto"/>
        <w:ind w:firstLine="720"/>
        <w:rPr>
          <w:rFonts w:ascii="Arial" w:hAnsi="Arial" w:cs="Arial"/>
          <w:color w:val="000000"/>
          <w:sz w:val="22"/>
          <w:szCs w:val="22"/>
        </w:rPr>
      </w:pPr>
    </w:p>
    <w:p w14:paraId="577835A1" w14:textId="4F5EE1ED" w:rsidR="00D10830" w:rsidRDefault="00946E3E" w:rsidP="00081385">
      <w:pPr>
        <w:spacing w:line="360" w:lineRule="auto"/>
        <w:ind w:firstLine="720"/>
        <w:rPr>
          <w:ins w:id="439" w:author="Stenglein,Mark" w:date="2025-03-10T10:39:00Z" w16du:dateUtc="2025-03-10T16:39:00Z"/>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D10830">
        <w:rPr>
          <w:rFonts w:ascii="Arial" w:hAnsi="Arial" w:cs="Arial"/>
          <w:i/>
          <w:iCs/>
          <w:color w:val="000000"/>
          <w:sz w:val="22"/>
          <w:szCs w:val="22"/>
          <w:rPrChange w:id="440" w:author="Stenglein,Mark" w:date="2025-03-10T10:39:00Z" w16du:dateUtc="2025-03-10T16:39:00Z">
            <w:rPr>
              <w:rFonts w:ascii="Arial" w:hAnsi="Arial" w:cs="Arial"/>
              <w:color w:val="000000"/>
              <w:sz w:val="22"/>
              <w:szCs w:val="22"/>
            </w:rPr>
          </w:rPrChange>
        </w:rPr>
        <w:t>D. melanogaster</w:t>
      </w:r>
      <w:r>
        <w:rPr>
          <w:rFonts w:ascii="Arial" w:hAnsi="Arial" w:cs="Arial"/>
          <w:color w:val="000000"/>
          <w:sz w:val="22"/>
          <w:szCs w:val="22"/>
        </w:rPr>
        <w:t xml:space="preserve"> and </w:t>
      </w:r>
      <w:r w:rsidRPr="00D10830">
        <w:rPr>
          <w:rFonts w:ascii="Arial" w:hAnsi="Arial" w:cs="Arial"/>
          <w:i/>
          <w:iCs/>
          <w:color w:val="000000"/>
          <w:sz w:val="22"/>
          <w:szCs w:val="22"/>
          <w:rPrChange w:id="441" w:author="Stenglein,Mark" w:date="2025-03-10T10:39:00Z" w16du:dateUtc="2025-03-10T16:39:00Z">
            <w:rPr>
              <w:rFonts w:ascii="Arial" w:hAnsi="Arial" w:cs="Arial"/>
              <w:color w:val="000000"/>
              <w:sz w:val="22"/>
              <w:szCs w:val="22"/>
            </w:rPr>
          </w:rPrChange>
        </w:rPr>
        <w:t>D. simulans</w:t>
      </w:r>
      <w:r>
        <w:rPr>
          <w:rFonts w:ascii="Arial" w:hAnsi="Arial" w:cs="Arial"/>
          <w:color w:val="000000"/>
          <w:sz w:val="22"/>
          <w:szCs w:val="22"/>
        </w:rPr>
        <w:t xml:space="preserve"> clades in the different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4</w:t>
      </w:r>
      <w:del w:id="442" w:author="Keene-Snickers,Lexi" w:date="2025-03-17T13:55:00Z" w16du:dateUtc="2025-03-17T19:55:00Z">
        <w:r w:rsidRPr="00456285" w:rsidDel="00CD0AF9">
          <w:rPr>
            <w:rFonts w:ascii="Arial" w:hAnsi="Arial" w:cs="Arial"/>
            <w:b/>
            <w:bCs/>
            <w:color w:val="000000"/>
            <w:sz w:val="22"/>
            <w:szCs w:val="22"/>
          </w:rPr>
          <w:delText>, 5, &amp;</w:delText>
        </w:r>
      </w:del>
      <w:ins w:id="443" w:author="Keene-Snickers,Lexi" w:date="2025-03-17T13:55:00Z" w16du:dateUtc="2025-03-17T19:55:00Z">
        <w:r w:rsidR="00CD0AF9">
          <w:rPr>
            <w:rFonts w:ascii="Arial" w:hAnsi="Arial" w:cs="Arial"/>
            <w:b/>
            <w:bCs/>
            <w:color w:val="000000"/>
            <w:sz w:val="22"/>
            <w:szCs w:val="22"/>
          </w:rPr>
          <w:t>-</w:t>
        </w:r>
      </w:ins>
      <w:del w:id="444" w:author="Keene-Snickers,Lexi" w:date="2025-03-17T13:55:00Z" w16du:dateUtc="2025-03-17T19:55:00Z">
        <w:r w:rsidRPr="00456285" w:rsidDel="00CD0AF9">
          <w:rPr>
            <w:rFonts w:ascii="Arial" w:hAnsi="Arial" w:cs="Arial"/>
            <w:b/>
            <w:bCs/>
            <w:color w:val="000000"/>
            <w:sz w:val="22"/>
            <w:szCs w:val="22"/>
          </w:rPr>
          <w:delText xml:space="preserve"> </w:delText>
        </w:r>
      </w:del>
      <w:r w:rsidRPr="00456285">
        <w:rPr>
          <w:rFonts w:ascii="Arial" w:hAnsi="Arial" w:cs="Arial"/>
          <w:b/>
          <w:bCs/>
          <w:color w:val="000000"/>
          <w:sz w:val="22"/>
          <w:szCs w:val="22"/>
        </w:rPr>
        <w:t>6</w:t>
      </w:r>
      <w:r>
        <w:rPr>
          <w:rFonts w:ascii="Arial" w:hAnsi="Arial" w:cs="Arial"/>
          <w:color w:val="000000"/>
          <w:sz w:val="22"/>
          <w:szCs w:val="22"/>
        </w:rPr>
        <w:t xml:space="preserve">). </w:t>
      </w:r>
      <w:r w:rsidR="00E822D1">
        <w:rPr>
          <w:rFonts w:ascii="Arial" w:hAnsi="Arial" w:cs="Arial"/>
          <w:color w:val="000000"/>
          <w:sz w:val="22"/>
          <w:szCs w:val="22"/>
        </w:rPr>
        <w:t xml:space="preserve">In the </w:t>
      </w:r>
      <w:del w:id="445" w:author="Stenglein,Mark" w:date="2025-03-10T10:37:00Z" w16du:dateUtc="2025-03-10T16:37:00Z">
        <w:r w:rsidR="00456285" w:rsidDel="00E822D1">
          <w:rPr>
            <w:rFonts w:ascii="Arial" w:hAnsi="Arial" w:cs="Arial"/>
            <w:color w:val="000000"/>
            <w:sz w:val="22"/>
            <w:szCs w:val="22"/>
          </w:rPr>
          <w:delText>Interestingly, g</w:delText>
        </w:r>
      </w:del>
      <w:ins w:id="446" w:author="Stenglein,Mark" w:date="2025-03-10T10:37:00Z" w16du:dateUtc="2025-03-10T16:37:00Z">
        <w:r w:rsidR="00E822D1">
          <w:rPr>
            <w:rFonts w:ascii="Arial" w:hAnsi="Arial" w:cs="Arial"/>
            <w:color w:val="000000"/>
            <w:sz w:val="22"/>
            <w:szCs w:val="22"/>
          </w:rPr>
          <w:t>g</w:t>
        </w:r>
      </w:ins>
      <w:r w:rsidR="00456285">
        <w:rPr>
          <w:rFonts w:ascii="Arial" w:hAnsi="Arial" w:cs="Arial"/>
          <w:color w:val="000000"/>
          <w:sz w:val="22"/>
          <w:szCs w:val="22"/>
        </w:rPr>
        <w:t xml:space="preserve">albut virus </w:t>
      </w:r>
      <w:r w:rsidR="00E822D1">
        <w:rPr>
          <w:rFonts w:ascii="Arial" w:hAnsi="Arial" w:cs="Arial"/>
          <w:color w:val="000000"/>
          <w:sz w:val="22"/>
          <w:szCs w:val="22"/>
        </w:rPr>
        <w:t xml:space="preserve">RNA2 and RNA3 trees, </w:t>
      </w:r>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galbut virus clade A</w:t>
      </w:r>
      <w:r w:rsidR="00E822D1">
        <w:rPr>
          <w:rFonts w:ascii="Arial" w:hAnsi="Arial" w:cs="Arial"/>
          <w:color w:val="000000"/>
          <w:sz w:val="22"/>
          <w:szCs w:val="22"/>
        </w:rPr>
        <w:t>.</w:t>
      </w:r>
      <w:del w:id="447" w:author="Keene-Snickers,Lexi" w:date="2025-03-17T13:55:00Z" w16du:dateUtc="2025-03-17T19:55:00Z">
        <w:r w:rsidR="00E822D1" w:rsidDel="00CD0AF9">
          <w:rPr>
            <w:rFonts w:ascii="Arial" w:hAnsi="Arial" w:cs="Arial"/>
            <w:color w:val="000000"/>
            <w:sz w:val="22"/>
            <w:szCs w:val="22"/>
          </w:rPr>
          <w:delText xml:space="preserve"> </w:delText>
        </w:r>
      </w:del>
      <w:r w:rsidR="00E822D1">
        <w:rPr>
          <w:rFonts w:ascii="Arial" w:hAnsi="Arial" w:cs="Arial"/>
          <w:color w:val="000000"/>
          <w:sz w:val="22"/>
          <w:szCs w:val="22"/>
        </w:rPr>
        <w:t xml:space="preserve"> In the RNA1 tree,</w:t>
      </w:r>
      <w:r w:rsidR="00456285">
        <w:rPr>
          <w:rFonts w:ascii="Arial" w:hAnsi="Arial" w:cs="Arial"/>
          <w:color w:val="000000"/>
          <w:sz w:val="22"/>
          <w:szCs w:val="22"/>
        </w:rPr>
        <w:t xml:space="preserve"> </w:t>
      </w:r>
      <w:del w:id="448" w:author="Stenglein,Mark" w:date="2025-03-10T10:37:00Z" w16du:dateUtc="2025-03-10T16:37:00Z">
        <w:r w:rsidR="00456285" w:rsidDel="00E822D1">
          <w:rPr>
            <w:rFonts w:ascii="Arial" w:hAnsi="Arial" w:cs="Arial"/>
            <w:color w:val="000000"/>
            <w:sz w:val="22"/>
            <w:szCs w:val="22"/>
          </w:rPr>
          <w:delText xml:space="preserve">while </w:delText>
        </w:r>
      </w:del>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del w:id="449" w:author="Stenglein,Mark" w:date="2025-03-10T10:37:00Z" w16du:dateUtc="2025-03-10T16:37:00Z">
        <w:r w:rsidR="00456285" w:rsidDel="00E822D1">
          <w:rPr>
            <w:rFonts w:ascii="Arial" w:hAnsi="Arial" w:cs="Arial"/>
            <w:color w:val="000000"/>
            <w:sz w:val="22"/>
            <w:szCs w:val="22"/>
          </w:rPr>
          <w:delText xml:space="preserve">in segment one </w:delText>
        </w:r>
      </w:del>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clade B (</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4</w:t>
      </w:r>
      <w:ins w:id="450" w:author="Keene-Snickers,Lexi" w:date="2025-03-17T13:55:00Z" w16du:dateUtc="2025-03-17T19:55:00Z">
        <w:r w:rsidR="00CD0AF9">
          <w:rPr>
            <w:rFonts w:ascii="Arial" w:hAnsi="Arial" w:cs="Arial"/>
            <w:b/>
            <w:bCs/>
            <w:color w:val="000000"/>
            <w:sz w:val="22"/>
            <w:szCs w:val="22"/>
          </w:rPr>
          <w:t>-</w:t>
        </w:r>
      </w:ins>
      <w:del w:id="451" w:author="Keene-Snickers,Lexi" w:date="2025-03-17T13:55:00Z" w16du:dateUtc="2025-03-17T19:55:00Z">
        <w:r w:rsidR="00456285" w:rsidRPr="00456285" w:rsidDel="00CD0AF9">
          <w:rPr>
            <w:rFonts w:ascii="Arial" w:hAnsi="Arial" w:cs="Arial"/>
            <w:b/>
            <w:bCs/>
            <w:color w:val="000000"/>
            <w:sz w:val="22"/>
            <w:szCs w:val="22"/>
          </w:rPr>
          <w:delText xml:space="preserve">, 5, &amp; </w:delText>
        </w:r>
      </w:del>
      <w:r w:rsidR="00456285" w:rsidRPr="00456285">
        <w:rPr>
          <w:rFonts w:ascii="Arial" w:hAnsi="Arial" w:cs="Arial"/>
          <w:b/>
          <w:bCs/>
          <w:color w:val="000000"/>
          <w:sz w:val="22"/>
          <w:szCs w:val="22"/>
        </w:rPr>
        <w:t>6</w:t>
      </w:r>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Or, the difference</w:t>
      </w:r>
      <w:ins w:id="452" w:author="Stenglein,Mark" w:date="2025-03-12T12:47:00Z" w16du:dateUtc="2025-03-12T18:47:00Z">
        <w:r w:rsidR="00541FBD">
          <w:rPr>
            <w:rFonts w:ascii="Arial" w:hAnsi="Arial" w:cs="Arial"/>
            <w:color w:val="000000"/>
            <w:sz w:val="22"/>
            <w:szCs w:val="22"/>
          </w:rPr>
          <w:t xml:space="preserve"> </w:t>
        </w:r>
      </w:ins>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 xml:space="preserve">an artifact of </w:t>
      </w:r>
      <w:del w:id="453" w:author="Stenglein,Mark" w:date="2025-03-10T10:35:00Z" w16du:dateUtc="2025-03-10T16:35:00Z">
        <w:r w:rsidR="00783917" w:rsidDel="000321DE">
          <w:rPr>
            <w:rFonts w:ascii="Arial" w:hAnsi="Arial" w:cs="Arial"/>
            <w:color w:val="000000"/>
            <w:sz w:val="22"/>
            <w:szCs w:val="22"/>
          </w:rPr>
          <w:delText xml:space="preserve">midpoint </w:delText>
        </w:r>
      </w:del>
      <w:r w:rsidR="00783917">
        <w:rPr>
          <w:rFonts w:ascii="Arial" w:hAnsi="Arial" w:cs="Arial"/>
          <w:color w:val="000000"/>
          <w:sz w:val="22"/>
          <w:szCs w:val="22"/>
        </w:rPr>
        <w:t>rooting on tree topology</w:t>
      </w:r>
      <w:ins w:id="454" w:author="Keene-Snickers,Lexi" w:date="2025-03-17T13:56:00Z" w16du:dateUtc="2025-03-17T19:56:00Z">
        <w:r w:rsidR="00CD0AF9">
          <w:rPr>
            <w:rFonts w:ascii="Arial" w:hAnsi="Arial" w:cs="Arial"/>
            <w:color w:val="000000"/>
            <w:sz w:val="22"/>
            <w:szCs w:val="22"/>
          </w:rPr>
          <w:t>.</w:t>
        </w:r>
      </w:ins>
      <w:del w:id="455" w:author="Keene-Snickers,Lexi" w:date="2025-03-17T13:56:00Z" w16du:dateUtc="2025-03-17T19:56:00Z">
        <w:r w:rsidR="00783917" w:rsidDel="00CD0AF9">
          <w:rPr>
            <w:rFonts w:ascii="Arial" w:hAnsi="Arial" w:cs="Arial"/>
            <w:color w:val="000000"/>
            <w:sz w:val="22"/>
            <w:szCs w:val="22"/>
          </w:rPr>
          <w:delText xml:space="preserve">. </w:delText>
        </w:r>
        <w:commentRangeStart w:id="456"/>
        <w:r w:rsidR="0094697A" w:rsidDel="00CD0AF9">
          <w:rPr>
            <w:rFonts w:ascii="Arial" w:hAnsi="Arial" w:cs="Arial"/>
            <w:color w:val="000000"/>
            <w:sz w:val="22"/>
            <w:szCs w:val="22"/>
          </w:rPr>
          <w:delText xml:space="preserve">The topology of the chaq virus tree </w:delText>
        </w:r>
        <w:commentRangeEnd w:id="456"/>
        <w:r w:rsidR="00006902" w:rsidDel="00CD0AF9">
          <w:rPr>
            <w:rStyle w:val="CommentReference"/>
          </w:rPr>
          <w:commentReference w:id="456"/>
        </w:r>
        <w:r w:rsidR="0094697A" w:rsidDel="00CD0AF9">
          <w:rPr>
            <w:rFonts w:ascii="Arial" w:hAnsi="Arial" w:cs="Arial"/>
            <w:color w:val="000000"/>
            <w:sz w:val="22"/>
            <w:szCs w:val="22"/>
          </w:rPr>
          <w:delText>showed that t</w:delText>
        </w:r>
        <w:r w:rsidR="00456285" w:rsidDel="00CD0AF9">
          <w:rPr>
            <w:rFonts w:ascii="Arial" w:hAnsi="Arial" w:cs="Arial"/>
            <w:color w:val="000000"/>
            <w:sz w:val="22"/>
            <w:szCs w:val="22"/>
          </w:rPr>
          <w:delText xml:space="preserve">he </w:delText>
        </w:r>
        <w:r w:rsidR="00456285" w:rsidRPr="006C74D5" w:rsidDel="00CD0AF9">
          <w:rPr>
            <w:rFonts w:ascii="Arial" w:hAnsi="Arial" w:cs="Arial"/>
            <w:i/>
            <w:iCs/>
            <w:color w:val="000000"/>
            <w:sz w:val="22"/>
            <w:szCs w:val="22"/>
          </w:rPr>
          <w:delText>D. simulans</w:delText>
        </w:r>
        <w:r w:rsidR="00456285" w:rsidDel="00CD0AF9">
          <w:rPr>
            <w:rFonts w:ascii="Arial" w:hAnsi="Arial" w:cs="Arial"/>
            <w:color w:val="000000"/>
            <w:sz w:val="22"/>
            <w:szCs w:val="22"/>
          </w:rPr>
          <w:delText xml:space="preserve"> clade of chaq virus </w:delText>
        </w:r>
        <w:r w:rsidR="008E38EA" w:rsidDel="00CD0AF9">
          <w:rPr>
            <w:rFonts w:ascii="Arial" w:hAnsi="Arial" w:cs="Arial"/>
            <w:color w:val="000000"/>
            <w:sz w:val="22"/>
            <w:szCs w:val="22"/>
          </w:rPr>
          <w:delText>was</w:delText>
        </w:r>
        <w:r w:rsidR="00456285" w:rsidDel="00CD0AF9">
          <w:rPr>
            <w:rFonts w:ascii="Arial" w:hAnsi="Arial" w:cs="Arial"/>
            <w:color w:val="000000"/>
            <w:sz w:val="22"/>
            <w:szCs w:val="22"/>
          </w:rPr>
          <w:delText xml:space="preserve"> separate from </w:delText>
        </w:r>
        <w:r w:rsidR="006C74D5" w:rsidDel="00CD0AF9">
          <w:rPr>
            <w:rFonts w:ascii="Arial" w:hAnsi="Arial" w:cs="Arial"/>
            <w:color w:val="000000"/>
            <w:sz w:val="22"/>
            <w:szCs w:val="22"/>
          </w:rPr>
          <w:delText xml:space="preserve">all </w:delText>
        </w:r>
        <w:r w:rsidR="00456285" w:rsidDel="00CD0AF9">
          <w:rPr>
            <w:rFonts w:ascii="Arial" w:hAnsi="Arial" w:cs="Arial"/>
            <w:color w:val="000000"/>
            <w:sz w:val="22"/>
            <w:szCs w:val="22"/>
          </w:rPr>
          <w:delText xml:space="preserve">the </w:delText>
        </w:r>
        <w:r w:rsidR="00456285" w:rsidRPr="006C74D5" w:rsidDel="00CD0AF9">
          <w:rPr>
            <w:rFonts w:ascii="Arial" w:hAnsi="Arial" w:cs="Arial"/>
            <w:i/>
            <w:iCs/>
            <w:color w:val="000000"/>
            <w:sz w:val="22"/>
            <w:szCs w:val="22"/>
          </w:rPr>
          <w:delText>D. melanogaster</w:delText>
        </w:r>
        <w:r w:rsidR="00456285" w:rsidDel="00CD0AF9">
          <w:rPr>
            <w:rFonts w:ascii="Arial" w:hAnsi="Arial" w:cs="Arial"/>
            <w:color w:val="000000"/>
            <w:sz w:val="22"/>
            <w:szCs w:val="22"/>
          </w:rPr>
          <w:delText xml:space="preserve"> </w:delText>
        </w:r>
        <w:commentRangeStart w:id="457"/>
        <w:commentRangeStart w:id="458"/>
        <w:commentRangeStart w:id="459"/>
        <w:r w:rsidR="00456285" w:rsidDel="00CD0AF9">
          <w:rPr>
            <w:rFonts w:ascii="Arial" w:hAnsi="Arial" w:cs="Arial"/>
            <w:color w:val="000000"/>
            <w:sz w:val="22"/>
            <w:szCs w:val="22"/>
          </w:rPr>
          <w:delText xml:space="preserve">sequences </w:delText>
        </w:r>
        <w:commentRangeEnd w:id="457"/>
        <w:r w:rsidR="003B003F" w:rsidDel="00CD0AF9">
          <w:rPr>
            <w:rStyle w:val="CommentReference"/>
          </w:rPr>
          <w:commentReference w:id="457"/>
        </w:r>
        <w:commentRangeEnd w:id="458"/>
        <w:r w:rsidR="0094697A" w:rsidDel="00CD0AF9">
          <w:rPr>
            <w:rStyle w:val="CommentReference"/>
          </w:rPr>
          <w:commentReference w:id="458"/>
        </w:r>
        <w:commentRangeEnd w:id="459"/>
        <w:r w:rsidR="0069340C" w:rsidDel="00CD0AF9">
          <w:rPr>
            <w:rStyle w:val="CommentReference"/>
          </w:rPr>
          <w:commentReference w:id="459"/>
        </w:r>
        <w:r w:rsidR="00456285" w:rsidDel="00CD0AF9">
          <w:rPr>
            <w:rFonts w:ascii="Arial" w:hAnsi="Arial" w:cs="Arial"/>
            <w:color w:val="000000"/>
            <w:sz w:val="22"/>
            <w:szCs w:val="22"/>
          </w:rPr>
          <w:delText>(</w:delText>
        </w:r>
        <w:r w:rsidR="00456285" w:rsidRPr="00456285" w:rsidDel="00CD0AF9">
          <w:rPr>
            <w:rFonts w:ascii="Arial" w:hAnsi="Arial" w:cs="Arial"/>
            <w:b/>
            <w:bCs/>
            <w:color w:val="000000"/>
            <w:sz w:val="22"/>
            <w:szCs w:val="22"/>
          </w:rPr>
          <w:delText xml:space="preserve">Fig. </w:delText>
        </w:r>
        <w:commentRangeStart w:id="460"/>
        <w:r w:rsidR="00456285" w:rsidRPr="00456285" w:rsidDel="00CD0AF9">
          <w:rPr>
            <w:rFonts w:ascii="Arial" w:hAnsi="Arial" w:cs="Arial"/>
            <w:b/>
            <w:bCs/>
            <w:color w:val="000000"/>
            <w:sz w:val="22"/>
            <w:szCs w:val="22"/>
          </w:rPr>
          <w:delText>7</w:delText>
        </w:r>
        <w:commentRangeEnd w:id="460"/>
        <w:r w:rsidR="005A19E9" w:rsidDel="00CD0AF9">
          <w:rPr>
            <w:rStyle w:val="CommentReference"/>
          </w:rPr>
          <w:commentReference w:id="460"/>
        </w:r>
        <w:r w:rsidR="00456285" w:rsidDel="00CD0AF9">
          <w:rPr>
            <w:rFonts w:ascii="Arial" w:hAnsi="Arial" w:cs="Arial"/>
            <w:color w:val="000000"/>
            <w:sz w:val="22"/>
            <w:szCs w:val="22"/>
          </w:rPr>
          <w:delText>).</w:delText>
        </w:r>
      </w:del>
      <w:r w:rsidR="005025F9">
        <w:rPr>
          <w:rFonts w:ascii="Arial" w:hAnsi="Arial" w:cs="Arial"/>
          <w:color w:val="000000"/>
          <w:sz w:val="22"/>
          <w:szCs w:val="22"/>
        </w:rPr>
        <w:t xml:space="preserve"> </w:t>
      </w:r>
    </w:p>
    <w:p w14:paraId="18A77195" w14:textId="77777777" w:rsidR="00CD0AF9" w:rsidRDefault="00CD0AF9" w:rsidP="00CD0AF9">
      <w:pPr>
        <w:spacing w:line="360" w:lineRule="auto"/>
        <w:rPr>
          <w:ins w:id="461" w:author="Keene-Snickers,Lexi" w:date="2025-03-17T14:47:00Z" w16du:dateUtc="2025-03-17T20:47:00Z"/>
          <w:rFonts w:ascii="Arial" w:hAnsi="Arial" w:cs="Arial"/>
          <w:color w:val="000000"/>
          <w:sz w:val="22"/>
          <w:szCs w:val="22"/>
        </w:rPr>
      </w:pPr>
    </w:p>
    <w:p w14:paraId="242CB55B" w14:textId="484891CC" w:rsidR="00CD0AF9" w:rsidRDefault="00CD0AF9" w:rsidP="00CD0AF9">
      <w:pPr>
        <w:spacing w:line="360" w:lineRule="auto"/>
        <w:rPr>
          <w:ins w:id="462" w:author="Keene-Snickers,Lexi" w:date="2025-03-17T14:48:00Z" w16du:dateUtc="2025-03-17T20:48:00Z"/>
          <w:rFonts w:ascii="Arial" w:hAnsi="Arial" w:cs="Arial"/>
          <w:color w:val="000000"/>
          <w:sz w:val="22"/>
          <w:szCs w:val="22"/>
        </w:rPr>
      </w:pPr>
      <w:ins w:id="463" w:author="Keene-Snickers,Lexi" w:date="2025-03-17T14:47:00Z" w16du:dateUtc="2025-03-17T20:47:00Z">
        <w:r>
          <w:rPr>
            <w:rFonts w:ascii="Arial" w:hAnsi="Arial" w:cs="Arial"/>
            <w:noProof/>
            <w:color w:val="000000"/>
            <w:sz w:val="22"/>
            <w:szCs w:val="22"/>
          </w:rPr>
          <w:lastRenderedPageBreak/>
          <w:drawing>
            <wp:inline distT="0" distB="0" distL="0" distR="0" wp14:anchorId="230E264A" wp14:editId="1B878FB5">
              <wp:extent cx="3473169" cy="6913266"/>
              <wp:effectExtent l="0" t="0" r="0" b="0"/>
              <wp:docPr id="154613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7409" name="Picture 1546137409"/>
                      <pic:cNvPicPr/>
                    </pic:nvPicPr>
                    <pic:blipFill>
                      <a:blip r:embed="rId24"/>
                      <a:stretch>
                        <a:fillRect/>
                      </a:stretch>
                    </pic:blipFill>
                    <pic:spPr>
                      <a:xfrm>
                        <a:off x="0" y="0"/>
                        <a:ext cx="3515355" cy="6997237"/>
                      </a:xfrm>
                      <a:prstGeom prst="rect">
                        <a:avLst/>
                      </a:prstGeom>
                    </pic:spPr>
                  </pic:pic>
                </a:graphicData>
              </a:graphic>
            </wp:inline>
          </w:drawing>
        </w:r>
      </w:ins>
    </w:p>
    <w:p w14:paraId="436C4A09" w14:textId="161D0744" w:rsidR="00CD0AF9" w:rsidRDefault="00CD0AF9" w:rsidP="00CD0AF9">
      <w:pPr>
        <w:spacing w:line="360" w:lineRule="auto"/>
        <w:rPr>
          <w:ins w:id="464" w:author="Keene-Snickers,Lexi" w:date="2025-03-17T14:25:00Z" w16du:dateUtc="2025-03-17T20:25:00Z"/>
          <w:rFonts w:ascii="Arial" w:hAnsi="Arial" w:cs="Arial"/>
          <w:color w:val="000000"/>
          <w:sz w:val="22"/>
          <w:szCs w:val="22"/>
        </w:rPr>
      </w:pPr>
      <w:commentRangeStart w:id="465"/>
      <w:ins w:id="466" w:author="Keene-Snickers,Lexi" w:date="2025-03-17T14:48:00Z" w16du:dateUtc="2025-03-17T20:48:00Z">
        <w:r w:rsidRPr="000709C9">
          <w:rPr>
            <w:rFonts w:ascii="Arial" w:hAnsi="Arial" w:cs="Arial"/>
            <w:b/>
            <w:bCs/>
            <w:sz w:val="22"/>
            <w:szCs w:val="22"/>
          </w:rPr>
          <w:t xml:space="preserve">Figure </w:t>
        </w:r>
        <w:commentRangeEnd w:id="465"/>
        <w:r>
          <w:rPr>
            <w:rStyle w:val="CommentReference"/>
          </w:rPr>
          <w:commentReference w:id="465"/>
        </w:r>
        <w:r w:rsidRPr="000709C9">
          <w:rPr>
            <w:rFonts w:ascii="Arial" w:hAnsi="Arial" w:cs="Arial"/>
            <w:b/>
            <w:bCs/>
            <w:sz w:val="22"/>
            <w:szCs w:val="22"/>
          </w:rPr>
          <w:t xml:space="preserve">4: Midpoint rooted maximum likelihood phylogenetic </w:t>
        </w:r>
        <w:commentRangeStart w:id="467"/>
        <w:commentRangeStart w:id="468"/>
        <w:r w:rsidRPr="000709C9">
          <w:rPr>
            <w:rFonts w:ascii="Arial" w:hAnsi="Arial" w:cs="Arial"/>
            <w:b/>
            <w:bCs/>
            <w:sz w:val="22"/>
            <w:szCs w:val="22"/>
          </w:rPr>
          <w:t>tree</w:t>
        </w:r>
        <w:commentRangeEnd w:id="467"/>
        <w:r>
          <w:rPr>
            <w:rStyle w:val="CommentReference"/>
          </w:rPr>
          <w:commentReference w:id="467"/>
        </w:r>
      </w:ins>
      <w:commentRangeEnd w:id="468"/>
      <w:ins w:id="469" w:author="Keene-Snickers,Lexi" w:date="2025-03-19T12:53:00Z" w16du:dateUtc="2025-03-19T18:53:00Z">
        <w:r w:rsidR="00A94DFE">
          <w:rPr>
            <w:rStyle w:val="CommentReference"/>
          </w:rPr>
          <w:commentReference w:id="468"/>
        </w:r>
      </w:ins>
      <w:ins w:id="470" w:author="Keene-Snickers,Lexi" w:date="2025-03-17T14:48:00Z" w16du:dateUtc="2025-03-17T20:48:00Z">
        <w:r w:rsidRPr="000709C9">
          <w:rPr>
            <w:rFonts w:ascii="Arial" w:hAnsi="Arial" w:cs="Arial"/>
            <w:b/>
            <w:bCs/>
            <w:sz w:val="22"/>
            <w:szCs w:val="22"/>
          </w:rPr>
          <w:t xml:space="preserve"> of galbut virus RNA1</w:t>
        </w:r>
        <w:r>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ins>
      <w:customXmlInsRangeStart w:id="471" w:author="Keene-Snickers,Lexi" w:date="2025-03-17T14:48:00Z"/>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customXmlInsRangeEnd w:id="471"/>
          <w:r w:rsidR="0064613C" w:rsidRPr="0064613C">
            <w:rPr>
              <w:rFonts w:ascii="Arial" w:hAnsi="Arial" w:cs="Arial"/>
              <w:color w:val="000000"/>
              <w:sz w:val="22"/>
              <w:szCs w:val="22"/>
              <w:vertAlign w:val="superscript"/>
            </w:rPr>
            <w:t>10</w:t>
          </w:r>
          <w:customXmlInsRangeStart w:id="472" w:author="Keene-Snickers,Lexi" w:date="2025-03-17T14:48:00Z"/>
        </w:sdtContent>
      </w:sdt>
      <w:customXmlInsRangeEnd w:id="472"/>
      <w:ins w:id="473" w:author="Keene-Snickers,Lexi" w:date="2025-03-17T14:48:00Z" w16du:dateUtc="2025-03-17T20:48:00Z">
        <w:r>
          <w:rPr>
            <w:rFonts w:ascii="Arial" w:hAnsi="Arial" w:cs="Arial"/>
            <w:sz w:val="22"/>
            <w:szCs w:val="22"/>
          </w:rPr>
          <w:t xml:space="preserve">. Support values </w:t>
        </w:r>
        <w:commentRangeStart w:id="474"/>
        <w:r>
          <w:rPr>
            <w:rFonts w:ascii="Arial" w:hAnsi="Arial" w:cs="Arial"/>
            <w:sz w:val="22"/>
            <w:szCs w:val="22"/>
          </w:rPr>
          <w:t xml:space="preserve">are shown </w:t>
        </w:r>
        <w:commentRangeEnd w:id="474"/>
        <w:r>
          <w:rPr>
            <w:rStyle w:val="CommentReference"/>
          </w:rPr>
          <w:commentReference w:id="474"/>
        </w:r>
        <w:r>
          <w:rPr>
            <w:rFonts w:ascii="Arial" w:hAnsi="Arial" w:cs="Arial"/>
            <w:sz w:val="22"/>
            <w:szCs w:val="22"/>
          </w:rPr>
          <w:t>nodes with a bootstrap value of &lt; 75. Accession numbers are noted except where groups of closely related sequences were collapsed.</w:t>
        </w:r>
      </w:ins>
    </w:p>
    <w:p w14:paraId="34CD172D" w14:textId="4B6B82F5" w:rsidR="00CD0AF9" w:rsidRDefault="00A94DFE" w:rsidP="00CD0AF9">
      <w:pPr>
        <w:spacing w:line="360" w:lineRule="auto"/>
        <w:rPr>
          <w:ins w:id="475" w:author="Keene-Snickers,Lexi" w:date="2025-03-17T14:26:00Z" w16du:dateUtc="2025-03-17T20:26:00Z"/>
          <w:rFonts w:ascii="Arial" w:hAnsi="Arial" w:cs="Arial"/>
          <w:color w:val="000000"/>
          <w:sz w:val="22"/>
          <w:szCs w:val="22"/>
        </w:rPr>
      </w:pPr>
      <w:ins w:id="476" w:author="Keene-Snickers,Lexi" w:date="2025-03-19T12:28:00Z" w16du:dateUtc="2025-03-19T18:28:00Z">
        <w:r>
          <w:rPr>
            <w:rFonts w:ascii="Arial" w:hAnsi="Arial" w:cs="Arial"/>
            <w:noProof/>
            <w:color w:val="000000"/>
            <w:sz w:val="22"/>
            <w:szCs w:val="22"/>
          </w:rPr>
          <w:lastRenderedPageBreak/>
          <w:drawing>
            <wp:inline distT="0" distB="0" distL="0" distR="0" wp14:anchorId="768BD1E2" wp14:editId="70B01A91">
              <wp:extent cx="2426139" cy="7387868"/>
              <wp:effectExtent l="0" t="0" r="0" b="3810"/>
              <wp:docPr id="1211179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9680" name="Picture 1211179680"/>
                      <pic:cNvPicPr/>
                    </pic:nvPicPr>
                    <pic:blipFill>
                      <a:blip r:embed="rId25"/>
                      <a:stretch>
                        <a:fillRect/>
                      </a:stretch>
                    </pic:blipFill>
                    <pic:spPr>
                      <a:xfrm>
                        <a:off x="0" y="0"/>
                        <a:ext cx="2466665" cy="7511275"/>
                      </a:xfrm>
                      <a:prstGeom prst="rect">
                        <a:avLst/>
                      </a:prstGeom>
                    </pic:spPr>
                  </pic:pic>
                </a:graphicData>
              </a:graphic>
            </wp:inline>
          </w:drawing>
        </w:r>
      </w:ins>
    </w:p>
    <w:p w14:paraId="00F09699" w14:textId="71043C0E" w:rsidR="00CD0AF9" w:rsidRDefault="00CD0AF9" w:rsidP="00CD0AF9">
      <w:pPr>
        <w:spacing w:line="360" w:lineRule="auto"/>
        <w:rPr>
          <w:ins w:id="477" w:author="Keene-Snickers,Lexi" w:date="2025-03-17T14:48:00Z" w16du:dateUtc="2025-03-17T20:48:00Z"/>
          <w:rFonts w:ascii="Arial" w:hAnsi="Arial" w:cs="Arial"/>
          <w:sz w:val="22"/>
          <w:szCs w:val="22"/>
        </w:rPr>
      </w:pPr>
      <w:commentRangeStart w:id="478"/>
      <w:ins w:id="479" w:author="Keene-Snickers,Lexi" w:date="2025-03-17T14:27:00Z" w16du:dateUtc="2025-03-17T20:27:00Z">
        <w:r w:rsidRPr="00E97611">
          <w:rPr>
            <w:rFonts w:ascii="Arial" w:hAnsi="Arial" w:cs="Arial"/>
            <w:b/>
            <w:bCs/>
            <w:sz w:val="22"/>
            <w:szCs w:val="22"/>
          </w:rPr>
          <w:t xml:space="preserve">Supplemental </w:t>
        </w:r>
        <w:commentRangeEnd w:id="478"/>
        <w:r>
          <w:rPr>
            <w:rStyle w:val="CommentReference"/>
          </w:rPr>
          <w:commentReference w:id="478"/>
        </w:r>
        <w:r w:rsidRPr="00E97611">
          <w:rPr>
            <w:rFonts w:ascii="Arial" w:hAnsi="Arial" w:cs="Arial"/>
            <w:b/>
            <w:bCs/>
            <w:sz w:val="22"/>
            <w:szCs w:val="22"/>
          </w:rPr>
          <w:t>Figure 2: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1 nucleotide sequences extended data.</w:t>
        </w:r>
        <w:r>
          <w:rPr>
            <w:rFonts w:ascii="Arial" w:hAnsi="Arial" w:cs="Arial"/>
            <w:sz w:val="22"/>
            <w:szCs w:val="22"/>
          </w:rPr>
          <w:t xml:space="preserve"> Data as shown in Figure 4 but with no clades collapsed.</w:t>
        </w:r>
      </w:ins>
    </w:p>
    <w:p w14:paraId="0EDD3009" w14:textId="563B7F45" w:rsidR="00CD0AF9" w:rsidRDefault="00CD0AF9" w:rsidP="00CD0AF9">
      <w:pPr>
        <w:spacing w:line="360" w:lineRule="auto"/>
        <w:rPr>
          <w:ins w:id="480" w:author="Keene-Snickers,Lexi" w:date="2025-03-17T14:49:00Z" w16du:dateUtc="2025-03-17T20:49:00Z"/>
          <w:rFonts w:ascii="Arial" w:hAnsi="Arial" w:cs="Arial"/>
          <w:sz w:val="22"/>
          <w:szCs w:val="22"/>
        </w:rPr>
      </w:pPr>
      <w:ins w:id="481" w:author="Keene-Snickers,Lexi" w:date="2025-03-17T14:48:00Z" w16du:dateUtc="2025-03-17T20:48:00Z">
        <w:r>
          <w:rPr>
            <w:rFonts w:ascii="Arial" w:hAnsi="Arial" w:cs="Arial"/>
            <w:noProof/>
            <w:sz w:val="22"/>
            <w:szCs w:val="22"/>
          </w:rPr>
          <w:lastRenderedPageBreak/>
          <w:drawing>
            <wp:inline distT="0" distB="0" distL="0" distR="0" wp14:anchorId="438E6E94" wp14:editId="79D23F42">
              <wp:extent cx="3185568" cy="6883121"/>
              <wp:effectExtent l="0" t="0" r="2540" b="635"/>
              <wp:docPr id="155040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3158" name="Picture 1550403158"/>
                      <pic:cNvPicPr/>
                    </pic:nvPicPr>
                    <pic:blipFill>
                      <a:blip r:embed="rId26"/>
                      <a:stretch>
                        <a:fillRect/>
                      </a:stretch>
                    </pic:blipFill>
                    <pic:spPr>
                      <a:xfrm>
                        <a:off x="0" y="0"/>
                        <a:ext cx="3214734" cy="6946140"/>
                      </a:xfrm>
                      <a:prstGeom prst="rect">
                        <a:avLst/>
                      </a:prstGeom>
                    </pic:spPr>
                  </pic:pic>
                </a:graphicData>
              </a:graphic>
            </wp:inline>
          </w:drawing>
        </w:r>
      </w:ins>
    </w:p>
    <w:p w14:paraId="4BA875F7" w14:textId="20B9736D" w:rsidR="00CD0AF9" w:rsidDel="00CD0AF9" w:rsidRDefault="00CD0AF9" w:rsidP="00CD0AF9">
      <w:pPr>
        <w:spacing w:line="360" w:lineRule="auto"/>
        <w:rPr>
          <w:ins w:id="482" w:author="Keene-Snickers,Lexi" w:date="2025-03-17T14:49:00Z" w16du:dateUtc="2025-03-17T20:49:00Z"/>
          <w:del w:id="483" w:author="Keene-Snickers,Lexi" w:date="2025-03-17T14:28:00Z" w16du:dateUtc="2025-03-17T20:28:00Z"/>
          <w:rFonts w:ascii="Arial" w:hAnsi="Arial" w:cs="Arial"/>
          <w:sz w:val="22"/>
          <w:szCs w:val="22"/>
        </w:rPr>
        <w:pPrChange w:id="484" w:author="Keene-Snickers,Lexi" w:date="2025-03-17T14:28:00Z" w16du:dateUtc="2025-03-17T20:28:00Z">
          <w:pPr>
            <w:spacing w:line="360" w:lineRule="auto"/>
          </w:pPr>
        </w:pPrChange>
      </w:pPr>
      <w:ins w:id="485" w:author="Keene-Snickers,Lexi" w:date="2025-03-17T14:49:00Z" w16du:dateUtc="2025-03-17T20:49:00Z">
        <w:r w:rsidRPr="000709C9">
          <w:rPr>
            <w:rFonts w:ascii="Arial" w:hAnsi="Arial" w:cs="Arial"/>
            <w:b/>
            <w:bCs/>
            <w:sz w:val="22"/>
            <w:szCs w:val="22"/>
          </w:rPr>
          <w:t>Figure 5: Midpoint rooted maximum likelihood phylogenetic tree of galbut virus RNA</w:t>
        </w:r>
        <w:r>
          <w:rPr>
            <w:rFonts w:ascii="Arial" w:hAnsi="Arial" w:cs="Arial"/>
            <w:b/>
            <w:bCs/>
            <w:sz w:val="22"/>
            <w:szCs w:val="22"/>
          </w:rPr>
          <w:t>2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w:t>
        </w:r>
        <w:del w:id="486" w:author="Stenglein,Mark" w:date="2025-03-12T12:46:00Z" w16du:dateUtc="2025-03-12T18:46:00Z">
          <w:r w:rsidDel="00037111">
            <w:rPr>
              <w:rFonts w:ascii="Arial" w:hAnsi="Arial" w:cs="Arial"/>
              <w:sz w:val="22"/>
              <w:szCs w:val="22"/>
            </w:rPr>
            <w:delText xml:space="preserve">investigators </w:delText>
          </w:r>
        </w:del>
        <w:r>
          <w:rPr>
            <w:rFonts w:ascii="Arial" w:hAnsi="Arial" w:cs="Arial"/>
            <w:sz w:val="22"/>
            <w:szCs w:val="22"/>
          </w:rPr>
          <w:t>are indicated with an asterisk (*).</w:t>
        </w:r>
        <w:r>
          <w:rPr>
            <w:rFonts w:ascii="Arial" w:hAnsi="Arial" w:cs="Arial"/>
            <w:sz w:val="22"/>
            <w:szCs w:val="22"/>
          </w:rPr>
          <w:t xml:space="preserve"> </w:t>
        </w:r>
        <w:r>
          <w:rPr>
            <w:rFonts w:ascii="Arial" w:hAnsi="Arial" w:cs="Arial"/>
            <w:sz w:val="22"/>
            <w:szCs w:val="22"/>
          </w:rPr>
          <w:t>Sequences from museum specimens are indicated by a caret (^)</w:t>
        </w:r>
      </w:ins>
      <w:customXmlInsRangeStart w:id="487" w:author="Keene-Snickers,Lexi" w:date="2025-03-17T14:49:00Z"/>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customXmlInsRangeEnd w:id="487"/>
          <w:r w:rsidR="0064613C" w:rsidRPr="0064613C">
            <w:rPr>
              <w:rFonts w:ascii="Arial" w:hAnsi="Arial" w:cs="Arial"/>
              <w:color w:val="000000"/>
              <w:sz w:val="22"/>
              <w:szCs w:val="22"/>
              <w:vertAlign w:val="superscript"/>
            </w:rPr>
            <w:t>10</w:t>
          </w:r>
          <w:customXmlInsRangeStart w:id="488" w:author="Keene-Snickers,Lexi" w:date="2025-03-17T14:49:00Z"/>
        </w:sdtContent>
      </w:sdt>
      <w:customXmlInsRangeEnd w:id="488"/>
      <w:ins w:id="489" w:author="Keene-Snickers,Lexi" w:date="2025-03-17T14:49:00Z" w16du:dateUtc="2025-03-17T20:49:00Z">
        <w:r>
          <w:rPr>
            <w:rFonts w:ascii="Arial" w:hAnsi="Arial" w:cs="Arial"/>
            <w:sz w:val="22"/>
            <w:szCs w:val="22"/>
          </w:rPr>
          <w:t xml:space="preserve">.  Support values are shown for nodes with a bootstrap value of &lt; 75. Accession numbers are noted except where groups of closely related sequences were collapsed. </w:t>
        </w:r>
      </w:ins>
    </w:p>
    <w:p w14:paraId="03ABD82F" w14:textId="77777777" w:rsidR="00CD0AF9" w:rsidRPr="00CD0AF9" w:rsidRDefault="00CD0AF9" w:rsidP="00CD0AF9">
      <w:pPr>
        <w:spacing w:line="360" w:lineRule="auto"/>
        <w:rPr>
          <w:ins w:id="490" w:author="Keene-Snickers,Lexi" w:date="2025-03-17T13:56:00Z" w16du:dateUtc="2025-03-17T19:56:00Z"/>
          <w:rFonts w:ascii="Arial" w:hAnsi="Arial" w:cs="Arial"/>
          <w:sz w:val="22"/>
          <w:szCs w:val="22"/>
          <w:rPrChange w:id="491" w:author="Keene-Snickers,Lexi" w:date="2025-03-17T14:27:00Z" w16du:dateUtc="2025-03-17T20:27:00Z">
            <w:rPr>
              <w:ins w:id="492" w:author="Keene-Snickers,Lexi" w:date="2025-03-17T13:56:00Z" w16du:dateUtc="2025-03-17T19:56:00Z"/>
              <w:rFonts w:ascii="Arial" w:hAnsi="Arial" w:cs="Arial"/>
              <w:color w:val="000000"/>
              <w:sz w:val="22"/>
              <w:szCs w:val="22"/>
            </w:rPr>
          </w:rPrChange>
        </w:rPr>
        <w:pPrChange w:id="493" w:author="Keene-Snickers,Lexi" w:date="2025-03-17T14:25:00Z" w16du:dateUtc="2025-03-17T20:25:00Z">
          <w:pPr>
            <w:spacing w:line="360" w:lineRule="auto"/>
            <w:ind w:firstLine="720"/>
          </w:pPr>
        </w:pPrChange>
      </w:pPr>
    </w:p>
    <w:p w14:paraId="1BAA64E3" w14:textId="22BA7FB3" w:rsidR="00CD0AF9" w:rsidRDefault="00CD0AF9" w:rsidP="00CD0AF9">
      <w:pPr>
        <w:spacing w:line="360" w:lineRule="auto"/>
        <w:rPr>
          <w:ins w:id="494" w:author="Keene-Snickers,Lexi" w:date="2025-03-17T14:27:00Z" w16du:dateUtc="2025-03-17T20:27:00Z"/>
          <w:rFonts w:ascii="Arial" w:hAnsi="Arial" w:cs="Arial"/>
          <w:color w:val="000000"/>
          <w:sz w:val="22"/>
          <w:szCs w:val="22"/>
        </w:rPr>
      </w:pPr>
      <w:ins w:id="495" w:author="Keene-Snickers,Lexi" w:date="2025-03-17T14:47:00Z" w16du:dateUtc="2025-03-17T20:47:00Z">
        <w:r>
          <w:rPr>
            <w:rFonts w:ascii="Arial" w:hAnsi="Arial" w:cs="Arial"/>
            <w:noProof/>
            <w:color w:val="000000"/>
            <w:sz w:val="22"/>
            <w:szCs w:val="22"/>
          </w:rPr>
          <w:lastRenderedPageBreak/>
          <w:drawing>
            <wp:inline distT="0" distB="0" distL="0" distR="0" wp14:anchorId="67C1B963" wp14:editId="357366BC">
              <wp:extent cx="2119884" cy="7375490"/>
              <wp:effectExtent l="0" t="0" r="1270" b="3810"/>
              <wp:docPr id="1613645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45473" name="Picture 1613645473"/>
                      <pic:cNvPicPr/>
                    </pic:nvPicPr>
                    <pic:blipFill>
                      <a:blip r:embed="rId27"/>
                      <a:stretch>
                        <a:fillRect/>
                      </a:stretch>
                    </pic:blipFill>
                    <pic:spPr>
                      <a:xfrm>
                        <a:off x="0" y="0"/>
                        <a:ext cx="2132158" cy="7418195"/>
                      </a:xfrm>
                      <a:prstGeom prst="rect">
                        <a:avLst/>
                      </a:prstGeom>
                    </pic:spPr>
                  </pic:pic>
                </a:graphicData>
              </a:graphic>
            </wp:inline>
          </w:drawing>
        </w:r>
      </w:ins>
    </w:p>
    <w:p w14:paraId="4BDB27A1" w14:textId="02890A39" w:rsidR="00CD0AF9" w:rsidRDefault="00CD0AF9" w:rsidP="00CD0AF9">
      <w:pPr>
        <w:spacing w:line="360" w:lineRule="auto"/>
        <w:rPr>
          <w:ins w:id="496" w:author="Keene-Snickers,Lexi" w:date="2025-03-17T14:48:00Z" w16du:dateUtc="2025-03-17T20:48:00Z"/>
          <w:rFonts w:ascii="Arial" w:hAnsi="Arial" w:cs="Arial"/>
          <w:sz w:val="22"/>
          <w:szCs w:val="22"/>
        </w:rPr>
      </w:pPr>
      <w:ins w:id="497" w:author="Keene-Snickers,Lexi" w:date="2025-03-17T14:27:00Z" w16du:dateUtc="2025-03-17T20:27:00Z">
        <w:r w:rsidRPr="00E97611">
          <w:rPr>
            <w:rFonts w:ascii="Arial" w:hAnsi="Arial" w:cs="Arial"/>
            <w:b/>
            <w:bCs/>
            <w:sz w:val="22"/>
            <w:szCs w:val="22"/>
          </w:rPr>
          <w:t>Supplemental Figure 3:</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51BC4B15" w14:textId="151CE81F" w:rsidR="00CD0AF9" w:rsidRDefault="00CD0AF9" w:rsidP="00CD0AF9">
      <w:pPr>
        <w:spacing w:line="360" w:lineRule="auto"/>
        <w:rPr>
          <w:rFonts w:ascii="Arial" w:hAnsi="Arial" w:cs="Arial"/>
          <w:sz w:val="22"/>
          <w:szCs w:val="22"/>
        </w:rPr>
      </w:pPr>
      <w:ins w:id="498" w:author="Keene-Snickers,Lexi" w:date="2025-03-17T14:54:00Z" w16du:dateUtc="2025-03-17T20:54:00Z">
        <w:r>
          <w:rPr>
            <w:rFonts w:ascii="Arial" w:hAnsi="Arial" w:cs="Arial"/>
            <w:noProof/>
            <w:sz w:val="22"/>
            <w:szCs w:val="22"/>
          </w:rPr>
          <w:lastRenderedPageBreak/>
          <w:drawing>
            <wp:inline distT="0" distB="0" distL="0" distR="0" wp14:anchorId="1101B1AD" wp14:editId="08474A3A">
              <wp:extent cx="2576383" cy="6887361"/>
              <wp:effectExtent l="0" t="0" r="1905" b="0"/>
              <wp:docPr id="742183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3153" name="Picture 742183153"/>
                      <pic:cNvPicPr/>
                    </pic:nvPicPr>
                    <pic:blipFill>
                      <a:blip r:embed="rId28"/>
                      <a:stretch>
                        <a:fillRect/>
                      </a:stretch>
                    </pic:blipFill>
                    <pic:spPr>
                      <a:xfrm>
                        <a:off x="0" y="0"/>
                        <a:ext cx="2604973" cy="6963790"/>
                      </a:xfrm>
                      <a:prstGeom prst="rect">
                        <a:avLst/>
                      </a:prstGeom>
                    </pic:spPr>
                  </pic:pic>
                </a:graphicData>
              </a:graphic>
            </wp:inline>
          </w:drawing>
        </w:r>
      </w:ins>
    </w:p>
    <w:p w14:paraId="76BC2C1A" w14:textId="34E1F31A" w:rsidR="00CD0AF9" w:rsidDel="00CD0AF9" w:rsidRDefault="00CD0AF9" w:rsidP="00CD0AF9">
      <w:pPr>
        <w:spacing w:line="360" w:lineRule="auto"/>
        <w:rPr>
          <w:ins w:id="499" w:author="Keene-Snickers,Lexi" w:date="2025-03-17T14:50:00Z" w16du:dateUtc="2025-03-17T20:50:00Z"/>
          <w:del w:id="500" w:author="Keene-Snickers,Lexi" w:date="2025-03-17T14:29:00Z" w16du:dateUtc="2025-03-17T20:29:00Z"/>
          <w:rFonts w:ascii="Arial" w:hAnsi="Arial" w:cs="Arial"/>
          <w:sz w:val="22"/>
          <w:szCs w:val="22"/>
        </w:rPr>
      </w:pPr>
      <w:ins w:id="501" w:author="Keene-Snickers,Lexi" w:date="2025-03-17T14:50:00Z" w16du:dateUtc="2025-03-17T20:50:00Z">
        <w:r w:rsidRPr="000709C9">
          <w:rPr>
            <w:rFonts w:ascii="Arial" w:hAnsi="Arial" w:cs="Arial"/>
            <w:b/>
            <w:bCs/>
            <w:sz w:val="22"/>
            <w:szCs w:val="22"/>
          </w:rPr>
          <w:t xml:space="preserve">Figure </w:t>
        </w:r>
        <w:r>
          <w:rPr>
            <w:rFonts w:ascii="Arial" w:hAnsi="Arial" w:cs="Arial"/>
            <w:b/>
            <w:bCs/>
            <w:sz w:val="22"/>
            <w:szCs w:val="22"/>
          </w:rPr>
          <w:t>6</w:t>
        </w:r>
        <w:r w:rsidRPr="000709C9">
          <w:rPr>
            <w:rFonts w:ascii="Arial" w:hAnsi="Arial" w:cs="Arial"/>
            <w:b/>
            <w:bCs/>
            <w:sz w:val="22"/>
            <w:szCs w:val="22"/>
          </w:rPr>
          <w:t>: Midpoint rooted maximum likelihood phylogenetic tree of galbut virus RNA</w:t>
        </w:r>
        <w:r>
          <w:rPr>
            <w:rFonts w:ascii="Arial" w:hAnsi="Arial" w:cs="Arial"/>
            <w:b/>
            <w:bCs/>
            <w:sz w:val="22"/>
            <w:szCs w:val="22"/>
          </w:rPr>
          <w:t>3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ins>
      <w:ins w:id="502" w:author="Keene-Snickers,Lexi" w:date="2025-03-17T14:54:00Z" w16du:dateUtc="2025-03-17T20:54:00Z">
        <w:r>
          <w:rPr>
            <w:rFonts w:ascii="Arial" w:hAnsi="Arial" w:cs="Arial"/>
            <w:sz w:val="22"/>
            <w:szCs w:val="22"/>
          </w:rPr>
          <w:t xml:space="preserve"> </w:t>
        </w:r>
      </w:ins>
      <w:ins w:id="503" w:author="Keene-Snickers,Lexi" w:date="2025-03-17T14:50:00Z" w16du:dateUtc="2025-03-17T20:50:00Z">
        <w:r>
          <w:rPr>
            <w:rFonts w:ascii="Arial" w:hAnsi="Arial" w:cs="Arial"/>
            <w:sz w:val="22"/>
            <w:szCs w:val="22"/>
          </w:rPr>
          <w:t>Sequences from museum specimens are indicated by a (^)</w:t>
        </w:r>
      </w:ins>
      <w:customXmlInsRangeStart w:id="504" w:author="Keene-Snickers,Lexi" w:date="2025-03-17T14:50:00Z"/>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customXmlInsRangeEnd w:id="504"/>
          <w:r w:rsidR="0064613C" w:rsidRPr="0064613C">
            <w:rPr>
              <w:rFonts w:ascii="Arial" w:hAnsi="Arial" w:cs="Arial"/>
              <w:color w:val="000000"/>
              <w:sz w:val="22"/>
              <w:szCs w:val="22"/>
              <w:vertAlign w:val="superscript"/>
            </w:rPr>
            <w:t>10</w:t>
          </w:r>
          <w:customXmlInsRangeStart w:id="505" w:author="Keene-Snickers,Lexi" w:date="2025-03-17T14:50:00Z"/>
        </w:sdtContent>
      </w:sdt>
      <w:customXmlInsRangeEnd w:id="505"/>
      <w:ins w:id="506" w:author="Keene-Snickers,Lexi" w:date="2025-03-17T14:50:00Z" w16du:dateUtc="2025-03-17T20:50:00Z">
        <w:r>
          <w:rPr>
            <w:rFonts w:ascii="Arial" w:hAnsi="Arial" w:cs="Arial"/>
            <w:sz w:val="22"/>
            <w:szCs w:val="22"/>
          </w:rPr>
          <w:t>. Support values are shown</w:t>
        </w:r>
        <w:r w:rsidRPr="005025F9">
          <w:rPr>
            <w:rFonts w:ascii="Arial" w:hAnsi="Arial" w:cs="Arial"/>
            <w:sz w:val="22"/>
            <w:szCs w:val="22"/>
          </w:rPr>
          <w:t xml:space="preserve"> </w:t>
        </w:r>
        <w:r>
          <w:rPr>
            <w:rFonts w:ascii="Arial" w:hAnsi="Arial" w:cs="Arial"/>
            <w:sz w:val="22"/>
            <w:szCs w:val="22"/>
          </w:rPr>
          <w:t xml:space="preserve">for nodes with a bootstrap value of &lt; 75. Accession numbers are noted except where groups of closely related sequences were collapsed. </w:t>
        </w:r>
      </w:ins>
    </w:p>
    <w:p w14:paraId="57169866" w14:textId="389B84ED" w:rsidR="00CD0AF9" w:rsidRPr="00CD0AF9" w:rsidRDefault="00CD0AF9" w:rsidP="00CD0AF9">
      <w:pPr>
        <w:spacing w:line="360" w:lineRule="auto"/>
        <w:rPr>
          <w:ins w:id="507" w:author="Keene-Snickers,Lexi" w:date="2025-03-17T14:25:00Z" w16du:dateUtc="2025-03-17T20:25:00Z"/>
          <w:rFonts w:ascii="Arial" w:hAnsi="Arial" w:cs="Arial"/>
          <w:sz w:val="22"/>
          <w:szCs w:val="22"/>
          <w:rPrChange w:id="508" w:author="Keene-Snickers,Lexi" w:date="2025-03-17T14:27:00Z" w16du:dateUtc="2025-03-17T20:27:00Z">
            <w:rPr>
              <w:ins w:id="509" w:author="Keene-Snickers,Lexi" w:date="2025-03-17T14:25:00Z" w16du:dateUtc="2025-03-17T20:25:00Z"/>
              <w:rFonts w:ascii="Arial" w:hAnsi="Arial" w:cs="Arial"/>
              <w:color w:val="000000"/>
              <w:sz w:val="22"/>
              <w:szCs w:val="22"/>
            </w:rPr>
          </w:rPrChange>
        </w:rPr>
      </w:pPr>
    </w:p>
    <w:p w14:paraId="25E313E6" w14:textId="50083027" w:rsidR="00CD0AF9" w:rsidRDefault="00CD0AF9" w:rsidP="00CD0AF9">
      <w:pPr>
        <w:spacing w:line="360" w:lineRule="auto"/>
        <w:rPr>
          <w:ins w:id="510" w:author="Keene-Snickers,Lexi" w:date="2025-03-17T14:28:00Z" w16du:dateUtc="2025-03-17T20:28:00Z"/>
          <w:rFonts w:ascii="Arial" w:hAnsi="Arial" w:cs="Arial"/>
          <w:color w:val="000000"/>
          <w:sz w:val="22"/>
          <w:szCs w:val="22"/>
        </w:rPr>
      </w:pPr>
      <w:ins w:id="511" w:author="Keene-Snickers,Lexi" w:date="2025-03-17T14:26:00Z" w16du:dateUtc="2025-03-17T20:26:00Z">
        <w:r>
          <w:rPr>
            <w:rFonts w:ascii="Arial" w:hAnsi="Arial" w:cs="Arial"/>
            <w:noProof/>
            <w:color w:val="000000"/>
            <w:sz w:val="22"/>
            <w:szCs w:val="22"/>
          </w:rPr>
          <w:lastRenderedPageBreak/>
          <w:drawing>
            <wp:inline distT="0" distB="0" distL="0" distR="0" wp14:anchorId="652C25C0" wp14:editId="6852C676">
              <wp:extent cx="1999407" cy="7340600"/>
              <wp:effectExtent l="0" t="0" r="0" b="0"/>
              <wp:docPr id="389359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9604" name="Picture 389359604"/>
                      <pic:cNvPicPr/>
                    </pic:nvPicPr>
                    <pic:blipFill>
                      <a:blip r:embed="rId29"/>
                      <a:stretch>
                        <a:fillRect/>
                      </a:stretch>
                    </pic:blipFill>
                    <pic:spPr>
                      <a:xfrm>
                        <a:off x="0" y="0"/>
                        <a:ext cx="2021558" cy="7421924"/>
                      </a:xfrm>
                      <a:prstGeom prst="rect">
                        <a:avLst/>
                      </a:prstGeom>
                    </pic:spPr>
                  </pic:pic>
                </a:graphicData>
              </a:graphic>
            </wp:inline>
          </w:drawing>
        </w:r>
      </w:ins>
    </w:p>
    <w:p w14:paraId="16E85594" w14:textId="0DA4EDC2" w:rsidR="00CD0AF9" w:rsidRDefault="00CD0AF9" w:rsidP="00CD0AF9">
      <w:pPr>
        <w:spacing w:line="360" w:lineRule="auto"/>
        <w:rPr>
          <w:ins w:id="512" w:author="Keene-Snickers,Lexi" w:date="2025-03-17T14:48:00Z" w16du:dateUtc="2025-03-17T20:48:00Z"/>
          <w:rFonts w:ascii="Arial" w:hAnsi="Arial" w:cs="Arial"/>
          <w:sz w:val="22"/>
          <w:szCs w:val="22"/>
        </w:rPr>
      </w:pPr>
      <w:ins w:id="513" w:author="Keene-Snickers,Lexi" w:date="2025-03-17T14:28:00Z" w16du:dateUtc="2025-03-17T20:28:00Z">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0716832E" w14:textId="09626D24" w:rsidR="00CD0AF9" w:rsidRDefault="00CD0AF9" w:rsidP="00CD0AF9">
      <w:pPr>
        <w:spacing w:line="360" w:lineRule="auto"/>
        <w:rPr>
          <w:ins w:id="514" w:author="Keene-Snickers,Lexi" w:date="2025-03-17T14:50:00Z" w16du:dateUtc="2025-03-17T20:50:00Z"/>
          <w:rFonts w:ascii="Arial" w:hAnsi="Arial" w:cs="Arial"/>
          <w:sz w:val="22"/>
          <w:szCs w:val="22"/>
        </w:rPr>
      </w:pPr>
      <w:ins w:id="515" w:author="Keene-Snickers,Lexi" w:date="2025-03-17T14:48:00Z" w16du:dateUtc="2025-03-17T20:48:00Z">
        <w:r>
          <w:rPr>
            <w:rFonts w:ascii="Arial" w:hAnsi="Arial" w:cs="Arial"/>
            <w:noProof/>
            <w:sz w:val="22"/>
            <w:szCs w:val="22"/>
          </w:rPr>
          <w:lastRenderedPageBreak/>
          <w:drawing>
            <wp:inline distT="0" distB="0" distL="0" distR="0" wp14:anchorId="2001A6D7" wp14:editId="6DACD16A">
              <wp:extent cx="5090589" cy="6842927"/>
              <wp:effectExtent l="0" t="0" r="2540" b="2540"/>
              <wp:docPr id="663103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3683" name="Picture 663103683"/>
                      <pic:cNvPicPr/>
                    </pic:nvPicPr>
                    <pic:blipFill>
                      <a:blip r:embed="rId30"/>
                      <a:stretch>
                        <a:fillRect/>
                      </a:stretch>
                    </pic:blipFill>
                    <pic:spPr>
                      <a:xfrm>
                        <a:off x="0" y="0"/>
                        <a:ext cx="5113597" cy="6873855"/>
                      </a:xfrm>
                      <a:prstGeom prst="rect">
                        <a:avLst/>
                      </a:prstGeom>
                    </pic:spPr>
                  </pic:pic>
                </a:graphicData>
              </a:graphic>
            </wp:inline>
          </w:drawing>
        </w:r>
      </w:ins>
    </w:p>
    <w:p w14:paraId="0960071F" w14:textId="59528FF9" w:rsidR="00CD0AF9" w:rsidRPr="00CD0AF9" w:rsidRDefault="00CD0AF9" w:rsidP="00CD0AF9">
      <w:pPr>
        <w:spacing w:line="360" w:lineRule="auto"/>
        <w:rPr>
          <w:ins w:id="516" w:author="Keene-Snickers,Lexi" w:date="2025-03-17T14:26:00Z" w16du:dateUtc="2025-03-17T20:26:00Z"/>
          <w:rFonts w:ascii="Arial" w:hAnsi="Arial" w:cs="Arial"/>
          <w:b/>
          <w:bCs/>
          <w:sz w:val="22"/>
          <w:szCs w:val="22"/>
          <w:rPrChange w:id="517" w:author="Keene-Snickers,Lexi" w:date="2025-03-17T14:50:00Z" w16du:dateUtc="2025-03-17T20:50:00Z">
            <w:rPr>
              <w:ins w:id="518" w:author="Keene-Snickers,Lexi" w:date="2025-03-17T14:26:00Z" w16du:dateUtc="2025-03-17T20:26:00Z"/>
              <w:rFonts w:ascii="Arial" w:hAnsi="Arial" w:cs="Arial"/>
              <w:color w:val="000000"/>
              <w:sz w:val="22"/>
              <w:szCs w:val="22"/>
            </w:rPr>
          </w:rPrChange>
        </w:rPr>
        <w:pPrChange w:id="519" w:author="Keene-Snickers,Lexi" w:date="2025-03-17T14:26:00Z" w16du:dateUtc="2025-03-17T20:26:00Z">
          <w:pPr>
            <w:spacing w:line="360" w:lineRule="auto"/>
            <w:ind w:firstLine="720"/>
          </w:pPr>
        </w:pPrChange>
      </w:pPr>
      <w:ins w:id="520" w:author="Keene-Snickers,Lexi" w:date="2025-03-17T14:50:00Z" w16du:dateUtc="2025-03-17T20:50:00Z">
        <w:r w:rsidRPr="000709C9">
          <w:rPr>
            <w:rFonts w:ascii="Arial" w:hAnsi="Arial" w:cs="Arial"/>
            <w:b/>
            <w:bCs/>
            <w:sz w:val="22"/>
            <w:szCs w:val="22"/>
          </w:rPr>
          <w:t xml:space="preserve">Figure </w:t>
        </w:r>
        <w:r>
          <w:rPr>
            <w:rFonts w:ascii="Arial" w:hAnsi="Arial" w:cs="Arial"/>
            <w:b/>
            <w:bCs/>
            <w:sz w:val="22"/>
            <w:szCs w:val="22"/>
          </w:rPr>
          <w:t>7</w:t>
        </w:r>
        <w:r w:rsidRPr="000709C9">
          <w:rPr>
            <w:rFonts w:ascii="Arial" w:hAnsi="Arial" w:cs="Arial"/>
            <w:b/>
            <w:bCs/>
            <w:sz w:val="22"/>
            <w:szCs w:val="22"/>
          </w:rPr>
          <w:t xml:space="preserve">: Midpoint rooted maximum likelihood phylogenetic tree of </w:t>
        </w:r>
        <w:r>
          <w:rPr>
            <w:rFonts w:ascii="Arial" w:hAnsi="Arial" w:cs="Arial"/>
            <w:b/>
            <w:bCs/>
            <w:sz w:val="22"/>
            <w:szCs w:val="22"/>
          </w:rPr>
          <w:t>chaq</w:t>
        </w:r>
        <w:r w:rsidRPr="000709C9">
          <w:rPr>
            <w:rFonts w:ascii="Arial" w:hAnsi="Arial" w:cs="Arial"/>
            <w:b/>
            <w:bCs/>
            <w:sz w:val="22"/>
            <w:szCs w:val="22"/>
          </w:rPr>
          <w:t xml:space="preserve"> virus.</w:t>
        </w:r>
        <w:r>
          <w:rPr>
            <w:rFonts w:ascii="Arial" w:hAnsi="Arial" w:cs="Arial"/>
            <w:sz w:val="22"/>
            <w:szCs w:val="22"/>
          </w:rPr>
          <w:t xml:space="preserve"> Sample names are colored by location. Sequences generated by other investigators are indicated with an (*).</w:t>
        </w:r>
      </w:ins>
      <w:r>
        <w:rPr>
          <w:rFonts w:ascii="Arial" w:hAnsi="Arial" w:cs="Arial"/>
          <w:sz w:val="22"/>
          <w:szCs w:val="22"/>
        </w:rPr>
        <w:t xml:space="preserve"> </w:t>
      </w:r>
      <w:ins w:id="521" w:author="Keene-Snickers,Lexi" w:date="2025-03-17T14:50:00Z" w16du:dateUtc="2025-03-17T20:50:00Z">
        <w:r>
          <w:rPr>
            <w:rFonts w:ascii="Arial" w:hAnsi="Arial" w:cs="Arial"/>
            <w:sz w:val="22"/>
            <w:szCs w:val="22"/>
          </w:rPr>
          <w:t>Sequences from museum specimens are indicated by a (^)</w:t>
        </w:r>
      </w:ins>
      <w:customXmlInsRangeStart w:id="522" w:author="Keene-Snickers,Lexi" w:date="2025-03-17T14:50:00Z"/>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customXmlInsRangeEnd w:id="522"/>
          <w:r w:rsidR="0064613C" w:rsidRPr="0064613C">
            <w:rPr>
              <w:rFonts w:ascii="Arial" w:hAnsi="Arial" w:cs="Arial"/>
              <w:color w:val="000000"/>
              <w:sz w:val="22"/>
              <w:szCs w:val="22"/>
              <w:vertAlign w:val="superscript"/>
            </w:rPr>
            <w:t>10</w:t>
          </w:r>
          <w:customXmlInsRangeStart w:id="523" w:author="Keene-Snickers,Lexi" w:date="2025-03-17T14:50:00Z"/>
        </w:sdtContent>
      </w:sdt>
      <w:customXmlInsRangeEnd w:id="523"/>
      <w:ins w:id="524" w:author="Keene-Snickers,Lexi" w:date="2025-03-17T14:50:00Z" w16du:dateUtc="2025-03-17T20:50:00Z">
        <w:r>
          <w:rPr>
            <w:rFonts w:ascii="Arial" w:hAnsi="Arial" w:cs="Arial"/>
            <w:sz w:val="22"/>
            <w:szCs w:val="22"/>
          </w:rPr>
          <w:t>.  Support values are shown for nodes with a bootstrap value of &lt; 75. Accession numbers are noted except where groups of closely related sequences were collapsed.</w:t>
        </w:r>
      </w:ins>
    </w:p>
    <w:p w14:paraId="35A18449" w14:textId="02283169" w:rsidR="00CD0AF9" w:rsidRDefault="00CD0AF9" w:rsidP="00CD0AF9">
      <w:pPr>
        <w:spacing w:line="360" w:lineRule="auto"/>
        <w:rPr>
          <w:ins w:id="525" w:author="Keene-Snickers,Lexi" w:date="2025-03-17T14:29:00Z" w16du:dateUtc="2025-03-17T20:29:00Z"/>
          <w:rFonts w:ascii="Arial" w:hAnsi="Arial" w:cs="Arial"/>
          <w:color w:val="000000"/>
          <w:sz w:val="22"/>
          <w:szCs w:val="22"/>
        </w:rPr>
      </w:pPr>
      <w:ins w:id="526" w:author="Keene-Snickers,Lexi" w:date="2025-03-17T14:26:00Z" w16du:dateUtc="2025-03-17T20:26:00Z">
        <w:r>
          <w:rPr>
            <w:rFonts w:ascii="Arial" w:hAnsi="Arial" w:cs="Arial"/>
            <w:noProof/>
            <w:color w:val="000000"/>
            <w:sz w:val="22"/>
            <w:szCs w:val="22"/>
          </w:rPr>
          <w:lastRenderedPageBreak/>
          <w:drawing>
            <wp:inline distT="0" distB="0" distL="0" distR="0" wp14:anchorId="5AFC4084" wp14:editId="5E3FA4C2">
              <wp:extent cx="3343499" cy="7272867"/>
              <wp:effectExtent l="0" t="0" r="0" b="4445"/>
              <wp:docPr id="1725180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0594" name="Picture 1725180594"/>
                      <pic:cNvPicPr/>
                    </pic:nvPicPr>
                    <pic:blipFill>
                      <a:blip r:embed="rId31"/>
                      <a:stretch>
                        <a:fillRect/>
                      </a:stretch>
                    </pic:blipFill>
                    <pic:spPr>
                      <a:xfrm>
                        <a:off x="0" y="0"/>
                        <a:ext cx="3355711" cy="7299430"/>
                      </a:xfrm>
                      <a:prstGeom prst="rect">
                        <a:avLst/>
                      </a:prstGeom>
                    </pic:spPr>
                  </pic:pic>
                </a:graphicData>
              </a:graphic>
            </wp:inline>
          </w:drawing>
        </w:r>
      </w:ins>
    </w:p>
    <w:p w14:paraId="19E98B81" w14:textId="77777777" w:rsidR="00CD0AF9" w:rsidRDefault="00CD0AF9" w:rsidP="00CD0AF9">
      <w:pPr>
        <w:spacing w:line="360" w:lineRule="auto"/>
        <w:rPr>
          <w:ins w:id="527" w:author="Keene-Snickers,Lexi" w:date="2025-03-17T14:29:00Z" w16du:dateUtc="2025-03-17T20:29:00Z"/>
          <w:rFonts w:ascii="Arial" w:hAnsi="Arial" w:cs="Arial"/>
          <w:sz w:val="22"/>
          <w:szCs w:val="22"/>
        </w:rPr>
      </w:pPr>
      <w:ins w:id="528" w:author="Keene-Snickers,Lexi" w:date="2025-03-17T14:29:00Z" w16du:dateUtc="2025-03-17T20:29:00Z">
        <w:r w:rsidRPr="00C96C0F">
          <w:rPr>
            <w:rFonts w:ascii="Arial" w:hAnsi="Arial" w:cs="Arial"/>
            <w:b/>
            <w:bCs/>
            <w:sz w:val="22"/>
            <w:szCs w:val="22"/>
          </w:rPr>
          <w:t xml:space="preserve">Supplemental Figure </w:t>
        </w:r>
        <w:r>
          <w:rPr>
            <w:rFonts w:ascii="Arial" w:hAnsi="Arial" w:cs="Arial"/>
            <w:b/>
            <w:bCs/>
            <w:sz w:val="22"/>
            <w:szCs w:val="22"/>
          </w:rPr>
          <w:t>5</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4B8A40A3" w14:textId="77777777" w:rsidR="00CD0AF9" w:rsidRDefault="00CD0AF9" w:rsidP="00CD0AF9">
      <w:pPr>
        <w:spacing w:line="360" w:lineRule="auto"/>
        <w:rPr>
          <w:ins w:id="529" w:author="Keene-Snickers,Lexi" w:date="2025-03-17T14:26:00Z" w16du:dateUtc="2025-03-17T20:26:00Z"/>
          <w:rFonts w:ascii="Arial" w:hAnsi="Arial" w:cs="Arial"/>
          <w:color w:val="000000"/>
          <w:sz w:val="22"/>
          <w:szCs w:val="22"/>
        </w:rPr>
        <w:pPrChange w:id="530" w:author="Keene-Snickers,Lexi" w:date="2025-03-17T14:26:00Z" w16du:dateUtc="2025-03-17T20:26:00Z">
          <w:pPr>
            <w:spacing w:line="360" w:lineRule="auto"/>
            <w:ind w:firstLine="720"/>
          </w:pPr>
        </w:pPrChange>
      </w:pPr>
    </w:p>
    <w:p w14:paraId="0B5C320A" w14:textId="6DBD0349" w:rsidR="00A94DFE" w:rsidRDefault="00A94DFE" w:rsidP="00A94DFE">
      <w:pPr>
        <w:spacing w:line="360" w:lineRule="auto"/>
        <w:ind w:firstLine="720"/>
        <w:rPr>
          <w:ins w:id="531" w:author="Keene-Snickers,Lexi" w:date="2025-03-19T13:08:00Z" w16du:dateUtc="2025-03-19T19:08:00Z"/>
          <w:rFonts w:ascii="Arial" w:hAnsi="Arial" w:cs="Arial"/>
          <w:sz w:val="22"/>
          <w:szCs w:val="22"/>
        </w:rPr>
      </w:pPr>
      <w:ins w:id="532" w:author="Keene-Snickers,Lexi" w:date="2025-03-19T12:51:00Z" w16du:dateUtc="2025-03-19T18:51:00Z">
        <w:r>
          <w:rPr>
            <w:rFonts w:ascii="Arial" w:hAnsi="Arial" w:cs="Arial"/>
            <w:sz w:val="22"/>
            <w:szCs w:val="22"/>
          </w:rPr>
          <w:t xml:space="preserve">We used the percent pairwise identity to quantify the </w:t>
        </w:r>
      </w:ins>
      <w:ins w:id="533" w:author="Keene-Snickers,Lexi" w:date="2025-03-19T12:52:00Z" w16du:dateUtc="2025-03-19T18:52:00Z">
        <w:r>
          <w:rPr>
            <w:rFonts w:ascii="Arial" w:hAnsi="Arial" w:cs="Arial"/>
            <w:sz w:val="22"/>
            <w:szCs w:val="22"/>
          </w:rPr>
          <w:t xml:space="preserve">within segment </w:t>
        </w:r>
      </w:ins>
      <w:ins w:id="534" w:author="Keene-Snickers,Lexi" w:date="2025-03-19T12:51:00Z" w16du:dateUtc="2025-03-19T18:51:00Z">
        <w:r>
          <w:rPr>
            <w:rFonts w:ascii="Arial" w:hAnsi="Arial" w:cs="Arial"/>
            <w:sz w:val="22"/>
            <w:szCs w:val="22"/>
          </w:rPr>
          <w:t xml:space="preserve">diversity of galbut </w:t>
        </w:r>
      </w:ins>
      <w:ins w:id="535" w:author="Keene-Snickers,Lexi" w:date="2025-03-19T12:52:00Z" w16du:dateUtc="2025-03-19T18:52:00Z">
        <w:r>
          <w:rPr>
            <w:rFonts w:ascii="Arial" w:hAnsi="Arial" w:cs="Arial"/>
            <w:sz w:val="22"/>
            <w:szCs w:val="22"/>
          </w:rPr>
          <w:t xml:space="preserve">virus and chaq virus. </w:t>
        </w:r>
      </w:ins>
      <w:ins w:id="536" w:author="Keene-Snickers,Lexi" w:date="2025-03-19T12:49:00Z" w16du:dateUtc="2025-03-19T18:49:00Z">
        <w:r w:rsidRPr="001F717A">
          <w:rPr>
            <w:rFonts w:ascii="Arial" w:hAnsi="Arial" w:cs="Arial"/>
            <w:sz w:val="22"/>
            <w:szCs w:val="22"/>
          </w:rPr>
          <w:t>Galbut virus segments exhibited varying levels of sequence diversity (Kruskal-</w:t>
        </w:r>
        <w:proofErr w:type="gramStart"/>
        <w:r w:rsidRPr="001F717A">
          <w:rPr>
            <w:rFonts w:ascii="Arial" w:hAnsi="Arial" w:cs="Arial"/>
            <w:sz w:val="22"/>
            <w:szCs w:val="22"/>
          </w:rPr>
          <w:t>Wallis</w:t>
        </w:r>
        <w:proofErr w:type="gramEnd"/>
        <w:r w:rsidRPr="001F717A">
          <w:rPr>
            <w:rFonts w:ascii="Arial" w:hAnsi="Arial" w:cs="Arial"/>
            <w:sz w:val="22"/>
            <w:szCs w:val="22"/>
          </w:rPr>
          <w:t xml:space="preserve"> test</w:t>
        </w:r>
        <w:r>
          <w:rPr>
            <w:rFonts w:ascii="Arial" w:hAnsi="Arial" w:cs="Arial"/>
            <w:sz w:val="22"/>
            <w:szCs w:val="22"/>
          </w:rPr>
          <w:t xml:space="preserve"> </w:t>
        </w:r>
        <w:r w:rsidRPr="001F717A">
          <w:rPr>
            <w:rFonts w:ascii="Arial" w:hAnsi="Arial" w:cs="Arial"/>
            <w:sz w:val="22"/>
            <w:szCs w:val="22"/>
          </w:rPr>
          <w:t>p &lt; 2.2</w:t>
        </w:r>
        <w:r>
          <w:rPr>
            <w:rFonts w:ascii="Arial" w:hAnsi="Arial" w:cs="Arial"/>
            <w:sz w:val="22"/>
            <w:szCs w:val="22"/>
          </w:rPr>
          <w:t>x10</w:t>
        </w:r>
        <w:r w:rsidRPr="009170D5">
          <w:rPr>
            <w:rFonts w:ascii="Arial" w:hAnsi="Arial" w:cs="Arial"/>
            <w:sz w:val="22"/>
            <w:szCs w:val="22"/>
            <w:vertAlign w:val="superscript"/>
          </w:rPr>
          <w:t>-16</w:t>
        </w:r>
        <w:r w:rsidRPr="001F717A">
          <w:rPr>
            <w:rFonts w:ascii="Arial" w:hAnsi="Arial" w:cs="Arial"/>
            <w:sz w:val="22"/>
            <w:szCs w:val="22"/>
          </w:rPr>
          <w:t>). RNA3 sequences exhibited the most diversity and RNA2 the least (</w:t>
        </w:r>
        <w:r w:rsidRPr="009170D5">
          <w:rPr>
            <w:rFonts w:ascii="Arial" w:hAnsi="Arial" w:cs="Arial"/>
            <w:b/>
            <w:bCs/>
            <w:sz w:val="22"/>
            <w:szCs w:val="22"/>
          </w:rPr>
          <w:t>Figs. 4, 5, 6, and 8</w:t>
        </w:r>
        <w:r w:rsidRPr="001F717A">
          <w:rPr>
            <w:rFonts w:ascii="Arial" w:hAnsi="Arial" w:cs="Arial"/>
            <w:sz w:val="22"/>
            <w:szCs w:val="22"/>
          </w:rPr>
          <w:t>). The median percent identity between RNA1, RNA2, RNA3, and chaq sequences was 89.7%, 91.7%, 83.0%, 91.1%, respectively (</w:t>
        </w:r>
        <w:r w:rsidRPr="009170D5">
          <w:rPr>
            <w:rFonts w:ascii="Arial" w:hAnsi="Arial" w:cs="Arial"/>
            <w:b/>
            <w:bCs/>
            <w:sz w:val="22"/>
            <w:szCs w:val="22"/>
          </w:rPr>
          <w:t>Fig. 8</w:t>
        </w:r>
        <w:r w:rsidRPr="001F717A">
          <w:rPr>
            <w:rFonts w:ascii="Arial" w:hAnsi="Arial" w:cs="Arial"/>
            <w:sz w:val="22"/>
            <w:szCs w:val="22"/>
          </w:rPr>
          <w:t>).</w:t>
        </w:r>
        <w:r>
          <w:rPr>
            <w:rFonts w:ascii="Arial" w:hAnsi="Arial" w:cs="Arial"/>
            <w:sz w:val="22"/>
            <w:szCs w:val="22"/>
          </w:rPr>
          <w:t xml:space="preserve"> </w:t>
        </w:r>
        <w:r w:rsidRPr="001F717A">
          <w:rPr>
            <w:rFonts w:ascii="Arial" w:hAnsi="Arial" w:cs="Arial"/>
            <w:sz w:val="22"/>
            <w:szCs w:val="22"/>
          </w:rPr>
          <w:t>Because there are no clade B chaq virus sequences, the diversity of chaq sequences is underestimated by this measure.</w:t>
        </w:r>
      </w:ins>
    </w:p>
    <w:p w14:paraId="28FEA788" w14:textId="77777777" w:rsidR="00A94DFE" w:rsidRPr="001F717A" w:rsidRDefault="00A94DFE" w:rsidP="00A94DFE">
      <w:pPr>
        <w:spacing w:line="360" w:lineRule="auto"/>
        <w:ind w:firstLine="720"/>
        <w:rPr>
          <w:ins w:id="537" w:author="Keene-Snickers,Lexi" w:date="2025-03-19T12:49:00Z" w16du:dateUtc="2025-03-19T18:49:00Z"/>
          <w:rFonts w:ascii="Arial" w:hAnsi="Arial" w:cs="Arial"/>
          <w:sz w:val="22"/>
          <w:szCs w:val="22"/>
        </w:rPr>
        <w:pPrChange w:id="538" w:author="Keene-Snickers,Lexi" w:date="2025-03-19T12:49:00Z" w16du:dateUtc="2025-03-19T18:49:00Z">
          <w:pPr>
            <w:spacing w:line="360" w:lineRule="auto"/>
          </w:pPr>
        </w:pPrChange>
      </w:pPr>
    </w:p>
    <w:p w14:paraId="0EB19CDE" w14:textId="791D3B48" w:rsidR="00A94DFE" w:rsidRPr="00A94DFE" w:rsidRDefault="00A94DFE" w:rsidP="00A94DFE">
      <w:pPr>
        <w:spacing w:line="360" w:lineRule="auto"/>
        <w:rPr>
          <w:ins w:id="539" w:author="Keene-Snickers,Lexi" w:date="2025-03-19T13:08:00Z" w16du:dateUtc="2025-03-19T19:08:00Z"/>
          <w:rFonts w:ascii="Arial" w:hAnsi="Arial" w:cs="Arial"/>
          <w:sz w:val="22"/>
          <w:szCs w:val="22"/>
        </w:rPr>
      </w:pPr>
      <w:ins w:id="540" w:author="Keene-Snickers,Lexi" w:date="2025-03-19T13:08:00Z" w16du:dateUtc="2025-03-19T19:08:00Z">
        <w:r>
          <w:rPr>
            <w:rFonts w:ascii="Arial" w:hAnsi="Arial" w:cs="Arial"/>
            <w:noProof/>
            <w:sz w:val="22"/>
            <w:szCs w:val="22"/>
          </w:rPr>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32"/>
                      <a:stretch>
                        <a:fillRect/>
                      </a:stretch>
                    </pic:blipFill>
                    <pic:spPr>
                      <a:xfrm>
                        <a:off x="0" y="0"/>
                        <a:ext cx="5943600" cy="4457700"/>
                      </a:xfrm>
                      <a:prstGeom prst="rect">
                        <a:avLst/>
                      </a:prstGeom>
                    </pic:spPr>
                  </pic:pic>
                </a:graphicData>
              </a:graphic>
            </wp:inline>
          </w:drawing>
        </w:r>
        <w:r w:rsidRPr="00A94DFE">
          <w:rPr>
            <w:rFonts w:ascii="Arial" w:hAnsi="Arial" w:cs="Arial"/>
            <w:b/>
            <w:bCs/>
            <w:sz w:val="22"/>
            <w:szCs w:val="22"/>
            <w:rPrChange w:id="541" w:author="Keene-Snickers,Lexi" w:date="2025-03-19T14:03:00Z" w16du:dateUtc="2025-03-19T20:03:00Z">
              <w:rPr>
                <w:rFonts w:ascii="Arial" w:hAnsi="Arial" w:cs="Arial"/>
                <w:sz w:val="22"/>
                <w:szCs w:val="22"/>
              </w:rPr>
            </w:rPrChange>
          </w:rPr>
          <w:t>Figure 8:</w:t>
        </w:r>
      </w:ins>
      <w:ins w:id="542" w:author="Keene-Snickers,Lexi" w:date="2025-03-19T14:03:00Z" w16du:dateUtc="2025-03-19T20:03:00Z">
        <w:r>
          <w:rPr>
            <w:rFonts w:ascii="Arial" w:hAnsi="Arial" w:cs="Arial"/>
            <w:sz w:val="22"/>
            <w:szCs w:val="22"/>
          </w:rPr>
          <w:t xml:space="preserve"> </w:t>
        </w:r>
        <w:r>
          <w:rPr>
            <w:rFonts w:ascii="Arial" w:hAnsi="Arial" w:cs="Arial"/>
            <w:b/>
            <w:bCs/>
            <w:sz w:val="22"/>
            <w:szCs w:val="22"/>
          </w:rPr>
          <w:t xml:space="preserve">Galbut virus RNA 3 is more diverse than </w:t>
        </w:r>
      </w:ins>
      <w:ins w:id="543" w:author="Keene-Snickers,Lexi" w:date="2025-03-19T14:04:00Z" w16du:dateUtc="2025-03-19T20:04:00Z">
        <w:r>
          <w:rPr>
            <w:rFonts w:ascii="Arial" w:hAnsi="Arial" w:cs="Arial"/>
            <w:b/>
            <w:bCs/>
            <w:sz w:val="22"/>
            <w:szCs w:val="22"/>
          </w:rPr>
          <w:t xml:space="preserve">galbut virus RNAs 1 and 2 or chaq virus. </w:t>
        </w:r>
      </w:ins>
      <w:ins w:id="544" w:author="Keene-Snickers,Lexi" w:date="2025-03-19T14:06:00Z" w16du:dateUtc="2025-03-19T20:06:00Z">
        <w:r>
          <w:rPr>
            <w:rFonts w:ascii="Arial" w:hAnsi="Arial" w:cs="Arial"/>
            <w:sz w:val="22"/>
            <w:szCs w:val="22"/>
          </w:rPr>
          <w:t>The pairwise nucleotide identity</w:t>
        </w:r>
      </w:ins>
      <w:ins w:id="545" w:author="Keene-Snickers,Lexi" w:date="2025-03-19T14:07:00Z" w16du:dateUtc="2025-03-19T20:07:00Z">
        <w:r>
          <w:rPr>
            <w:rFonts w:ascii="Arial" w:hAnsi="Arial" w:cs="Arial"/>
            <w:sz w:val="22"/>
            <w:szCs w:val="22"/>
          </w:rPr>
          <w:t xml:space="preserve"> (%)</w:t>
        </w:r>
      </w:ins>
      <w:ins w:id="546" w:author="Keene-Snickers,Lexi" w:date="2025-03-19T14:06:00Z" w16du:dateUtc="2025-03-19T20:06:00Z">
        <w:r>
          <w:rPr>
            <w:rFonts w:ascii="Arial" w:hAnsi="Arial" w:cs="Arial"/>
            <w:sz w:val="22"/>
            <w:szCs w:val="22"/>
          </w:rPr>
          <w:t xml:space="preserve"> is shown as a histogram of the number of pairwise alignments for each </w:t>
        </w:r>
      </w:ins>
      <w:ins w:id="547" w:author="Keene-Snickers,Lexi" w:date="2025-03-19T14:07:00Z" w16du:dateUtc="2025-03-19T20:07:00Z">
        <w:r>
          <w:rPr>
            <w:rFonts w:ascii="Arial" w:hAnsi="Arial" w:cs="Arial"/>
            <w:sz w:val="22"/>
            <w:szCs w:val="22"/>
          </w:rPr>
          <w:t>nucleotide</w:t>
        </w:r>
      </w:ins>
      <w:ins w:id="548" w:author="Keene-Snickers,Lexi" w:date="2025-03-19T14:08:00Z" w16du:dateUtc="2025-03-19T20:08:00Z">
        <w:r>
          <w:rPr>
            <w:rFonts w:ascii="Arial" w:hAnsi="Arial" w:cs="Arial"/>
            <w:sz w:val="22"/>
            <w:szCs w:val="22"/>
          </w:rPr>
          <w:t xml:space="preserve"> at each position</w:t>
        </w:r>
      </w:ins>
      <w:ins w:id="549" w:author="Keene-Snickers,Lexi" w:date="2025-03-19T14:07:00Z" w16du:dateUtc="2025-03-19T20:07:00Z">
        <w:r>
          <w:rPr>
            <w:rFonts w:ascii="Arial" w:hAnsi="Arial" w:cs="Arial"/>
            <w:sz w:val="22"/>
            <w:szCs w:val="22"/>
          </w:rPr>
          <w:t xml:space="preserve"> </w:t>
        </w:r>
      </w:ins>
      <w:ins w:id="550" w:author="Keene-Snickers,Lexi" w:date="2025-03-19T14:08:00Z" w16du:dateUtc="2025-03-19T20:08:00Z">
        <w:r>
          <w:rPr>
            <w:rFonts w:ascii="Arial" w:hAnsi="Arial" w:cs="Arial"/>
            <w:sz w:val="22"/>
            <w:szCs w:val="22"/>
          </w:rPr>
          <w:t>for individual</w:t>
        </w:r>
      </w:ins>
      <w:ins w:id="551" w:author="Keene-Snickers,Lexi" w:date="2025-03-19T14:07:00Z" w16du:dateUtc="2025-03-19T20:07:00Z">
        <w:r>
          <w:rPr>
            <w:rFonts w:ascii="Arial" w:hAnsi="Arial" w:cs="Arial"/>
            <w:sz w:val="22"/>
            <w:szCs w:val="22"/>
          </w:rPr>
          <w:t xml:space="preserve"> galbut virus segment</w:t>
        </w:r>
      </w:ins>
      <w:ins w:id="552" w:author="Keene-Snickers,Lexi" w:date="2025-03-19T14:08:00Z" w16du:dateUtc="2025-03-19T20:08:00Z">
        <w:r>
          <w:rPr>
            <w:rFonts w:ascii="Arial" w:hAnsi="Arial" w:cs="Arial"/>
            <w:sz w:val="22"/>
            <w:szCs w:val="22"/>
          </w:rPr>
          <w:t>s</w:t>
        </w:r>
      </w:ins>
      <w:ins w:id="553" w:author="Keene-Snickers,Lexi" w:date="2025-03-19T14:07:00Z" w16du:dateUtc="2025-03-19T20:07:00Z">
        <w:r>
          <w:rPr>
            <w:rFonts w:ascii="Arial" w:hAnsi="Arial" w:cs="Arial"/>
            <w:sz w:val="22"/>
            <w:szCs w:val="22"/>
          </w:rPr>
          <w:t xml:space="preserve"> and chaq virus.</w:t>
        </w:r>
      </w:ins>
    </w:p>
    <w:p w14:paraId="78F2E35A" w14:textId="7B5612CC" w:rsidR="001726F4" w:rsidDel="00A94DFE" w:rsidRDefault="004536CB" w:rsidP="00081385">
      <w:pPr>
        <w:spacing w:line="360" w:lineRule="auto"/>
        <w:ind w:firstLine="720"/>
        <w:rPr>
          <w:del w:id="554" w:author="Keene-Snickers,Lexi" w:date="2025-03-19T12:49:00Z" w16du:dateUtc="2025-03-19T18:49:00Z"/>
          <w:rFonts w:ascii="Arial" w:hAnsi="Arial" w:cs="Arial"/>
          <w:color w:val="000000"/>
          <w:sz w:val="22"/>
          <w:szCs w:val="22"/>
        </w:rPr>
      </w:pPr>
      <w:del w:id="555" w:author="Keene-Snickers,Lexi" w:date="2025-03-19T12:49:00Z" w16du:dateUtc="2025-03-19T18:49:00Z">
        <w:r w:rsidDel="00A94DFE">
          <w:rPr>
            <w:rFonts w:ascii="Arial" w:hAnsi="Arial" w:cs="Arial"/>
            <w:color w:val="000000"/>
            <w:sz w:val="22"/>
            <w:szCs w:val="22"/>
          </w:rPr>
          <w:delText xml:space="preserve">We quantified </w:delText>
        </w:r>
        <w:r w:rsidR="005025F9" w:rsidDel="00A94DFE">
          <w:rPr>
            <w:rFonts w:ascii="Arial" w:hAnsi="Arial" w:cs="Arial"/>
            <w:color w:val="000000"/>
            <w:sz w:val="22"/>
            <w:szCs w:val="22"/>
          </w:rPr>
          <w:delText xml:space="preserve">the root to tip </w:delText>
        </w:r>
        <w:r w:rsidDel="00A94DFE">
          <w:rPr>
            <w:rFonts w:ascii="Arial" w:hAnsi="Arial" w:cs="Arial"/>
            <w:color w:val="000000"/>
            <w:sz w:val="22"/>
            <w:szCs w:val="22"/>
          </w:rPr>
          <w:delText>distances of trees to assess overall genetic diversity of segment</w:delText>
        </w:r>
        <w:r w:rsidR="008B3DC3" w:rsidDel="00A94DFE">
          <w:rPr>
            <w:rFonts w:ascii="Arial" w:hAnsi="Arial" w:cs="Arial"/>
            <w:color w:val="000000"/>
            <w:sz w:val="22"/>
            <w:szCs w:val="22"/>
          </w:rPr>
          <w:delText>s</w:delText>
        </w:r>
        <w:r w:rsidDel="00A94DFE">
          <w:rPr>
            <w:rFonts w:ascii="Arial" w:hAnsi="Arial" w:cs="Arial"/>
            <w:color w:val="000000"/>
            <w:sz w:val="22"/>
            <w:szCs w:val="22"/>
          </w:rPr>
          <w:delText xml:space="preserve"> (</w:delText>
        </w:r>
        <w:r w:rsidRPr="004536CB" w:rsidDel="00A94DFE">
          <w:rPr>
            <w:rFonts w:ascii="Arial" w:hAnsi="Arial" w:cs="Arial"/>
            <w:b/>
            <w:bCs/>
            <w:color w:val="000000"/>
            <w:sz w:val="22"/>
            <w:szCs w:val="22"/>
            <w:rPrChange w:id="556" w:author="Stenglein,Mark" w:date="2025-03-10T10:50:00Z" w16du:dateUtc="2025-03-10T16:50:00Z">
              <w:rPr>
                <w:rFonts w:ascii="Arial" w:hAnsi="Arial" w:cs="Arial"/>
                <w:color w:val="000000"/>
                <w:sz w:val="22"/>
                <w:szCs w:val="22"/>
              </w:rPr>
            </w:rPrChange>
          </w:rPr>
          <w:delText>Fig. 8</w:delText>
        </w:r>
        <w:r w:rsidDel="00A94DFE">
          <w:rPr>
            <w:rFonts w:ascii="Arial" w:hAnsi="Arial" w:cs="Arial"/>
            <w:color w:val="000000"/>
            <w:sz w:val="22"/>
            <w:szCs w:val="22"/>
          </w:rPr>
          <w:delText>)</w:delText>
        </w:r>
        <w:r w:rsidR="005025F9" w:rsidDel="00A94DFE">
          <w:rPr>
            <w:rFonts w:ascii="Arial" w:hAnsi="Arial" w:cs="Arial"/>
            <w:color w:val="000000"/>
            <w:sz w:val="22"/>
            <w:szCs w:val="22"/>
          </w:rPr>
          <w:delText xml:space="preserve">for each galbut virus segment and chaq virus. </w:delText>
        </w:r>
        <w:commentRangeStart w:id="557"/>
        <w:r w:rsidR="0069340C" w:rsidDel="00A94DFE">
          <w:rPr>
            <w:rFonts w:ascii="Arial" w:hAnsi="Arial" w:cs="Arial"/>
            <w:color w:val="000000"/>
            <w:sz w:val="22"/>
            <w:szCs w:val="22"/>
          </w:rPr>
          <w:delText>Galbut virus RNA 3 and chaq virus were the most diverse</w:delText>
        </w:r>
      </w:del>
      <w:ins w:id="558" w:author="Stenglein,Mark" w:date="2025-03-10T10:50:00Z" w16du:dateUtc="2025-03-10T16:50:00Z">
        <w:del w:id="559" w:author="Keene-Snickers,Lexi" w:date="2025-03-19T12:49:00Z" w16du:dateUtc="2025-03-19T18:49:00Z">
          <w:r w:rsidDel="00A94DFE">
            <w:rPr>
              <w:rFonts w:ascii="Arial" w:hAnsi="Arial" w:cs="Arial"/>
              <w:color w:val="000000"/>
              <w:sz w:val="22"/>
              <w:szCs w:val="22"/>
            </w:rPr>
            <w:delText>,</w:delText>
          </w:r>
        </w:del>
      </w:ins>
      <w:del w:id="560" w:author="Keene-Snickers,Lexi" w:date="2025-03-19T12:49:00Z" w16du:dateUtc="2025-03-19T18:49:00Z">
        <w:r w:rsidR="0069340C" w:rsidDel="00A94DFE">
          <w:rPr>
            <w:rFonts w:ascii="Arial" w:hAnsi="Arial" w:cs="Arial"/>
            <w:color w:val="000000"/>
            <w:sz w:val="22"/>
            <w:szCs w:val="22"/>
          </w:rPr>
          <w:delText xml:space="preserve"> while RNA 2 was the least diverse</w:delText>
        </w:r>
        <w:commentRangeEnd w:id="557"/>
        <w:r w:rsidR="00CD7C93" w:rsidDel="00A94DFE">
          <w:rPr>
            <w:rStyle w:val="CommentReference"/>
          </w:rPr>
          <w:commentReference w:id="557"/>
        </w:r>
        <w:r w:rsidR="0069340C" w:rsidDel="00A94DFE">
          <w:rPr>
            <w:rFonts w:ascii="Arial" w:hAnsi="Arial" w:cs="Arial"/>
            <w:color w:val="000000"/>
            <w:sz w:val="22"/>
            <w:szCs w:val="22"/>
          </w:rPr>
          <w:delText xml:space="preserve"> (</w:delText>
        </w:r>
        <w:r w:rsidR="0069340C" w:rsidRPr="00E97611" w:rsidDel="00A94DFE">
          <w:rPr>
            <w:rFonts w:ascii="Arial" w:hAnsi="Arial" w:cs="Arial"/>
            <w:b/>
            <w:bCs/>
            <w:color w:val="000000"/>
            <w:sz w:val="22"/>
            <w:szCs w:val="22"/>
          </w:rPr>
          <w:delText>Fig. 8</w:delText>
        </w:r>
        <w:r w:rsidR="0069340C" w:rsidDel="00A94DFE">
          <w:rPr>
            <w:rFonts w:ascii="Arial" w:hAnsi="Arial" w:cs="Arial"/>
            <w:color w:val="000000"/>
            <w:sz w:val="22"/>
            <w:szCs w:val="22"/>
          </w:rPr>
          <w:delText xml:space="preserve">). When we stratified by genotype, we found that the RNA 3 from </w:delText>
        </w:r>
        <w:r w:rsidR="0069340C" w:rsidRPr="00E97611" w:rsidDel="00A94DFE">
          <w:rPr>
            <w:rFonts w:ascii="Arial" w:hAnsi="Arial" w:cs="Arial"/>
            <w:i/>
            <w:iCs/>
            <w:color w:val="000000"/>
            <w:sz w:val="22"/>
            <w:szCs w:val="22"/>
          </w:rPr>
          <w:delText>D. simulans</w:delText>
        </w:r>
        <w:r w:rsidR="0069340C" w:rsidDel="00A94DFE">
          <w:rPr>
            <w:rFonts w:ascii="Arial" w:hAnsi="Arial" w:cs="Arial"/>
            <w:color w:val="000000"/>
            <w:sz w:val="22"/>
            <w:szCs w:val="22"/>
          </w:rPr>
          <w:delText xml:space="preserve"> was less diverse than the RNA 3 from the </w:delText>
        </w:r>
        <w:r w:rsidR="0069340C" w:rsidRPr="00E97611" w:rsidDel="00A94DFE">
          <w:rPr>
            <w:rFonts w:ascii="Arial" w:hAnsi="Arial" w:cs="Arial"/>
            <w:b/>
            <w:bCs/>
            <w:color w:val="000000"/>
            <w:sz w:val="22"/>
            <w:szCs w:val="22"/>
          </w:rPr>
          <w:delText>D. melanogaster</w:delText>
        </w:r>
        <w:r w:rsidR="0069340C" w:rsidDel="00A94DFE">
          <w:rPr>
            <w:rFonts w:ascii="Arial" w:hAnsi="Arial" w:cs="Arial"/>
            <w:color w:val="000000"/>
            <w:sz w:val="22"/>
            <w:szCs w:val="22"/>
          </w:rPr>
          <w:delText xml:space="preserve"> infecting clades (</w:delText>
        </w:r>
        <w:r w:rsidR="0069340C" w:rsidRPr="00E97611" w:rsidDel="00A94DFE">
          <w:rPr>
            <w:rFonts w:ascii="Arial" w:hAnsi="Arial" w:cs="Arial"/>
            <w:b/>
            <w:bCs/>
            <w:color w:val="000000"/>
            <w:sz w:val="22"/>
            <w:szCs w:val="22"/>
          </w:rPr>
          <w:delText>Supp. Fig. 6</w:delText>
        </w:r>
        <w:r w:rsidR="0069340C" w:rsidDel="00A94DFE">
          <w:rPr>
            <w:rFonts w:ascii="Arial" w:hAnsi="Arial" w:cs="Arial"/>
            <w:color w:val="000000"/>
            <w:sz w:val="22"/>
            <w:szCs w:val="22"/>
          </w:rPr>
          <w:delText xml:space="preserve">) </w:delText>
        </w:r>
        <w:r w:rsidR="0069340C" w:rsidRPr="00E97611" w:rsidDel="00A94DFE">
          <w:rPr>
            <w:rFonts w:ascii="Arial" w:hAnsi="Arial" w:cs="Arial"/>
            <w:color w:val="000000"/>
            <w:sz w:val="22"/>
            <w:szCs w:val="22"/>
            <w:highlight w:val="yellow"/>
          </w:rPr>
          <w:delText>STATS</w:delText>
        </w:r>
      </w:del>
    </w:p>
    <w:p w14:paraId="6DDE2C57" w14:textId="77777777" w:rsidR="00456285" w:rsidDel="00CD0AF9" w:rsidRDefault="00456285" w:rsidP="00081385">
      <w:pPr>
        <w:spacing w:line="360" w:lineRule="auto"/>
        <w:ind w:firstLine="720"/>
        <w:rPr>
          <w:del w:id="561" w:author="Keene-Snickers,Lexi" w:date="2025-03-17T14:01:00Z" w16du:dateUtc="2025-03-17T20:01:00Z"/>
          <w:rFonts w:ascii="Arial" w:hAnsi="Arial" w:cs="Arial"/>
          <w:color w:val="000000"/>
          <w:sz w:val="22"/>
          <w:szCs w:val="22"/>
        </w:rPr>
      </w:pPr>
    </w:p>
    <w:p w14:paraId="7568724A" w14:textId="08388AB6" w:rsidR="00456285" w:rsidDel="00CD0AF9" w:rsidRDefault="0069340C" w:rsidP="00CD0AF9">
      <w:pPr>
        <w:spacing w:line="360" w:lineRule="auto"/>
        <w:rPr>
          <w:del w:id="562" w:author="Keene-Snickers,Lexi" w:date="2025-03-17T14:01:00Z" w16du:dateUtc="2025-03-17T20:01:00Z"/>
          <w:rFonts w:ascii="Arial" w:hAnsi="Arial" w:cs="Arial"/>
          <w:color w:val="000000"/>
          <w:sz w:val="22"/>
          <w:szCs w:val="22"/>
        </w:rPr>
        <w:pPrChange w:id="563" w:author="Keene-Snickers,Lexi" w:date="2025-03-17T14:01:00Z" w16du:dateUtc="2025-03-17T20:01:00Z">
          <w:pPr>
            <w:spacing w:line="360" w:lineRule="auto"/>
            <w:ind w:firstLine="720"/>
          </w:pPr>
        </w:pPrChange>
      </w:pPr>
      <w:del w:id="564" w:author="Keene-Snickers,Lexi" w:date="2025-03-17T14:01:00Z" w16du:dateUtc="2025-03-17T20:01:00Z">
        <w:r w:rsidDel="00CD0AF9">
          <w:rPr>
            <w:rFonts w:ascii="Arial" w:hAnsi="Arial" w:cs="Arial"/>
            <w:color w:val="000000"/>
            <w:sz w:val="22"/>
            <w:szCs w:val="22"/>
          </w:rPr>
          <w:delText xml:space="preserve">Previous maximum likelihood trees of galbut virus were represented mostly by clade A and </w:delText>
        </w:r>
        <w:r w:rsidRPr="00E97611" w:rsidDel="00CD0AF9">
          <w:rPr>
            <w:rFonts w:ascii="Arial" w:hAnsi="Arial" w:cs="Arial"/>
            <w:i/>
            <w:iCs/>
            <w:color w:val="000000"/>
            <w:sz w:val="22"/>
            <w:szCs w:val="22"/>
          </w:rPr>
          <w:delText>D. simulans</w:delText>
        </w:r>
        <w:r w:rsidDel="00CD0AF9">
          <w:rPr>
            <w:rFonts w:ascii="Arial" w:hAnsi="Arial" w:cs="Arial"/>
            <w:i/>
            <w:iCs/>
            <w:color w:val="000000"/>
            <w:sz w:val="22"/>
            <w:szCs w:val="22"/>
          </w:rPr>
          <w:delText xml:space="preserve"> </w:delText>
        </w:r>
        <w:r w:rsidDel="00CD0AF9">
          <w:rPr>
            <w:rFonts w:ascii="Arial" w:hAnsi="Arial" w:cs="Arial"/>
            <w:color w:val="000000"/>
            <w:sz w:val="22"/>
            <w:szCs w:val="22"/>
          </w:rPr>
          <w:delText xml:space="preserve">sequences. To determine if the clade B genotype was rarer, we needed more sequences. </w:delText>
        </w:r>
        <w:r w:rsidR="00FF5DED" w:rsidDel="00CD0AF9">
          <w:rPr>
            <w:rFonts w:ascii="Arial" w:hAnsi="Arial" w:cs="Arial"/>
            <w:color w:val="000000"/>
            <w:sz w:val="22"/>
            <w:szCs w:val="22"/>
          </w:rPr>
          <w:delText xml:space="preserve">If with the goal to enrich for clade B sequences, we </w:delText>
        </w:r>
        <w:r w:rsidR="00783917" w:rsidDel="00CD0AF9">
          <w:rPr>
            <w:rFonts w:ascii="Arial" w:hAnsi="Arial" w:cs="Arial"/>
            <w:color w:val="000000"/>
            <w:sz w:val="22"/>
            <w:szCs w:val="22"/>
          </w:rPr>
          <w:delText xml:space="preserve">recovered more clade A sequences. Of the 123 samples with galbut virus reads, </w:delText>
        </w:r>
        <w:r w:rsidR="00FF5DED" w:rsidDel="00CD0AF9">
          <w:rPr>
            <w:rFonts w:ascii="Arial" w:hAnsi="Arial" w:cs="Arial"/>
            <w:color w:val="000000"/>
            <w:sz w:val="22"/>
            <w:szCs w:val="22"/>
          </w:rPr>
          <w:delText>82</w:delText>
        </w:r>
        <w:r w:rsidR="00783917" w:rsidDel="00CD0AF9">
          <w:rPr>
            <w:rFonts w:ascii="Arial" w:hAnsi="Arial" w:cs="Arial"/>
            <w:color w:val="000000"/>
            <w:sz w:val="22"/>
            <w:szCs w:val="22"/>
          </w:rPr>
          <w:delText xml:space="preserve"> sequences fell into clade A and </w:delText>
        </w:r>
        <w:r w:rsidR="00FF5DED" w:rsidDel="00CD0AF9">
          <w:rPr>
            <w:rFonts w:ascii="Arial" w:hAnsi="Arial" w:cs="Arial"/>
            <w:color w:val="000000"/>
            <w:sz w:val="22"/>
            <w:szCs w:val="22"/>
          </w:rPr>
          <w:delText>35</w:delText>
        </w:r>
        <w:r w:rsidR="00783917" w:rsidDel="00CD0AF9">
          <w:rPr>
            <w:rFonts w:ascii="Arial" w:hAnsi="Arial" w:cs="Arial"/>
            <w:color w:val="000000"/>
            <w:sz w:val="22"/>
            <w:szCs w:val="22"/>
          </w:rPr>
          <w:delText xml:space="preserve"> fell into clade B</w:delText>
        </w:r>
        <w:r w:rsidR="00FF5DED" w:rsidDel="00CD0AF9">
          <w:rPr>
            <w:rFonts w:ascii="Arial" w:hAnsi="Arial" w:cs="Arial"/>
            <w:color w:val="000000"/>
            <w:sz w:val="22"/>
            <w:szCs w:val="22"/>
          </w:rPr>
          <w:delText xml:space="preserve"> and six had evidence of infection by both </w:delText>
        </w:r>
        <w:commentRangeStart w:id="565"/>
        <w:r w:rsidR="00FF5DED" w:rsidDel="00CD0AF9">
          <w:rPr>
            <w:rFonts w:ascii="Arial" w:hAnsi="Arial" w:cs="Arial"/>
            <w:color w:val="000000"/>
            <w:sz w:val="22"/>
            <w:szCs w:val="22"/>
          </w:rPr>
          <w:delText>genotypes</w:delText>
        </w:r>
        <w:commentRangeEnd w:id="565"/>
        <w:r w:rsidR="005F6F74" w:rsidDel="00CD0AF9">
          <w:rPr>
            <w:rStyle w:val="CommentReference"/>
          </w:rPr>
          <w:commentReference w:id="565"/>
        </w:r>
        <w:r w:rsidR="00783917" w:rsidDel="00CD0AF9">
          <w:rPr>
            <w:rFonts w:ascii="Arial" w:hAnsi="Arial" w:cs="Arial"/>
            <w:color w:val="000000"/>
            <w:sz w:val="22"/>
            <w:szCs w:val="22"/>
          </w:rPr>
          <w:delText>.</w:delText>
        </w:r>
      </w:del>
    </w:p>
    <w:p w14:paraId="0E000C1C" w14:textId="77777777" w:rsidR="00DD52CF" w:rsidDel="00CD0AF9" w:rsidRDefault="00DD52CF" w:rsidP="00CD0AF9">
      <w:pPr>
        <w:spacing w:line="360" w:lineRule="auto"/>
        <w:rPr>
          <w:del w:id="566" w:author="Keene-Snickers,Lexi" w:date="2025-03-17T14:03:00Z" w16du:dateUtc="2025-03-17T20:03:00Z"/>
          <w:rFonts w:ascii="Arial" w:hAnsi="Arial" w:cs="Arial"/>
          <w:color w:val="000000"/>
          <w:sz w:val="22"/>
          <w:szCs w:val="22"/>
        </w:rPr>
        <w:pPrChange w:id="567" w:author="Keene-Snickers,Lexi" w:date="2025-03-17T14:01:00Z" w16du:dateUtc="2025-03-17T20:01:00Z">
          <w:pPr>
            <w:spacing w:line="360" w:lineRule="auto"/>
            <w:ind w:firstLine="720"/>
          </w:pPr>
        </w:pPrChange>
      </w:pPr>
    </w:p>
    <w:p w14:paraId="3852BC32" w14:textId="56731B53" w:rsidR="00DD52CF" w:rsidDel="00CD0AF9" w:rsidRDefault="00AF369B" w:rsidP="00CD0AF9">
      <w:pPr>
        <w:spacing w:line="360" w:lineRule="auto"/>
        <w:rPr>
          <w:del w:id="568" w:author="Keene-Snickers,Lexi" w:date="2025-03-17T14:03:00Z" w16du:dateUtc="2025-03-17T20:03:00Z"/>
          <w:rFonts w:ascii="Arial" w:hAnsi="Arial" w:cs="Arial"/>
          <w:color w:val="000000"/>
          <w:sz w:val="22"/>
          <w:szCs w:val="22"/>
        </w:rPr>
        <w:pPrChange w:id="569" w:author="Keene-Snickers,Lexi" w:date="2025-03-17T14:03:00Z" w16du:dateUtc="2025-03-17T20:03:00Z">
          <w:pPr>
            <w:spacing w:line="360" w:lineRule="auto"/>
            <w:ind w:firstLine="720"/>
          </w:pPr>
        </w:pPrChange>
      </w:pPr>
      <w:del w:id="570" w:author="Keene-Snickers,Lexi" w:date="2025-03-17T14:03:00Z" w16du:dateUtc="2025-03-17T20:03:00Z">
        <w:r w:rsidDel="00CD0AF9">
          <w:rPr>
            <w:rFonts w:ascii="Arial" w:hAnsi="Arial" w:cs="Arial"/>
            <w:color w:val="000000"/>
            <w:sz w:val="22"/>
            <w:szCs w:val="22"/>
          </w:rPr>
          <w:delText xml:space="preserve">Geography partially explained phylogenetic clustering. </w:delText>
        </w:r>
      </w:del>
      <w:ins w:id="571" w:author="Stenglein,Mark" w:date="2025-03-12T13:06:00Z" w16du:dateUtc="2025-03-12T19:06:00Z">
        <w:del w:id="572" w:author="Keene-Snickers,Lexi" w:date="2025-03-17T14:03:00Z" w16du:dateUtc="2025-03-17T20:03:00Z">
          <w:r w:rsidR="00981B78" w:rsidDel="00CD0AF9">
            <w:rPr>
              <w:rFonts w:ascii="Arial" w:hAnsi="Arial" w:cs="Arial"/>
              <w:color w:val="000000"/>
              <w:sz w:val="22"/>
              <w:szCs w:val="22"/>
            </w:rPr>
            <w:delText xml:space="preserve">Subsets of samples </w:delText>
          </w:r>
        </w:del>
      </w:ins>
      <w:ins w:id="573" w:author="Stenglein,Mark" w:date="2025-03-12T13:04:00Z" w16du:dateUtc="2025-03-12T19:04:00Z">
        <w:del w:id="574" w:author="Keene-Snickers,Lexi" w:date="2025-03-17T14:03:00Z" w16du:dateUtc="2025-03-17T20:03:00Z">
          <w:r w:rsidR="00981B78" w:rsidDel="00CD0AF9">
            <w:rPr>
              <w:rFonts w:ascii="Arial" w:hAnsi="Arial" w:cs="Arial"/>
              <w:color w:val="000000"/>
              <w:sz w:val="22"/>
              <w:szCs w:val="22"/>
            </w:rPr>
            <w:delText xml:space="preserve">from the same location </w:delText>
          </w:r>
        </w:del>
      </w:ins>
      <w:ins w:id="575" w:author="Stenglein,Mark" w:date="2025-03-12T13:10:00Z" w16du:dateUtc="2025-03-12T19:10:00Z">
        <w:del w:id="576" w:author="Keene-Snickers,Lexi" w:date="2025-03-17T14:03:00Z" w16du:dateUtc="2025-03-17T20:03:00Z">
          <w:r w:rsidR="00981B78" w:rsidDel="00CD0AF9">
            <w:rPr>
              <w:rFonts w:ascii="Arial" w:hAnsi="Arial" w:cs="Arial"/>
              <w:color w:val="000000"/>
              <w:sz w:val="22"/>
              <w:szCs w:val="22"/>
            </w:rPr>
            <w:delText xml:space="preserve">and the same date </w:delText>
          </w:r>
        </w:del>
      </w:ins>
      <w:ins w:id="577" w:author="Stenglein,Mark" w:date="2025-03-12T13:04:00Z" w16du:dateUtc="2025-03-12T19:04:00Z">
        <w:del w:id="578" w:author="Keene-Snickers,Lexi" w:date="2025-03-17T14:03:00Z" w16du:dateUtc="2025-03-17T20:03:00Z">
          <w:r w:rsidR="00981B78" w:rsidDel="00CD0AF9">
            <w:rPr>
              <w:rFonts w:ascii="Arial" w:hAnsi="Arial" w:cs="Arial"/>
              <w:color w:val="000000"/>
              <w:sz w:val="22"/>
              <w:szCs w:val="22"/>
            </w:rPr>
            <w:delText>tended to form clusters</w:delText>
          </w:r>
        </w:del>
      </w:ins>
      <w:ins w:id="579" w:author="Stenglein,Mark" w:date="2025-03-12T13:06:00Z" w16du:dateUtc="2025-03-12T19:06:00Z">
        <w:del w:id="580" w:author="Keene-Snickers,Lexi" w:date="2025-03-17T14:03:00Z" w16du:dateUtc="2025-03-17T20:03:00Z">
          <w:r w:rsidR="00981B78" w:rsidDel="00CD0AF9">
            <w:rPr>
              <w:rFonts w:ascii="Arial" w:hAnsi="Arial" w:cs="Arial"/>
              <w:color w:val="000000"/>
              <w:sz w:val="22"/>
              <w:szCs w:val="22"/>
            </w:rPr>
            <w:delText xml:space="preserve"> of identical or near</w:delText>
          </w:r>
        </w:del>
      </w:ins>
      <w:ins w:id="581" w:author="Stenglein,Mark" w:date="2025-03-12T13:07:00Z" w16du:dateUtc="2025-03-12T19:07:00Z">
        <w:del w:id="582" w:author="Keene-Snickers,Lexi" w:date="2025-03-17T14:03:00Z" w16du:dateUtc="2025-03-17T20:03:00Z">
          <w:r w:rsidR="00981B78" w:rsidDel="00CD0AF9">
            <w:rPr>
              <w:rFonts w:ascii="Arial" w:hAnsi="Arial" w:cs="Arial"/>
              <w:color w:val="000000"/>
              <w:sz w:val="22"/>
              <w:szCs w:val="22"/>
            </w:rPr>
            <w:delText>ly</w:delText>
          </w:r>
        </w:del>
      </w:ins>
      <w:ins w:id="583" w:author="Stenglein,Mark" w:date="2025-03-12T13:06:00Z" w16du:dateUtc="2025-03-12T19:06:00Z">
        <w:del w:id="584" w:author="Keene-Snickers,Lexi" w:date="2025-03-17T14:03:00Z" w16du:dateUtc="2025-03-17T20:03:00Z">
          <w:r w:rsidR="00981B78" w:rsidDel="00CD0AF9">
            <w:rPr>
              <w:rFonts w:ascii="Arial" w:hAnsi="Arial" w:cs="Arial"/>
              <w:color w:val="000000"/>
              <w:sz w:val="22"/>
              <w:szCs w:val="22"/>
            </w:rPr>
            <w:delText xml:space="preserve"> identical sequences</w:delText>
          </w:r>
        </w:del>
      </w:ins>
      <w:ins w:id="585" w:author="Stenglein,Mark" w:date="2025-03-12T13:04:00Z" w16du:dateUtc="2025-03-12T19:04:00Z">
        <w:del w:id="586" w:author="Keene-Snickers,Lexi" w:date="2025-03-17T14:03:00Z" w16du:dateUtc="2025-03-17T20:03:00Z">
          <w:r w:rsidR="00981B78" w:rsidDel="00CD0AF9">
            <w:rPr>
              <w:rFonts w:ascii="Arial" w:hAnsi="Arial" w:cs="Arial"/>
              <w:color w:val="000000"/>
              <w:sz w:val="22"/>
              <w:szCs w:val="22"/>
            </w:rPr>
            <w:delText xml:space="preserve">.  </w:delText>
          </w:r>
        </w:del>
      </w:ins>
      <w:ins w:id="587" w:author="Stenglein,Mark" w:date="2025-03-12T13:09:00Z" w16du:dateUtc="2025-03-12T19:09:00Z">
        <w:del w:id="588" w:author="Keene-Snickers,Lexi" w:date="2025-03-17T14:03:00Z" w16du:dateUtc="2025-03-17T20:03:00Z">
          <w:r w:rsidR="00981B78" w:rsidDel="00CD0AF9">
            <w:rPr>
              <w:rFonts w:ascii="Arial" w:hAnsi="Arial" w:cs="Arial"/>
              <w:color w:val="000000"/>
              <w:sz w:val="22"/>
              <w:szCs w:val="22"/>
            </w:rPr>
            <w:delText xml:space="preserve">For example, most RNA1 sequences from </w:delText>
          </w:r>
        </w:del>
      </w:ins>
      <w:ins w:id="589" w:author="Stenglein,Mark" w:date="2025-03-12T13:13:00Z" w16du:dateUtc="2025-03-12T19:13:00Z">
        <w:del w:id="590" w:author="Keene-Snickers,Lexi" w:date="2025-03-17T14:03:00Z" w16du:dateUtc="2025-03-17T20:03:00Z">
          <w:r w:rsidR="00E651F2" w:rsidDel="00CD0AF9">
            <w:rPr>
              <w:rFonts w:ascii="Arial" w:hAnsi="Arial" w:cs="Arial"/>
              <w:color w:val="000000"/>
              <w:sz w:val="22"/>
              <w:szCs w:val="22"/>
            </w:rPr>
            <w:delText xml:space="preserve">flies from </w:delText>
          </w:r>
        </w:del>
      </w:ins>
      <w:ins w:id="591" w:author="Stenglein,Mark" w:date="2025-03-12T13:09:00Z" w16du:dateUtc="2025-03-12T19:09:00Z">
        <w:del w:id="592" w:author="Keene-Snickers,Lexi" w:date="2025-03-17T14:03:00Z" w16du:dateUtc="2025-03-17T20:03:00Z">
          <w:r w:rsidR="00981B78" w:rsidDel="00CD0AF9">
            <w:rPr>
              <w:rFonts w:ascii="Arial" w:hAnsi="Arial" w:cs="Arial"/>
              <w:color w:val="000000"/>
              <w:sz w:val="22"/>
              <w:szCs w:val="22"/>
            </w:rPr>
            <w:delText>Pennslyvania formed a monophyletic cluster (</w:delText>
          </w:r>
          <w:r w:rsidR="00981B78" w:rsidRPr="00981B78" w:rsidDel="00CD0AF9">
            <w:rPr>
              <w:rFonts w:ascii="Arial" w:hAnsi="Arial" w:cs="Arial"/>
              <w:b/>
              <w:bCs/>
              <w:color w:val="000000"/>
              <w:sz w:val="22"/>
              <w:szCs w:val="22"/>
              <w:rPrChange w:id="593" w:author="Stenglein,Mark" w:date="2025-03-12T13:10:00Z" w16du:dateUtc="2025-03-12T19:10:00Z">
                <w:rPr>
                  <w:rFonts w:ascii="Arial" w:hAnsi="Arial" w:cs="Arial"/>
                  <w:color w:val="000000"/>
                  <w:sz w:val="22"/>
                  <w:szCs w:val="22"/>
                </w:rPr>
              </w:rPrChange>
            </w:rPr>
            <w:delText>Fig. 4</w:delText>
          </w:r>
          <w:r w:rsidR="00981B78" w:rsidDel="00CD0AF9">
            <w:rPr>
              <w:rFonts w:ascii="Arial" w:hAnsi="Arial" w:cs="Arial"/>
              <w:color w:val="000000"/>
              <w:sz w:val="22"/>
              <w:szCs w:val="22"/>
            </w:rPr>
            <w:delText>).</w:delText>
          </w:r>
        </w:del>
      </w:ins>
      <w:ins w:id="594" w:author="Stenglein,Mark" w:date="2025-03-12T13:10:00Z" w16du:dateUtc="2025-03-12T19:10:00Z">
        <w:del w:id="595" w:author="Keene-Snickers,Lexi" w:date="2025-03-17T14:03:00Z" w16du:dateUtc="2025-03-17T20:03:00Z">
          <w:r w:rsidR="00981B78" w:rsidDel="00CD0AF9">
            <w:rPr>
              <w:rFonts w:ascii="Arial" w:hAnsi="Arial" w:cs="Arial"/>
              <w:color w:val="000000"/>
              <w:sz w:val="22"/>
              <w:szCs w:val="22"/>
            </w:rPr>
            <w:delText xml:space="preserve"> But other sequences from Pennsylvania were spread </w:delText>
          </w:r>
        </w:del>
      </w:ins>
      <w:ins w:id="596" w:author="Stenglein,Mark" w:date="2025-03-12T13:13:00Z" w16du:dateUtc="2025-03-12T19:13:00Z">
        <w:del w:id="597" w:author="Keene-Snickers,Lexi" w:date="2025-03-17T14:03:00Z" w16du:dateUtc="2025-03-17T20:03:00Z">
          <w:r w:rsidR="00E651F2" w:rsidDel="00CD0AF9">
            <w:rPr>
              <w:rFonts w:ascii="Arial" w:hAnsi="Arial" w:cs="Arial"/>
              <w:color w:val="000000"/>
              <w:sz w:val="22"/>
              <w:szCs w:val="22"/>
            </w:rPr>
            <w:delText xml:space="preserve">across </w:delText>
          </w:r>
        </w:del>
      </w:ins>
      <w:ins w:id="598" w:author="Stenglein,Mark" w:date="2025-03-12T13:10:00Z" w16du:dateUtc="2025-03-12T19:10:00Z">
        <w:del w:id="599" w:author="Keene-Snickers,Lexi" w:date="2025-03-17T14:03:00Z" w16du:dateUtc="2025-03-17T20:03:00Z">
          <w:r w:rsidR="00981B78" w:rsidDel="00CD0AF9">
            <w:rPr>
              <w:rFonts w:ascii="Arial" w:hAnsi="Arial" w:cs="Arial"/>
              <w:color w:val="000000"/>
              <w:sz w:val="22"/>
              <w:szCs w:val="22"/>
            </w:rPr>
            <w:delText xml:space="preserve">the </w:delText>
          </w:r>
        </w:del>
      </w:ins>
      <w:ins w:id="600" w:author="Stenglein,Mark" w:date="2025-03-12T13:13:00Z" w16du:dateUtc="2025-03-12T19:13:00Z">
        <w:del w:id="601" w:author="Keene-Snickers,Lexi" w:date="2025-03-17T14:03:00Z" w16du:dateUtc="2025-03-17T20:03:00Z">
          <w:r w:rsidR="00E651F2" w:rsidDel="00CD0AF9">
            <w:rPr>
              <w:rFonts w:ascii="Arial" w:hAnsi="Arial" w:cs="Arial"/>
              <w:color w:val="000000"/>
              <w:sz w:val="22"/>
              <w:szCs w:val="22"/>
            </w:rPr>
            <w:delText xml:space="preserve">RNA1 </w:delText>
          </w:r>
        </w:del>
      </w:ins>
      <w:ins w:id="602" w:author="Stenglein,Mark" w:date="2025-03-12T13:10:00Z" w16du:dateUtc="2025-03-12T19:10:00Z">
        <w:del w:id="603" w:author="Keene-Snickers,Lexi" w:date="2025-03-17T14:03:00Z" w16du:dateUtc="2025-03-17T20:03:00Z">
          <w:r w:rsidR="00981B78" w:rsidDel="00CD0AF9">
            <w:rPr>
              <w:rFonts w:ascii="Arial" w:hAnsi="Arial" w:cs="Arial"/>
              <w:color w:val="000000"/>
              <w:sz w:val="22"/>
              <w:szCs w:val="22"/>
            </w:rPr>
            <w:delText xml:space="preserve">tree. </w:delText>
          </w:r>
        </w:del>
      </w:ins>
      <w:ins w:id="604" w:author="Stenglein,Mark" w:date="2025-03-12T13:11:00Z" w16du:dateUtc="2025-03-12T19:11:00Z">
        <w:del w:id="605" w:author="Keene-Snickers,Lexi" w:date="2025-03-17T14:03:00Z" w16du:dateUtc="2025-03-17T20:03:00Z">
          <w:r w:rsidR="00981B78" w:rsidDel="00CD0AF9">
            <w:rPr>
              <w:rFonts w:ascii="Arial" w:hAnsi="Arial" w:cs="Arial"/>
              <w:color w:val="000000"/>
              <w:sz w:val="22"/>
              <w:szCs w:val="22"/>
            </w:rPr>
            <w:delText>I</w:delText>
          </w:r>
        </w:del>
      </w:ins>
      <w:ins w:id="606" w:author="Stenglein,Mark" w:date="2025-03-12T13:10:00Z" w16du:dateUtc="2025-03-12T19:10:00Z">
        <w:del w:id="607" w:author="Keene-Snickers,Lexi" w:date="2025-03-17T14:03:00Z" w16du:dateUtc="2025-03-17T20:03:00Z">
          <w:r w:rsidR="00981B78" w:rsidDel="00CD0AF9">
            <w:rPr>
              <w:rFonts w:ascii="Arial" w:hAnsi="Arial" w:cs="Arial"/>
              <w:color w:val="000000"/>
              <w:sz w:val="22"/>
              <w:szCs w:val="22"/>
            </w:rPr>
            <w:delText xml:space="preserve">n general, </w:delText>
          </w:r>
        </w:del>
      </w:ins>
      <w:ins w:id="608" w:author="Stenglein,Mark" w:date="2025-03-12T13:11:00Z" w16du:dateUtc="2025-03-12T19:11:00Z">
        <w:del w:id="609" w:author="Keene-Snickers,Lexi" w:date="2025-03-17T14:03:00Z" w16du:dateUtc="2025-03-17T20:03:00Z">
          <w:r w:rsidR="00981B78" w:rsidDel="00CD0AF9">
            <w:rPr>
              <w:rFonts w:ascii="Arial" w:hAnsi="Arial" w:cs="Arial"/>
              <w:color w:val="000000"/>
              <w:sz w:val="22"/>
              <w:szCs w:val="22"/>
            </w:rPr>
            <w:delText>sequences from different location</w:delText>
          </w:r>
        </w:del>
      </w:ins>
      <w:ins w:id="610" w:author="Stenglein,Mark" w:date="2025-03-12T13:12:00Z" w16du:dateUtc="2025-03-12T19:12:00Z">
        <w:del w:id="611" w:author="Keene-Snickers,Lexi" w:date="2025-03-17T14:03:00Z" w16du:dateUtc="2025-03-17T20:03:00Z">
          <w:r w:rsidR="00981B78" w:rsidDel="00CD0AF9">
            <w:rPr>
              <w:rFonts w:ascii="Arial" w:hAnsi="Arial" w:cs="Arial"/>
              <w:color w:val="000000"/>
              <w:sz w:val="22"/>
              <w:szCs w:val="22"/>
            </w:rPr>
            <w:delText>s, including Australia,</w:delText>
          </w:r>
        </w:del>
      </w:ins>
      <w:ins w:id="612" w:author="Stenglein,Mark" w:date="2025-03-12T13:11:00Z" w16du:dateUtc="2025-03-12T19:11:00Z">
        <w:del w:id="613" w:author="Keene-Snickers,Lexi" w:date="2025-03-17T14:03:00Z" w16du:dateUtc="2025-03-17T20:03:00Z">
          <w:r w:rsidR="00981B78" w:rsidDel="00CD0AF9">
            <w:rPr>
              <w:rFonts w:ascii="Arial" w:hAnsi="Arial" w:cs="Arial"/>
              <w:color w:val="000000"/>
              <w:sz w:val="22"/>
              <w:szCs w:val="22"/>
            </w:rPr>
            <w:delText xml:space="preserve"> were </w:delText>
          </w:r>
        </w:del>
      </w:ins>
      <w:ins w:id="614" w:author="Stenglein,Mark" w:date="2025-03-12T13:12:00Z" w16du:dateUtc="2025-03-12T19:12:00Z">
        <w:del w:id="615" w:author="Keene-Snickers,Lexi" w:date="2025-03-17T14:03:00Z" w16du:dateUtc="2025-03-17T20:03:00Z">
          <w:r w:rsidR="00981B78" w:rsidDel="00CD0AF9">
            <w:rPr>
              <w:rFonts w:ascii="Arial" w:hAnsi="Arial" w:cs="Arial"/>
              <w:color w:val="000000"/>
              <w:sz w:val="22"/>
              <w:szCs w:val="22"/>
            </w:rPr>
            <w:delText>intermixed</w:delText>
          </w:r>
        </w:del>
      </w:ins>
      <w:ins w:id="616" w:author="Stenglein,Mark" w:date="2025-03-12T13:11:00Z" w16du:dateUtc="2025-03-12T19:11:00Z">
        <w:del w:id="617" w:author="Keene-Snickers,Lexi" w:date="2025-03-17T14:03:00Z" w16du:dateUtc="2025-03-17T20:03:00Z">
          <w:r w:rsidR="00981B78" w:rsidDel="00CD0AF9">
            <w:rPr>
              <w:rFonts w:ascii="Arial" w:hAnsi="Arial" w:cs="Arial"/>
              <w:color w:val="000000"/>
              <w:sz w:val="22"/>
              <w:szCs w:val="22"/>
            </w:rPr>
            <w:delText xml:space="preserve"> throughout trees.  </w:delText>
          </w:r>
        </w:del>
      </w:ins>
      <w:ins w:id="618" w:author="Stenglein,Mark" w:date="2025-03-12T13:12:00Z" w16du:dateUtc="2025-03-12T19:12:00Z">
        <w:del w:id="619" w:author="Keene-Snickers,Lexi" w:date="2025-03-17T14:03:00Z" w16du:dateUtc="2025-03-17T20:03:00Z">
          <w:r w:rsidR="00981B78" w:rsidDel="00CD0AF9">
            <w:rPr>
              <w:rFonts w:ascii="Arial" w:hAnsi="Arial" w:cs="Arial"/>
              <w:color w:val="000000"/>
              <w:sz w:val="22"/>
              <w:szCs w:val="22"/>
            </w:rPr>
            <w:delText>Th</w:delText>
          </w:r>
        </w:del>
      </w:ins>
      <w:ins w:id="620" w:author="Stenglein,Mark" w:date="2025-03-12T13:16:00Z" w16du:dateUtc="2025-03-12T19:16:00Z">
        <w:del w:id="621" w:author="Keene-Snickers,Lexi" w:date="2025-03-17T14:03:00Z" w16du:dateUtc="2025-03-17T20:03:00Z">
          <w:r w:rsidR="00E651F2" w:rsidDel="00CD0AF9">
            <w:rPr>
              <w:rFonts w:ascii="Arial" w:hAnsi="Arial" w:cs="Arial"/>
              <w:color w:val="000000"/>
              <w:sz w:val="22"/>
              <w:szCs w:val="22"/>
            </w:rPr>
            <w:delText xml:space="preserve">ese patterns support the existence of </w:delText>
          </w:r>
        </w:del>
      </w:ins>
      <w:ins w:id="622" w:author="Stenglein,Mark" w:date="2025-03-12T13:13:00Z" w16du:dateUtc="2025-03-12T19:13:00Z">
        <w:del w:id="623" w:author="Keene-Snickers,Lexi" w:date="2025-03-17T14:03:00Z" w16du:dateUtc="2025-03-17T20:03:00Z">
          <w:r w:rsidR="00E651F2" w:rsidDel="00CD0AF9">
            <w:rPr>
              <w:rFonts w:ascii="Arial" w:hAnsi="Arial" w:cs="Arial"/>
              <w:color w:val="000000"/>
              <w:sz w:val="22"/>
              <w:szCs w:val="22"/>
            </w:rPr>
            <w:delText>loca</w:delText>
          </w:r>
        </w:del>
      </w:ins>
      <w:ins w:id="624" w:author="Stenglein,Mark" w:date="2025-03-12T13:14:00Z" w16du:dateUtc="2025-03-12T19:14:00Z">
        <w:del w:id="625" w:author="Keene-Snickers,Lexi" w:date="2025-03-17T14:03:00Z" w16du:dateUtc="2025-03-17T20:03:00Z">
          <w:r w:rsidR="00E651F2" w:rsidDel="00CD0AF9">
            <w:rPr>
              <w:rFonts w:ascii="Arial" w:hAnsi="Arial" w:cs="Arial"/>
              <w:color w:val="000000"/>
              <w:sz w:val="22"/>
              <w:szCs w:val="22"/>
            </w:rPr>
            <w:delText>tion</w:delText>
          </w:r>
        </w:del>
      </w:ins>
      <w:ins w:id="626" w:author="Stenglein,Mark" w:date="2025-03-12T13:13:00Z" w16du:dateUtc="2025-03-12T19:13:00Z">
        <w:del w:id="627" w:author="Keene-Snickers,Lexi" w:date="2025-03-17T14:03:00Z" w16du:dateUtc="2025-03-17T20:03:00Z">
          <w:r w:rsidR="00E651F2" w:rsidDel="00CD0AF9">
            <w:rPr>
              <w:rFonts w:ascii="Arial" w:hAnsi="Arial" w:cs="Arial"/>
              <w:color w:val="000000"/>
              <w:sz w:val="22"/>
              <w:szCs w:val="22"/>
            </w:rPr>
            <w:delText xml:space="preserve">-specific </w:delText>
          </w:r>
        </w:del>
      </w:ins>
      <w:ins w:id="628" w:author="Stenglein,Mark" w:date="2025-03-12T13:14:00Z" w16du:dateUtc="2025-03-12T19:14:00Z">
        <w:del w:id="629" w:author="Keene-Snickers,Lexi" w:date="2025-03-17T14:03:00Z" w16du:dateUtc="2025-03-17T20:03:00Z">
          <w:r w:rsidR="00E651F2" w:rsidDel="00CD0AF9">
            <w:rPr>
              <w:rFonts w:ascii="Arial" w:hAnsi="Arial" w:cs="Arial"/>
              <w:color w:val="000000"/>
              <w:sz w:val="22"/>
              <w:szCs w:val="22"/>
            </w:rPr>
            <w:delText>micro-lineages</w:delText>
          </w:r>
        </w:del>
      </w:ins>
      <w:ins w:id="630" w:author="Stenglein,Mark" w:date="2025-03-12T13:16:00Z" w16du:dateUtc="2025-03-12T19:16:00Z">
        <w:del w:id="631" w:author="Keene-Snickers,Lexi" w:date="2025-03-17T14:03:00Z" w16du:dateUtc="2025-03-17T20:03:00Z">
          <w:r w:rsidR="00E651F2" w:rsidDel="00CD0AF9">
            <w:rPr>
              <w:rFonts w:ascii="Arial" w:hAnsi="Arial" w:cs="Arial"/>
              <w:color w:val="000000"/>
              <w:sz w:val="22"/>
              <w:szCs w:val="22"/>
            </w:rPr>
            <w:delText xml:space="preserve"> that </w:delText>
          </w:r>
        </w:del>
      </w:ins>
      <w:ins w:id="632" w:author="Stenglein,Mark" w:date="2025-03-12T13:15:00Z" w16du:dateUtc="2025-03-12T19:15:00Z">
        <w:del w:id="633" w:author="Keene-Snickers,Lexi" w:date="2025-03-17T14:03:00Z" w16du:dateUtc="2025-03-17T20:03:00Z">
          <w:r w:rsidR="00E651F2" w:rsidDel="00CD0AF9">
            <w:rPr>
              <w:rFonts w:ascii="Arial" w:hAnsi="Arial" w:cs="Arial"/>
              <w:color w:val="000000"/>
              <w:sz w:val="22"/>
              <w:szCs w:val="22"/>
            </w:rPr>
            <w:delText>probably reflect</w:delText>
          </w:r>
        </w:del>
      </w:ins>
      <w:ins w:id="634" w:author="Stenglein,Mark" w:date="2025-03-12T13:16:00Z" w16du:dateUtc="2025-03-12T19:16:00Z">
        <w:del w:id="635" w:author="Keene-Snickers,Lexi" w:date="2025-03-17T14:03:00Z" w16du:dateUtc="2025-03-17T20:03:00Z">
          <w:r w:rsidR="00E651F2" w:rsidDel="00CD0AF9">
            <w:rPr>
              <w:rFonts w:ascii="Arial" w:hAnsi="Arial" w:cs="Arial"/>
              <w:color w:val="000000"/>
              <w:sz w:val="22"/>
              <w:szCs w:val="22"/>
            </w:rPr>
            <w:delText>ed</w:delText>
          </w:r>
        </w:del>
      </w:ins>
      <w:ins w:id="636" w:author="Stenglein,Mark" w:date="2025-03-12T13:15:00Z" w16du:dateUtc="2025-03-12T19:15:00Z">
        <w:del w:id="637" w:author="Keene-Snickers,Lexi" w:date="2025-03-17T14:03:00Z" w16du:dateUtc="2025-03-17T20:03:00Z">
          <w:r w:rsidR="00E651F2" w:rsidDel="00CD0AF9">
            <w:rPr>
              <w:rFonts w:ascii="Arial" w:hAnsi="Arial" w:cs="Arial"/>
              <w:color w:val="000000"/>
              <w:sz w:val="22"/>
              <w:szCs w:val="22"/>
            </w:rPr>
            <w:delText xml:space="preserve"> shared ancestry through vertical transmission.</w:delText>
          </w:r>
        </w:del>
      </w:ins>
      <w:ins w:id="638" w:author="Stenglein,Mark" w:date="2025-03-12T13:14:00Z" w16du:dateUtc="2025-03-12T19:14:00Z">
        <w:del w:id="639" w:author="Keene-Snickers,Lexi" w:date="2025-03-17T14:03:00Z" w16du:dateUtc="2025-03-17T20:03:00Z">
          <w:r w:rsidR="00E651F2" w:rsidDel="00CD0AF9">
            <w:rPr>
              <w:rFonts w:ascii="Arial" w:hAnsi="Arial" w:cs="Arial"/>
              <w:color w:val="000000"/>
              <w:sz w:val="22"/>
              <w:szCs w:val="22"/>
            </w:rPr>
            <w:delText xml:space="preserve"> </w:delText>
          </w:r>
        </w:del>
      </w:ins>
      <w:ins w:id="640" w:author="Stenglein,Mark" w:date="2025-03-12T13:15:00Z" w16du:dateUtc="2025-03-12T19:15:00Z">
        <w:del w:id="641" w:author="Keene-Snickers,Lexi" w:date="2025-03-17T14:03:00Z" w16du:dateUtc="2025-03-17T20:03:00Z">
          <w:r w:rsidR="00E651F2" w:rsidDel="00CD0AF9">
            <w:rPr>
              <w:rFonts w:ascii="Arial" w:hAnsi="Arial" w:cs="Arial"/>
              <w:color w:val="000000"/>
              <w:sz w:val="22"/>
              <w:szCs w:val="22"/>
            </w:rPr>
            <w:delText>B</w:delText>
          </w:r>
        </w:del>
      </w:ins>
      <w:ins w:id="642" w:author="Stenglein,Mark" w:date="2025-03-12T13:14:00Z" w16du:dateUtc="2025-03-12T19:14:00Z">
        <w:del w:id="643" w:author="Keene-Snickers,Lexi" w:date="2025-03-17T14:03:00Z" w16du:dateUtc="2025-03-17T20:03:00Z">
          <w:r w:rsidR="00E651F2" w:rsidDel="00CD0AF9">
            <w:rPr>
              <w:rFonts w:ascii="Arial" w:hAnsi="Arial" w:cs="Arial"/>
              <w:color w:val="000000"/>
              <w:sz w:val="22"/>
              <w:szCs w:val="22"/>
            </w:rPr>
            <w:delText xml:space="preserve">ut </w:delText>
          </w:r>
        </w:del>
      </w:ins>
      <w:ins w:id="644" w:author="Stenglein,Mark" w:date="2025-03-12T13:16:00Z" w16du:dateUtc="2025-03-12T19:16:00Z">
        <w:del w:id="645" w:author="Keene-Snickers,Lexi" w:date="2025-03-17T14:03:00Z" w16du:dateUtc="2025-03-17T20:03:00Z">
          <w:r w:rsidR="00E651F2" w:rsidDel="00CD0AF9">
            <w:rPr>
              <w:rFonts w:ascii="Arial" w:hAnsi="Arial" w:cs="Arial"/>
              <w:color w:val="000000"/>
              <w:sz w:val="22"/>
              <w:szCs w:val="22"/>
            </w:rPr>
            <w:delText xml:space="preserve">individual </w:delText>
          </w:r>
        </w:del>
      </w:ins>
      <w:ins w:id="646" w:author="Stenglein,Mark" w:date="2025-03-12T13:15:00Z" w16du:dateUtc="2025-03-12T19:15:00Z">
        <w:del w:id="647" w:author="Keene-Snickers,Lexi" w:date="2025-03-17T14:03:00Z" w16du:dateUtc="2025-03-17T20:03:00Z">
          <w:r w:rsidR="00E651F2" w:rsidDel="00CD0AF9">
            <w:rPr>
              <w:rFonts w:ascii="Arial" w:hAnsi="Arial" w:cs="Arial"/>
              <w:color w:val="000000"/>
              <w:sz w:val="22"/>
              <w:szCs w:val="22"/>
            </w:rPr>
            <w:delText xml:space="preserve">locations can also harbor </w:delText>
          </w:r>
        </w:del>
      </w:ins>
      <w:ins w:id="648" w:author="Stenglein,Mark" w:date="2025-03-12T13:14:00Z" w16du:dateUtc="2025-03-12T19:14:00Z">
        <w:del w:id="649" w:author="Keene-Snickers,Lexi" w:date="2025-03-17T14:03:00Z" w16du:dateUtc="2025-03-17T20:03:00Z">
          <w:r w:rsidR="00E651F2" w:rsidDel="00CD0AF9">
            <w:rPr>
              <w:rFonts w:ascii="Arial" w:hAnsi="Arial" w:cs="Arial"/>
              <w:color w:val="000000"/>
              <w:sz w:val="22"/>
              <w:szCs w:val="22"/>
            </w:rPr>
            <w:delText>galbut virus diversit</w:delText>
          </w:r>
        </w:del>
      </w:ins>
      <w:ins w:id="650" w:author="Stenglein,Mark" w:date="2025-03-12T13:15:00Z" w16du:dateUtc="2025-03-12T19:15:00Z">
        <w:del w:id="651" w:author="Keene-Snickers,Lexi" w:date="2025-03-17T14:03:00Z" w16du:dateUtc="2025-03-17T20:03:00Z">
          <w:r w:rsidR="00E651F2" w:rsidDel="00CD0AF9">
            <w:rPr>
              <w:rFonts w:ascii="Arial" w:hAnsi="Arial" w:cs="Arial"/>
              <w:color w:val="000000"/>
              <w:sz w:val="22"/>
              <w:szCs w:val="22"/>
            </w:rPr>
            <w:delText>y from ac</w:delText>
          </w:r>
        </w:del>
      </w:ins>
      <w:ins w:id="652" w:author="Stenglein,Mark" w:date="2025-03-12T13:16:00Z" w16du:dateUtc="2025-03-12T19:16:00Z">
        <w:del w:id="653" w:author="Keene-Snickers,Lexi" w:date="2025-03-17T14:03:00Z" w16du:dateUtc="2025-03-17T20:03:00Z">
          <w:r w:rsidR="00E651F2" w:rsidDel="00CD0AF9">
            <w:rPr>
              <w:rFonts w:ascii="Arial" w:hAnsi="Arial" w:cs="Arial"/>
              <w:color w:val="000000"/>
              <w:sz w:val="22"/>
              <w:szCs w:val="22"/>
            </w:rPr>
            <w:delText>ross the phylogeny</w:delText>
          </w:r>
        </w:del>
      </w:ins>
      <w:ins w:id="654" w:author="Stenglein,Mark" w:date="2025-03-12T13:17:00Z" w16du:dateUtc="2025-03-12T19:17:00Z">
        <w:del w:id="655" w:author="Keene-Snickers,Lexi" w:date="2025-03-17T14:03:00Z" w16du:dateUtc="2025-03-17T20:03:00Z">
          <w:r w:rsidR="00E651F2" w:rsidDel="00CD0AF9">
            <w:rPr>
              <w:rFonts w:ascii="Arial" w:hAnsi="Arial" w:cs="Arial"/>
              <w:color w:val="000000"/>
              <w:sz w:val="22"/>
              <w:szCs w:val="22"/>
            </w:rPr>
            <w:delText xml:space="preserve">, which may reflect global dispersal of </w:delText>
          </w:r>
          <w:r w:rsidR="00E651F2" w:rsidRPr="00E651F2" w:rsidDel="00CD0AF9">
            <w:rPr>
              <w:rFonts w:ascii="Arial" w:hAnsi="Arial" w:cs="Arial"/>
              <w:i/>
              <w:iCs/>
              <w:color w:val="000000"/>
              <w:sz w:val="22"/>
              <w:szCs w:val="22"/>
              <w:rPrChange w:id="656" w:author="Stenglein,Mark" w:date="2025-03-12T13:17:00Z" w16du:dateUtc="2025-03-12T19:17:00Z">
                <w:rPr>
                  <w:rFonts w:ascii="Arial" w:hAnsi="Arial" w:cs="Arial"/>
                  <w:color w:val="000000"/>
                  <w:sz w:val="22"/>
                  <w:szCs w:val="22"/>
                </w:rPr>
              </w:rPrChange>
            </w:rPr>
            <w:delText>D. melanogaster</w:delText>
          </w:r>
        </w:del>
      </w:ins>
      <w:ins w:id="657" w:author="Stenglein,Mark" w:date="2025-03-12T13:16:00Z" w16du:dateUtc="2025-03-12T19:16:00Z">
        <w:del w:id="658" w:author="Keene-Snickers,Lexi" w:date="2025-03-17T14:03:00Z" w16du:dateUtc="2025-03-17T20:03:00Z">
          <w:r w:rsidR="00E651F2" w:rsidDel="00CD0AF9">
            <w:rPr>
              <w:rFonts w:ascii="Arial" w:hAnsi="Arial" w:cs="Arial"/>
              <w:color w:val="000000"/>
              <w:sz w:val="22"/>
              <w:szCs w:val="22"/>
            </w:rPr>
            <w:delText xml:space="preserve">. </w:delText>
          </w:r>
        </w:del>
        <w:del w:id="659" w:author="Keene-Snickers,Lexi" w:date="2025-03-17T14:02:00Z" w16du:dateUtc="2025-03-17T20:02:00Z">
          <w:r w:rsidR="00E651F2" w:rsidDel="00CD0AF9">
            <w:rPr>
              <w:rFonts w:ascii="Arial" w:hAnsi="Arial" w:cs="Arial"/>
              <w:color w:val="000000"/>
              <w:sz w:val="22"/>
              <w:szCs w:val="22"/>
            </w:rPr>
            <w:delText xml:space="preserve"> </w:delText>
          </w:r>
        </w:del>
      </w:ins>
      <w:del w:id="660" w:author="Keene-Snickers,Lexi" w:date="2025-03-17T14:02:00Z" w16du:dateUtc="2025-03-17T20:02:00Z">
        <w:r w:rsidR="00DD52CF" w:rsidRPr="00981B78" w:rsidDel="00CD0AF9">
          <w:rPr>
            <w:rFonts w:ascii="Arial" w:hAnsi="Arial" w:cs="Arial"/>
            <w:strike/>
            <w:color w:val="000000"/>
            <w:sz w:val="22"/>
            <w:szCs w:val="22"/>
            <w:rPrChange w:id="661" w:author="Stenglein,Mark" w:date="2025-03-12T13:05:00Z" w16du:dateUtc="2025-03-12T19:05:00Z">
              <w:rPr>
                <w:rFonts w:ascii="Arial" w:hAnsi="Arial" w:cs="Arial"/>
                <w:color w:val="000000"/>
                <w:sz w:val="22"/>
                <w:szCs w:val="22"/>
              </w:rPr>
            </w:rPrChange>
          </w:rPr>
          <w:delText xml:space="preserve">For example, </w:delText>
        </w:r>
        <w:commentRangeStart w:id="662"/>
        <w:r w:rsidR="00DD52CF" w:rsidRPr="00981B78" w:rsidDel="00CD0AF9">
          <w:rPr>
            <w:rFonts w:ascii="Arial" w:hAnsi="Arial" w:cs="Arial"/>
            <w:strike/>
            <w:color w:val="000000"/>
            <w:sz w:val="22"/>
            <w:szCs w:val="22"/>
            <w:rPrChange w:id="663" w:author="Stenglein,Mark" w:date="2025-03-12T13:05:00Z" w16du:dateUtc="2025-03-12T19:05:00Z">
              <w:rPr>
                <w:rFonts w:ascii="Arial" w:hAnsi="Arial" w:cs="Arial"/>
                <w:color w:val="000000"/>
                <w:sz w:val="22"/>
                <w:szCs w:val="22"/>
              </w:rPr>
            </w:rPrChange>
          </w:rPr>
          <w:delText>all the Pennsylvania samples cluste</w:delText>
        </w:r>
        <w:r w:rsidRPr="00981B78" w:rsidDel="00CD0AF9">
          <w:rPr>
            <w:rFonts w:ascii="Arial" w:hAnsi="Arial" w:cs="Arial"/>
            <w:strike/>
            <w:color w:val="000000"/>
            <w:sz w:val="22"/>
            <w:szCs w:val="22"/>
            <w:rPrChange w:id="664" w:author="Stenglein,Mark" w:date="2025-03-12T13:05:00Z" w16du:dateUtc="2025-03-12T19:05:00Z">
              <w:rPr>
                <w:rFonts w:ascii="Arial" w:hAnsi="Arial" w:cs="Arial"/>
                <w:color w:val="000000"/>
                <w:sz w:val="22"/>
                <w:szCs w:val="22"/>
              </w:rPr>
            </w:rPrChange>
          </w:rPr>
          <w:delText>red</w:delText>
        </w:r>
        <w:r w:rsidR="00DD52CF" w:rsidRPr="00981B78" w:rsidDel="00CD0AF9">
          <w:rPr>
            <w:rFonts w:ascii="Arial" w:hAnsi="Arial" w:cs="Arial"/>
            <w:strike/>
            <w:color w:val="000000"/>
            <w:sz w:val="22"/>
            <w:szCs w:val="22"/>
            <w:rPrChange w:id="665" w:author="Stenglein,Mark" w:date="2025-03-12T13:05:00Z" w16du:dateUtc="2025-03-12T19:05:00Z">
              <w:rPr>
                <w:rFonts w:ascii="Arial" w:hAnsi="Arial" w:cs="Arial"/>
                <w:color w:val="000000"/>
                <w:sz w:val="22"/>
                <w:szCs w:val="22"/>
              </w:rPr>
            </w:rPrChange>
          </w:rPr>
          <w:delText xml:space="preserve"> </w:delText>
        </w:r>
        <w:commentRangeEnd w:id="662"/>
        <w:r w:rsidR="00981B78" w:rsidDel="00CD0AF9">
          <w:rPr>
            <w:rStyle w:val="CommentReference"/>
          </w:rPr>
          <w:commentReference w:id="662"/>
        </w:r>
        <w:r w:rsidR="00DD52CF" w:rsidRPr="00981B78" w:rsidDel="00CD0AF9">
          <w:rPr>
            <w:rFonts w:ascii="Arial" w:hAnsi="Arial" w:cs="Arial"/>
            <w:strike/>
            <w:color w:val="000000"/>
            <w:sz w:val="22"/>
            <w:szCs w:val="22"/>
            <w:rPrChange w:id="666" w:author="Stenglein,Mark" w:date="2025-03-12T13:05:00Z" w16du:dateUtc="2025-03-12T19:05:00Z">
              <w:rPr>
                <w:rFonts w:ascii="Arial" w:hAnsi="Arial" w:cs="Arial"/>
                <w:color w:val="000000"/>
                <w:sz w:val="22"/>
                <w:szCs w:val="22"/>
              </w:rPr>
            </w:rPrChange>
          </w:rPr>
          <w:delText>together (</w:delText>
        </w:r>
        <w:r w:rsidR="00DD52CF" w:rsidRPr="00981B78" w:rsidDel="00CD0AF9">
          <w:rPr>
            <w:rFonts w:ascii="Arial" w:hAnsi="Arial" w:cs="Arial"/>
            <w:b/>
            <w:bCs/>
            <w:strike/>
            <w:color w:val="000000"/>
            <w:sz w:val="22"/>
            <w:szCs w:val="22"/>
            <w:rPrChange w:id="667" w:author="Stenglein,Mark" w:date="2025-03-12T13:05:00Z" w16du:dateUtc="2025-03-12T19:05:00Z">
              <w:rPr>
                <w:rFonts w:ascii="Arial" w:hAnsi="Arial" w:cs="Arial"/>
                <w:b/>
                <w:bCs/>
                <w:color w:val="000000"/>
                <w:sz w:val="22"/>
                <w:szCs w:val="22"/>
              </w:rPr>
            </w:rPrChange>
          </w:rPr>
          <w:delText>Fig. 4, 5 &amp; 6</w:delText>
        </w:r>
        <w:r w:rsidR="00DD52CF" w:rsidRPr="00981B78" w:rsidDel="00CD0AF9">
          <w:rPr>
            <w:rFonts w:ascii="Arial" w:hAnsi="Arial" w:cs="Arial"/>
            <w:strike/>
            <w:color w:val="000000"/>
            <w:sz w:val="22"/>
            <w:szCs w:val="22"/>
            <w:rPrChange w:id="668" w:author="Stenglein,Mark" w:date="2025-03-12T13:05:00Z" w16du:dateUtc="2025-03-12T19:05:00Z">
              <w:rPr>
                <w:rFonts w:ascii="Arial" w:hAnsi="Arial" w:cs="Arial"/>
                <w:color w:val="000000"/>
                <w:sz w:val="22"/>
                <w:szCs w:val="22"/>
              </w:rPr>
            </w:rPrChange>
          </w:rPr>
          <w:delText>)</w:delText>
        </w:r>
        <w:r w:rsidR="00DD52CF" w:rsidDel="00CD0AF9">
          <w:rPr>
            <w:rFonts w:ascii="Arial" w:hAnsi="Arial" w:cs="Arial"/>
            <w:color w:val="000000"/>
            <w:sz w:val="22"/>
            <w:szCs w:val="22"/>
          </w:rPr>
          <w:delText xml:space="preserve">. </w:delText>
        </w:r>
        <w:r w:rsidR="00DD52CF" w:rsidRPr="00594E82" w:rsidDel="00CD0AF9">
          <w:rPr>
            <w:rFonts w:ascii="Arial" w:hAnsi="Arial" w:cs="Arial"/>
            <w:strike/>
            <w:color w:val="000000"/>
            <w:sz w:val="22"/>
            <w:szCs w:val="22"/>
            <w:rPrChange w:id="669" w:author="Stenglein,Mark" w:date="2025-03-12T13:23:00Z" w16du:dateUtc="2025-03-12T19:23:00Z">
              <w:rPr>
                <w:rFonts w:ascii="Arial" w:hAnsi="Arial" w:cs="Arial"/>
                <w:color w:val="000000"/>
                <w:sz w:val="22"/>
                <w:szCs w:val="22"/>
              </w:rPr>
            </w:rPrChange>
          </w:rPr>
          <w:delText xml:space="preserve">Similarly, the Australia samples </w:delText>
        </w:r>
        <w:commentRangeStart w:id="670"/>
        <w:r w:rsidR="00DD52CF" w:rsidRPr="00594E82" w:rsidDel="00CD0AF9">
          <w:rPr>
            <w:rFonts w:ascii="Arial" w:hAnsi="Arial" w:cs="Arial"/>
            <w:strike/>
            <w:color w:val="000000"/>
            <w:sz w:val="22"/>
            <w:szCs w:val="22"/>
            <w:rPrChange w:id="671" w:author="Stenglein,Mark" w:date="2025-03-12T13:23:00Z" w16du:dateUtc="2025-03-12T19:23:00Z">
              <w:rPr>
                <w:rFonts w:ascii="Arial" w:hAnsi="Arial" w:cs="Arial"/>
                <w:color w:val="000000"/>
                <w:sz w:val="22"/>
                <w:szCs w:val="22"/>
              </w:rPr>
            </w:rPrChange>
          </w:rPr>
          <w:delText>cluster</w:delText>
        </w:r>
        <w:r w:rsidR="00783917" w:rsidRPr="00594E82" w:rsidDel="00CD0AF9">
          <w:rPr>
            <w:rFonts w:ascii="Arial" w:hAnsi="Arial" w:cs="Arial"/>
            <w:strike/>
            <w:color w:val="000000"/>
            <w:sz w:val="22"/>
            <w:szCs w:val="22"/>
            <w:rPrChange w:id="672" w:author="Stenglein,Mark" w:date="2025-03-12T13:23:00Z" w16du:dateUtc="2025-03-12T19:23:00Z">
              <w:rPr>
                <w:rFonts w:ascii="Arial" w:hAnsi="Arial" w:cs="Arial"/>
                <w:color w:val="000000"/>
                <w:sz w:val="22"/>
                <w:szCs w:val="22"/>
              </w:rPr>
            </w:rPrChange>
          </w:rPr>
          <w:delText>ed</w:delText>
        </w:r>
        <w:r w:rsidR="00DD52CF" w:rsidRPr="00594E82" w:rsidDel="00CD0AF9">
          <w:rPr>
            <w:rFonts w:ascii="Arial" w:hAnsi="Arial" w:cs="Arial"/>
            <w:strike/>
            <w:color w:val="000000"/>
            <w:sz w:val="22"/>
            <w:szCs w:val="22"/>
            <w:rPrChange w:id="673" w:author="Stenglein,Mark" w:date="2025-03-12T13:23:00Z" w16du:dateUtc="2025-03-12T19:23:00Z">
              <w:rPr>
                <w:rFonts w:ascii="Arial" w:hAnsi="Arial" w:cs="Arial"/>
                <w:color w:val="000000"/>
                <w:sz w:val="22"/>
                <w:szCs w:val="22"/>
              </w:rPr>
            </w:rPrChange>
          </w:rPr>
          <w:delText xml:space="preserve"> together </w:delText>
        </w:r>
        <w:commentRangeEnd w:id="670"/>
        <w:r w:rsidR="00981B78" w:rsidRPr="00594E82" w:rsidDel="00CD0AF9">
          <w:rPr>
            <w:rStyle w:val="CommentReference"/>
            <w:strike/>
            <w:rPrChange w:id="674" w:author="Stenglein,Mark" w:date="2025-03-12T13:23:00Z" w16du:dateUtc="2025-03-12T19:23:00Z">
              <w:rPr>
                <w:rStyle w:val="CommentReference"/>
              </w:rPr>
            </w:rPrChange>
          </w:rPr>
          <w:commentReference w:id="670"/>
        </w:r>
        <w:r w:rsidR="00DD52CF" w:rsidRPr="00594E82" w:rsidDel="00CD0AF9">
          <w:rPr>
            <w:rFonts w:ascii="Arial" w:hAnsi="Arial" w:cs="Arial"/>
            <w:strike/>
            <w:color w:val="000000"/>
            <w:sz w:val="22"/>
            <w:szCs w:val="22"/>
            <w:rPrChange w:id="675" w:author="Stenglein,Mark" w:date="2025-03-12T13:23:00Z" w16du:dateUtc="2025-03-12T19:23:00Z">
              <w:rPr>
                <w:rFonts w:ascii="Arial" w:hAnsi="Arial" w:cs="Arial"/>
                <w:color w:val="000000"/>
                <w:sz w:val="22"/>
                <w:szCs w:val="22"/>
              </w:rPr>
            </w:rPrChange>
          </w:rPr>
          <w:delText>except for a reassortant sample in RNA 1 (</w:delText>
        </w:r>
        <w:r w:rsidR="00DD52CF" w:rsidRPr="00594E82" w:rsidDel="00CD0AF9">
          <w:rPr>
            <w:rFonts w:ascii="Arial" w:hAnsi="Arial" w:cs="Arial"/>
            <w:b/>
            <w:bCs/>
            <w:strike/>
            <w:color w:val="000000"/>
            <w:sz w:val="22"/>
            <w:szCs w:val="22"/>
            <w:rPrChange w:id="676" w:author="Stenglein,Mark" w:date="2025-03-12T13:23:00Z" w16du:dateUtc="2025-03-12T19:23:00Z">
              <w:rPr>
                <w:rFonts w:ascii="Arial" w:hAnsi="Arial" w:cs="Arial"/>
                <w:b/>
                <w:bCs/>
                <w:color w:val="000000"/>
                <w:sz w:val="22"/>
                <w:szCs w:val="22"/>
              </w:rPr>
            </w:rPrChange>
          </w:rPr>
          <w:delText>Fig. 4, 5 &amp; 6</w:delText>
        </w:r>
        <w:r w:rsidR="00DD52CF" w:rsidRPr="00594E82" w:rsidDel="00CD0AF9">
          <w:rPr>
            <w:rFonts w:ascii="Arial" w:hAnsi="Arial" w:cs="Arial"/>
            <w:strike/>
            <w:color w:val="000000"/>
            <w:sz w:val="22"/>
            <w:szCs w:val="22"/>
            <w:rPrChange w:id="677" w:author="Stenglein,Mark" w:date="2025-03-12T13:23:00Z" w16du:dateUtc="2025-03-12T19:23:00Z">
              <w:rPr>
                <w:rFonts w:ascii="Arial" w:hAnsi="Arial" w:cs="Arial"/>
                <w:color w:val="000000"/>
                <w:sz w:val="22"/>
                <w:szCs w:val="22"/>
              </w:rPr>
            </w:rPrChange>
          </w:rPr>
          <w:delText xml:space="preserve">). The </w:delText>
        </w:r>
        <w:commentRangeStart w:id="678"/>
        <w:r w:rsidR="00DD52CF" w:rsidRPr="00594E82" w:rsidDel="00CD0AF9">
          <w:rPr>
            <w:rFonts w:ascii="Arial" w:hAnsi="Arial" w:cs="Arial"/>
            <w:strike/>
            <w:color w:val="000000"/>
            <w:sz w:val="22"/>
            <w:szCs w:val="22"/>
            <w:rPrChange w:id="679" w:author="Stenglein,Mark" w:date="2025-03-12T13:23:00Z" w16du:dateUtc="2025-03-12T19:23:00Z">
              <w:rPr>
                <w:rFonts w:ascii="Arial" w:hAnsi="Arial" w:cs="Arial"/>
                <w:color w:val="000000"/>
                <w:sz w:val="22"/>
                <w:szCs w:val="22"/>
              </w:rPr>
            </w:rPrChange>
          </w:rPr>
          <w:delText xml:space="preserve">Maine </w:delText>
        </w:r>
        <w:commentRangeEnd w:id="678"/>
        <w:r w:rsidR="00CD03F0" w:rsidDel="00CD0AF9">
          <w:rPr>
            <w:rStyle w:val="CommentReference"/>
          </w:rPr>
          <w:commentReference w:id="678"/>
        </w:r>
        <w:r w:rsidR="00DD52CF" w:rsidRPr="00594E82" w:rsidDel="00CD0AF9">
          <w:rPr>
            <w:rFonts w:ascii="Arial" w:hAnsi="Arial" w:cs="Arial"/>
            <w:strike/>
            <w:color w:val="000000"/>
            <w:sz w:val="22"/>
            <w:szCs w:val="22"/>
            <w:rPrChange w:id="680" w:author="Stenglein,Mark" w:date="2025-03-12T13:23:00Z" w16du:dateUtc="2025-03-12T19:23:00Z">
              <w:rPr>
                <w:rFonts w:ascii="Arial" w:hAnsi="Arial" w:cs="Arial"/>
                <w:color w:val="000000"/>
                <w:sz w:val="22"/>
                <w:szCs w:val="22"/>
              </w:rPr>
            </w:rPrChange>
          </w:rPr>
          <w:delText xml:space="preserve">samples however </w:delText>
        </w:r>
        <w:r w:rsidR="00591612" w:rsidRPr="00594E82" w:rsidDel="00CD0AF9">
          <w:rPr>
            <w:rFonts w:ascii="Arial" w:hAnsi="Arial" w:cs="Arial"/>
            <w:strike/>
            <w:color w:val="000000"/>
            <w:sz w:val="22"/>
            <w:szCs w:val="22"/>
            <w:rPrChange w:id="681" w:author="Stenglein,Mark" w:date="2025-03-12T13:23:00Z" w16du:dateUtc="2025-03-12T19:23:00Z">
              <w:rPr>
                <w:rFonts w:ascii="Arial" w:hAnsi="Arial" w:cs="Arial"/>
                <w:color w:val="000000"/>
                <w:sz w:val="22"/>
                <w:szCs w:val="22"/>
              </w:rPr>
            </w:rPrChange>
          </w:rPr>
          <w:delText>were</w:delText>
        </w:r>
        <w:r w:rsidR="00DD52CF" w:rsidRPr="00594E82" w:rsidDel="00CD0AF9">
          <w:rPr>
            <w:rFonts w:ascii="Arial" w:hAnsi="Arial" w:cs="Arial"/>
            <w:strike/>
            <w:color w:val="000000"/>
            <w:sz w:val="22"/>
            <w:szCs w:val="22"/>
            <w:rPrChange w:id="682" w:author="Stenglein,Mark" w:date="2025-03-12T13:23:00Z" w16du:dateUtc="2025-03-12T19:23:00Z">
              <w:rPr>
                <w:rFonts w:ascii="Arial" w:hAnsi="Arial" w:cs="Arial"/>
                <w:color w:val="000000"/>
                <w:sz w:val="22"/>
                <w:szCs w:val="22"/>
              </w:rPr>
            </w:rPrChange>
          </w:rPr>
          <w:delText xml:space="preserve"> more diverse and </w:delText>
        </w:r>
        <w:r w:rsidR="00591612" w:rsidRPr="00594E82" w:rsidDel="00CD0AF9">
          <w:rPr>
            <w:rFonts w:ascii="Arial" w:hAnsi="Arial" w:cs="Arial"/>
            <w:strike/>
            <w:color w:val="000000"/>
            <w:sz w:val="22"/>
            <w:szCs w:val="22"/>
            <w:rPrChange w:id="683" w:author="Stenglein,Mark" w:date="2025-03-12T13:23:00Z" w16du:dateUtc="2025-03-12T19:23:00Z">
              <w:rPr>
                <w:rFonts w:ascii="Arial" w:hAnsi="Arial" w:cs="Arial"/>
                <w:color w:val="000000"/>
                <w:sz w:val="22"/>
                <w:szCs w:val="22"/>
              </w:rPr>
            </w:rPrChange>
          </w:rPr>
          <w:delText>were</w:delText>
        </w:r>
        <w:r w:rsidR="00DD52CF" w:rsidRPr="00594E82" w:rsidDel="00CD0AF9">
          <w:rPr>
            <w:rFonts w:ascii="Arial" w:hAnsi="Arial" w:cs="Arial"/>
            <w:strike/>
            <w:color w:val="000000"/>
            <w:sz w:val="22"/>
            <w:szCs w:val="22"/>
            <w:rPrChange w:id="684" w:author="Stenglein,Mark" w:date="2025-03-12T13:23:00Z" w16du:dateUtc="2025-03-12T19:23:00Z">
              <w:rPr>
                <w:rFonts w:ascii="Arial" w:hAnsi="Arial" w:cs="Arial"/>
                <w:color w:val="000000"/>
                <w:sz w:val="22"/>
                <w:szCs w:val="22"/>
              </w:rPr>
            </w:rPrChange>
          </w:rPr>
          <w:delText xml:space="preserve"> </w:delText>
        </w:r>
        <w:r w:rsidRPr="00594E82" w:rsidDel="00CD0AF9">
          <w:rPr>
            <w:rFonts w:ascii="Arial" w:hAnsi="Arial" w:cs="Arial"/>
            <w:strike/>
            <w:color w:val="000000"/>
            <w:sz w:val="22"/>
            <w:szCs w:val="22"/>
            <w:rPrChange w:id="685" w:author="Stenglein,Mark" w:date="2025-03-12T13:23:00Z" w16du:dateUtc="2025-03-12T19:23:00Z">
              <w:rPr>
                <w:rFonts w:ascii="Arial" w:hAnsi="Arial" w:cs="Arial"/>
                <w:color w:val="000000"/>
                <w:sz w:val="22"/>
                <w:szCs w:val="22"/>
              </w:rPr>
            </w:rPrChange>
          </w:rPr>
          <w:delText xml:space="preserve">spread </w:delText>
        </w:r>
        <w:r w:rsidR="00DD52CF" w:rsidRPr="00594E82" w:rsidDel="00CD0AF9">
          <w:rPr>
            <w:rFonts w:ascii="Arial" w:hAnsi="Arial" w:cs="Arial"/>
            <w:strike/>
            <w:color w:val="000000"/>
            <w:sz w:val="22"/>
            <w:szCs w:val="22"/>
            <w:rPrChange w:id="686" w:author="Stenglein,Mark" w:date="2025-03-12T13:23:00Z" w16du:dateUtc="2025-03-12T19:23:00Z">
              <w:rPr>
                <w:rFonts w:ascii="Arial" w:hAnsi="Arial" w:cs="Arial"/>
                <w:color w:val="000000"/>
                <w:sz w:val="22"/>
                <w:szCs w:val="22"/>
              </w:rPr>
            </w:rPrChange>
          </w:rPr>
          <w:delText>throughout the trees (</w:delText>
        </w:r>
        <w:r w:rsidR="00DD52CF" w:rsidRPr="00594E82" w:rsidDel="00CD0AF9">
          <w:rPr>
            <w:rFonts w:ascii="Arial" w:hAnsi="Arial" w:cs="Arial"/>
            <w:b/>
            <w:bCs/>
            <w:strike/>
            <w:color w:val="000000"/>
            <w:sz w:val="22"/>
            <w:szCs w:val="22"/>
            <w:rPrChange w:id="687" w:author="Stenglein,Mark" w:date="2025-03-12T13:23:00Z" w16du:dateUtc="2025-03-12T19:23:00Z">
              <w:rPr>
                <w:rFonts w:ascii="Arial" w:hAnsi="Arial" w:cs="Arial"/>
                <w:b/>
                <w:bCs/>
                <w:color w:val="000000"/>
                <w:sz w:val="22"/>
                <w:szCs w:val="22"/>
              </w:rPr>
            </w:rPrChange>
          </w:rPr>
          <w:delText>Fig. 4, 5 &amp; 6</w:delText>
        </w:r>
        <w:r w:rsidR="00DD52CF" w:rsidRPr="00594E82" w:rsidDel="00CD0AF9">
          <w:rPr>
            <w:rFonts w:ascii="Arial" w:hAnsi="Arial" w:cs="Arial"/>
            <w:strike/>
            <w:color w:val="000000"/>
            <w:sz w:val="22"/>
            <w:szCs w:val="22"/>
            <w:rPrChange w:id="688" w:author="Stenglein,Mark" w:date="2025-03-12T13:23:00Z" w16du:dateUtc="2025-03-12T19:23:00Z">
              <w:rPr>
                <w:rFonts w:ascii="Arial" w:hAnsi="Arial" w:cs="Arial"/>
                <w:color w:val="000000"/>
                <w:sz w:val="22"/>
                <w:szCs w:val="22"/>
              </w:rPr>
            </w:rPrChange>
          </w:rPr>
          <w:delText xml:space="preserve">). </w:delText>
        </w:r>
        <w:r w:rsidR="00290FAD" w:rsidRPr="00594E82" w:rsidDel="00CD0AF9">
          <w:rPr>
            <w:rFonts w:ascii="Arial" w:hAnsi="Arial" w:cs="Arial"/>
            <w:strike/>
            <w:color w:val="000000"/>
            <w:sz w:val="22"/>
            <w:szCs w:val="22"/>
            <w:rPrChange w:id="689" w:author="Stenglein,Mark" w:date="2025-03-12T13:23:00Z" w16du:dateUtc="2025-03-12T19:23:00Z">
              <w:rPr>
                <w:rFonts w:ascii="Arial" w:hAnsi="Arial" w:cs="Arial"/>
                <w:color w:val="000000"/>
                <w:sz w:val="22"/>
                <w:szCs w:val="22"/>
              </w:rPr>
            </w:rPrChange>
          </w:rPr>
          <w:delText>It is important to note that</w:delText>
        </w:r>
        <w:r w:rsidR="00E731A6" w:rsidRPr="00594E82" w:rsidDel="00CD0AF9">
          <w:rPr>
            <w:rFonts w:ascii="Arial" w:hAnsi="Arial" w:cs="Arial"/>
            <w:strike/>
            <w:color w:val="000000"/>
            <w:sz w:val="22"/>
            <w:szCs w:val="22"/>
            <w:rPrChange w:id="690" w:author="Stenglein,Mark" w:date="2025-03-12T13:23:00Z" w16du:dateUtc="2025-03-12T19:23:00Z">
              <w:rPr>
                <w:rFonts w:ascii="Arial" w:hAnsi="Arial" w:cs="Arial"/>
                <w:color w:val="000000"/>
                <w:sz w:val="22"/>
                <w:szCs w:val="22"/>
              </w:rPr>
            </w:rPrChange>
          </w:rPr>
          <w:delText xml:space="preserve"> all other sequences fell within the diversity of the Colorado sequences whether they were clade A or B</w:delText>
        </w:r>
        <w:r w:rsidR="00E731A6" w:rsidDel="00CD0AF9">
          <w:rPr>
            <w:rFonts w:ascii="Arial" w:hAnsi="Arial" w:cs="Arial"/>
            <w:color w:val="000000"/>
            <w:sz w:val="22"/>
            <w:szCs w:val="22"/>
          </w:rPr>
          <w:delText xml:space="preserve">. </w:delText>
        </w:r>
        <w:r w:rsidR="00FF5DED" w:rsidRPr="006361A2" w:rsidDel="00CD0AF9">
          <w:rPr>
            <w:rFonts w:ascii="Arial" w:hAnsi="Arial" w:cs="Arial"/>
            <w:strike/>
            <w:color w:val="000000"/>
            <w:sz w:val="22"/>
            <w:szCs w:val="22"/>
            <w:rPrChange w:id="691" w:author="Stenglein,Mark" w:date="2025-03-12T15:27:00Z" w16du:dateUtc="2025-03-12T21:27:00Z">
              <w:rPr>
                <w:rFonts w:ascii="Arial" w:hAnsi="Arial" w:cs="Arial"/>
                <w:color w:val="000000"/>
                <w:sz w:val="22"/>
                <w:szCs w:val="22"/>
              </w:rPr>
            </w:rPrChange>
          </w:rPr>
          <w:delText xml:space="preserve">The </w:delText>
        </w:r>
        <w:commentRangeStart w:id="692"/>
        <w:r w:rsidR="00FF5DED" w:rsidRPr="006361A2" w:rsidDel="00CD0AF9">
          <w:rPr>
            <w:rFonts w:ascii="Arial" w:hAnsi="Arial" w:cs="Arial"/>
            <w:strike/>
            <w:color w:val="000000"/>
            <w:sz w:val="22"/>
            <w:szCs w:val="22"/>
            <w:rPrChange w:id="693" w:author="Stenglein,Mark" w:date="2025-03-12T15:27:00Z" w16du:dateUtc="2025-03-12T21:27:00Z">
              <w:rPr>
                <w:rFonts w:ascii="Arial" w:hAnsi="Arial" w:cs="Arial"/>
                <w:color w:val="000000"/>
                <w:sz w:val="22"/>
                <w:szCs w:val="22"/>
              </w:rPr>
            </w:rPrChange>
          </w:rPr>
          <w:delText>sampling date did not explain phylogenetic clustering</w:delText>
        </w:r>
        <w:commentRangeEnd w:id="692"/>
        <w:r w:rsidR="006569A3" w:rsidRPr="006361A2" w:rsidDel="00CD0AF9">
          <w:rPr>
            <w:rStyle w:val="CommentReference"/>
            <w:strike/>
            <w:rPrChange w:id="694" w:author="Stenglein,Mark" w:date="2025-03-12T15:27:00Z" w16du:dateUtc="2025-03-12T21:27:00Z">
              <w:rPr>
                <w:rStyle w:val="CommentReference"/>
              </w:rPr>
            </w:rPrChange>
          </w:rPr>
          <w:commentReference w:id="692"/>
        </w:r>
        <w:r w:rsidR="00FF5DED" w:rsidDel="00CD0AF9">
          <w:rPr>
            <w:rFonts w:ascii="Arial" w:hAnsi="Arial" w:cs="Arial"/>
            <w:color w:val="000000"/>
            <w:sz w:val="22"/>
            <w:szCs w:val="22"/>
          </w:rPr>
          <w:delText xml:space="preserve">. </w:delText>
        </w:r>
      </w:del>
      <w:del w:id="695" w:author="Keene-Snickers,Lexi" w:date="2025-03-17T14:03:00Z" w16du:dateUtc="2025-03-17T20:03:00Z">
        <w:r w:rsidR="00FF5DED" w:rsidDel="00CD0AF9">
          <w:rPr>
            <w:rFonts w:ascii="Arial" w:hAnsi="Arial" w:cs="Arial"/>
            <w:color w:val="000000"/>
            <w:sz w:val="22"/>
            <w:szCs w:val="22"/>
          </w:rPr>
          <w:delText xml:space="preserve">Samples obtained from old RNA </w:delText>
        </w:r>
      </w:del>
      <w:ins w:id="696" w:author="Stenglein,Mark" w:date="2025-03-12T13:23:00Z" w16du:dateUtc="2025-03-12T19:23:00Z">
        <w:del w:id="697" w:author="Keene-Snickers,Lexi" w:date="2025-03-17T14:03:00Z" w16du:dateUtc="2025-03-17T20:03:00Z">
          <w:r w:rsidR="00594E82" w:rsidDel="00CD0AF9">
            <w:rPr>
              <w:rFonts w:ascii="Arial" w:hAnsi="Arial" w:cs="Arial"/>
              <w:color w:val="000000"/>
              <w:sz w:val="22"/>
              <w:szCs w:val="22"/>
            </w:rPr>
            <w:delText xml:space="preserve">museum specimens </w:delText>
          </w:r>
        </w:del>
      </w:ins>
      <w:del w:id="698" w:author="Keene-Snickers,Lexi" w:date="2025-03-17T14:03:00Z" w16du:dateUtc="2025-03-17T20:03:00Z">
        <w:r w:rsidR="00FF5DED" w:rsidDel="00CD0AF9">
          <w:rPr>
            <w:rFonts w:ascii="Arial" w:hAnsi="Arial" w:cs="Arial"/>
            <w:color w:val="000000"/>
            <w:sz w:val="22"/>
            <w:szCs w:val="22"/>
          </w:rPr>
          <w:delText>clustered within contemporary sequences</w:delText>
        </w:r>
      </w:del>
      <w:ins w:id="699" w:author="Stenglein,Mark" w:date="2025-03-12T13:23:00Z" w16du:dateUtc="2025-03-12T19:23:00Z">
        <w:del w:id="700" w:author="Keene-Snickers,Lexi" w:date="2025-03-17T14:03:00Z" w16du:dateUtc="2025-03-17T20:03:00Z">
          <w:r w:rsidR="00594E82" w:rsidDel="00CD0AF9">
            <w:rPr>
              <w:rFonts w:ascii="Arial" w:hAnsi="Arial" w:cs="Arial"/>
              <w:color w:val="000000"/>
              <w:sz w:val="22"/>
              <w:szCs w:val="22"/>
            </w:rPr>
            <w:delText xml:space="preserve">, but were not identical to </w:delText>
          </w:r>
        </w:del>
      </w:ins>
      <w:ins w:id="701" w:author="Stenglein,Mark" w:date="2025-03-12T13:24:00Z" w16du:dateUtc="2025-03-12T19:24:00Z">
        <w:del w:id="702" w:author="Keene-Snickers,Lexi" w:date="2025-03-17T14:03:00Z" w16du:dateUtc="2025-03-17T20:03:00Z">
          <w:r w:rsidR="00594E82" w:rsidDel="00CD0AF9">
            <w:rPr>
              <w:rFonts w:ascii="Arial" w:hAnsi="Arial" w:cs="Arial"/>
              <w:color w:val="000000"/>
              <w:sz w:val="22"/>
              <w:szCs w:val="22"/>
            </w:rPr>
            <w:delText xml:space="preserve">contemporary sequences </w:delText>
          </w:r>
          <w:r w:rsidR="00AF0964" w:rsidDel="00CD0AF9">
            <w:rPr>
              <w:rFonts w:ascii="Arial" w:hAnsi="Arial" w:cs="Arial"/>
              <w:color w:val="000000"/>
              <w:sz w:val="22"/>
              <w:szCs w:val="22"/>
            </w:rPr>
            <w:delText>[</w:delText>
          </w:r>
          <w:r w:rsidR="00AF0964" w:rsidRPr="00AF0964" w:rsidDel="00CD0AF9">
            <w:rPr>
              <w:rFonts w:ascii="Arial" w:hAnsi="Arial" w:cs="Arial"/>
              <w:color w:val="000000"/>
              <w:sz w:val="22"/>
              <w:szCs w:val="22"/>
              <w:highlight w:val="yellow"/>
              <w:rPrChange w:id="703" w:author="Stenglein,Mark" w:date="2025-03-12T13:24:00Z" w16du:dateUtc="2025-03-12T19:24:00Z">
                <w:rPr>
                  <w:rFonts w:ascii="Arial" w:hAnsi="Arial" w:cs="Arial"/>
                  <w:color w:val="000000"/>
                  <w:sz w:val="22"/>
                  <w:szCs w:val="22"/>
                </w:rPr>
              </w:rPrChange>
            </w:rPr>
            <w:delText>REF</w:delText>
          </w:r>
          <w:r w:rsidR="00AF0964" w:rsidDel="00CD0AF9">
            <w:rPr>
              <w:rFonts w:ascii="Arial" w:hAnsi="Arial" w:cs="Arial"/>
              <w:color w:val="000000"/>
              <w:sz w:val="22"/>
              <w:szCs w:val="22"/>
            </w:rPr>
            <w:delText>]</w:delText>
          </w:r>
        </w:del>
      </w:ins>
      <w:del w:id="704" w:author="Keene-Snickers,Lexi" w:date="2025-03-17T14:03:00Z" w16du:dateUtc="2025-03-17T20:03:00Z">
        <w:r w:rsidR="00FF5DED" w:rsidDel="00CD0AF9">
          <w:rPr>
            <w:rFonts w:ascii="Arial" w:hAnsi="Arial" w:cs="Arial"/>
            <w:color w:val="000000"/>
            <w:sz w:val="22"/>
            <w:szCs w:val="22"/>
          </w:rPr>
          <w:delText xml:space="preserve"> (</w:delText>
        </w:r>
        <w:r w:rsidR="00FF5DED" w:rsidRPr="00DD52CF" w:rsidDel="00CD0AF9">
          <w:rPr>
            <w:rFonts w:ascii="Arial" w:hAnsi="Arial" w:cs="Arial"/>
            <w:b/>
            <w:bCs/>
            <w:color w:val="000000"/>
            <w:sz w:val="22"/>
            <w:szCs w:val="22"/>
          </w:rPr>
          <w:delText>Fig. 4, 5 &amp; 6</w:delText>
        </w:r>
        <w:r w:rsidR="00FF5DED" w:rsidDel="00CD0AF9">
          <w:rPr>
            <w:rFonts w:ascii="Arial" w:hAnsi="Arial" w:cs="Arial"/>
            <w:color w:val="000000"/>
            <w:sz w:val="22"/>
            <w:szCs w:val="22"/>
          </w:rPr>
          <w:delText xml:space="preserve">). </w:delText>
        </w:r>
      </w:del>
    </w:p>
    <w:p w14:paraId="49BD84EA" w14:textId="77777777" w:rsidR="00B71B44" w:rsidRDefault="00B71B44" w:rsidP="00CD0AF9">
      <w:pPr>
        <w:spacing w:line="360" w:lineRule="auto"/>
        <w:rPr>
          <w:rFonts w:ascii="Arial" w:hAnsi="Arial" w:cs="Arial"/>
          <w:color w:val="000000"/>
          <w:sz w:val="22"/>
          <w:szCs w:val="22"/>
        </w:rPr>
        <w:pPrChange w:id="705" w:author="Keene-Snickers,Lexi" w:date="2025-03-17T14:03:00Z" w16du:dateUtc="2025-03-17T20:03:00Z">
          <w:pPr>
            <w:spacing w:line="360" w:lineRule="auto"/>
            <w:ind w:firstLine="720"/>
          </w:pPr>
        </w:pPrChange>
      </w:pPr>
    </w:p>
    <w:p w14:paraId="54BC2951" w14:textId="2D9FAE13" w:rsidR="00631ADB" w:rsidDel="00CD0AF9" w:rsidRDefault="00B71B44" w:rsidP="00A94DFE">
      <w:pPr>
        <w:spacing w:line="360" w:lineRule="auto"/>
        <w:ind w:firstLine="720"/>
        <w:rPr>
          <w:del w:id="706" w:author="Keene-Snickers,Lexi" w:date="2025-03-17T14:50:00Z" w16du:dateUtc="2025-03-17T20:50:00Z"/>
          <w:rFonts w:ascii="Arial" w:hAnsi="Arial" w:cs="Arial"/>
          <w:color w:val="000000"/>
          <w:sz w:val="22"/>
          <w:szCs w:val="22"/>
        </w:rPr>
        <w:pPrChange w:id="707" w:author="Keene-Snickers,Lexi" w:date="2025-03-19T12:51:00Z" w16du:dateUtc="2025-03-19T18:51:00Z">
          <w:pPr>
            <w:spacing w:line="360" w:lineRule="auto"/>
            <w:ind w:firstLine="720"/>
          </w:pPr>
        </w:pPrChange>
      </w:pPr>
      <w:r>
        <w:rPr>
          <w:rFonts w:ascii="Arial" w:hAnsi="Arial" w:cs="Arial"/>
          <w:color w:val="000000"/>
          <w:sz w:val="22"/>
          <w:szCs w:val="22"/>
        </w:rPr>
        <w:lastRenderedPageBreak/>
        <w:t xml:space="preserve">We </w:t>
      </w:r>
      <w:del w:id="708" w:author="Stenglein,Mark" w:date="2025-03-10T11:13:00Z" w16du:dateUtc="2025-03-10T17:13:00Z">
        <w:r w:rsidDel="00012FDD">
          <w:rPr>
            <w:rFonts w:ascii="Arial" w:hAnsi="Arial" w:cs="Arial"/>
            <w:color w:val="000000"/>
            <w:sz w:val="22"/>
            <w:szCs w:val="22"/>
          </w:rPr>
          <w:delText xml:space="preserve">next </w:delText>
        </w:r>
      </w:del>
      <w:r w:rsidR="00786908">
        <w:rPr>
          <w:rFonts w:ascii="Arial" w:hAnsi="Arial" w:cs="Arial"/>
          <w:color w:val="000000"/>
          <w:sz w:val="22"/>
          <w:szCs w:val="22"/>
        </w:rPr>
        <w:t>evaluated</w:t>
      </w:r>
      <w:r>
        <w:rPr>
          <w:rFonts w:ascii="Arial" w:hAnsi="Arial" w:cs="Arial"/>
          <w:color w:val="000000"/>
          <w:sz w:val="22"/>
          <w:szCs w:val="22"/>
        </w:rPr>
        <w:t xml:space="preserve"> evidence for </w:t>
      </w:r>
      <w:del w:id="709" w:author="Stenglein,Mark" w:date="2025-03-12T15:25:00Z" w16du:dateUtc="2025-03-12T21:25:00Z">
        <w:r w:rsidDel="00EB3A05">
          <w:rPr>
            <w:rFonts w:ascii="Arial" w:hAnsi="Arial" w:cs="Arial"/>
            <w:color w:val="000000"/>
            <w:sz w:val="22"/>
            <w:szCs w:val="22"/>
          </w:rPr>
          <w:delText xml:space="preserve">diversifying or purifying </w:delText>
        </w:r>
      </w:del>
      <w:r>
        <w:rPr>
          <w:rFonts w:ascii="Arial" w:hAnsi="Arial" w:cs="Arial"/>
          <w:color w:val="000000"/>
          <w:sz w:val="22"/>
          <w:szCs w:val="22"/>
        </w:rPr>
        <w:t>selection</w:t>
      </w:r>
      <w:r w:rsidR="003E7DAD">
        <w:rPr>
          <w:rFonts w:ascii="Arial" w:hAnsi="Arial" w:cs="Arial"/>
          <w:color w:val="000000"/>
          <w:sz w:val="22"/>
          <w:szCs w:val="22"/>
        </w:rPr>
        <w:t xml:space="preserve"> in galbut virus</w:t>
      </w:r>
      <w:r w:rsidR="00012FDD">
        <w:rPr>
          <w:rFonts w:ascii="Arial" w:hAnsi="Arial" w:cs="Arial"/>
          <w:color w:val="000000"/>
          <w:sz w:val="22"/>
          <w:szCs w:val="22"/>
        </w:rPr>
        <w:t xml:space="preserve"> sequences</w:t>
      </w:r>
      <w:r w:rsidR="003E7DAD">
        <w:rPr>
          <w:rFonts w:ascii="Arial" w:hAnsi="Arial" w:cs="Arial"/>
          <w:color w:val="000000"/>
          <w:sz w:val="22"/>
          <w:szCs w:val="22"/>
        </w:rPr>
        <w:t xml:space="preserve">. </w:t>
      </w:r>
      <w:r w:rsidR="002E5ED6">
        <w:rPr>
          <w:rFonts w:ascii="Arial" w:hAnsi="Arial" w:cs="Arial"/>
          <w:color w:val="000000"/>
          <w:sz w:val="22"/>
          <w:szCs w:val="22"/>
        </w:rPr>
        <w:t xml:space="preserve">Botella et al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xNz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64613C" w:rsidRPr="0064613C">
            <w:rPr>
              <w:rFonts w:ascii="Arial" w:hAnsi="Arial" w:cs="Arial"/>
              <w:color w:val="000000"/>
              <w:sz w:val="22"/>
              <w:szCs w:val="22"/>
              <w:vertAlign w:val="superscript"/>
            </w:rPr>
            <w:t>17</w:t>
          </w:r>
        </w:sdtContent>
      </w:sdt>
      <w:r w:rsidR="002E5ED6">
        <w:rPr>
          <w:rFonts w:ascii="Arial" w:hAnsi="Arial" w:cs="Arial"/>
          <w:color w:val="000000"/>
          <w:sz w:val="22"/>
          <w:szCs w:val="22"/>
        </w:rPr>
        <w:t xml:space="preserve">. </w:t>
      </w:r>
      <w:r w:rsidR="003E7DAD">
        <w:rPr>
          <w:rFonts w:ascii="Arial" w:hAnsi="Arial" w:cs="Arial"/>
          <w:color w:val="000000"/>
          <w:sz w:val="22"/>
          <w:szCs w:val="22"/>
        </w:rPr>
        <w:t xml:space="preserve">We employed the Fixed Effects Likelihood model </w:t>
      </w:r>
      <w:del w:id="710" w:author="Stenglein,Mark" w:date="2025-03-12T15:26:00Z" w16du:dateUtc="2025-03-12T21:26:00Z">
        <w:r w:rsidR="003E7DAD" w:rsidDel="00EB3A05">
          <w:rPr>
            <w:rFonts w:ascii="Arial" w:hAnsi="Arial" w:cs="Arial"/>
            <w:color w:val="000000"/>
            <w:sz w:val="22"/>
            <w:szCs w:val="22"/>
          </w:rPr>
          <w:delText xml:space="preserve">described by Kosakovsky-Pond and Frost </w:delText>
        </w:r>
      </w:del>
      <w:r w:rsidR="003E7DAD">
        <w:rPr>
          <w:rFonts w:ascii="Arial" w:hAnsi="Arial" w:cs="Arial"/>
          <w:color w:val="000000"/>
          <w:sz w:val="22"/>
          <w:szCs w:val="22"/>
        </w:rPr>
        <w:t xml:space="preserve">to </w:t>
      </w:r>
      <w:r w:rsidR="00962FA9">
        <w:rPr>
          <w:rFonts w:ascii="Arial" w:hAnsi="Arial" w:cs="Arial"/>
          <w:color w:val="000000"/>
          <w:sz w:val="22"/>
          <w:szCs w:val="22"/>
        </w:rPr>
        <w:t>quantify</w:t>
      </w:r>
      <w:r w:rsidR="003E7DAD">
        <w:rPr>
          <w:rFonts w:ascii="Arial" w:hAnsi="Arial" w:cs="Arial"/>
          <w:color w:val="000000"/>
          <w:sz w:val="22"/>
          <w:szCs w:val="22"/>
        </w:rPr>
        <w:t xml:space="preserve"> evidence of selection in each galbut virus segment and chaq virus</w:t>
      </w:r>
      <w:sdt>
        <w:sdtPr>
          <w:rPr>
            <w:rFonts w:ascii="Arial" w:hAnsi="Arial" w:cs="Arial"/>
            <w:color w:val="000000"/>
            <w:sz w:val="22"/>
            <w:szCs w:val="22"/>
            <w:vertAlign w:val="superscript"/>
          </w:rPr>
          <w:tag w:val="MENDELEY_CITATION_v3_eyJjaXRhdGlvbklEIjoiTUVOREVMRVlfQ0lUQVRJT05fNjBiOWFlZWEtYjAzYS00YjY2LWFlYWItNWUzZmRkMWI2MmM2IiwicHJvcGVydGllcyI6eyJub3RlSW5kZXgiOjB9LCJpc0VkaXRlZCI6ZmFsc2UsIm1hbnVhbE92ZXJyaWRlIjp7ImlzTWFudWFsbHlPdmVycmlkZGVuIjpmYWxzZSwiY2l0ZXByb2NUZXh0IjoiPHN1cD4xO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612644873"/>
          <w:placeholder>
            <w:docPart w:val="DefaultPlaceholder_-1854013440"/>
          </w:placeholder>
        </w:sdtPr>
        <w:sdtContent>
          <w:r w:rsidR="0064613C" w:rsidRPr="0064613C">
            <w:rPr>
              <w:rFonts w:ascii="Arial" w:hAnsi="Arial" w:cs="Arial"/>
              <w:color w:val="000000"/>
              <w:sz w:val="22"/>
              <w:szCs w:val="22"/>
              <w:vertAlign w:val="superscript"/>
            </w:rPr>
            <w:t>18</w:t>
          </w:r>
        </w:sdtContent>
      </w:sdt>
      <w:r w:rsidR="003E7DAD">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 xml:space="preserve">here was little evidence of diversifying selection in galbut virus RNA 1, RNA 2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del w:id="711" w:author="Stenglein,Mark" w:date="2025-03-10T11:13:00Z" w16du:dateUtc="2025-03-10T17:13:00Z">
        <w:r w:rsidR="003E7DAD" w:rsidDel="00012FDD">
          <w:rPr>
            <w:rFonts w:ascii="Arial" w:hAnsi="Arial" w:cs="Arial"/>
            <w:color w:val="000000"/>
            <w:sz w:val="22"/>
            <w:szCs w:val="22"/>
          </w:rPr>
          <w:delText>two</w:delText>
        </w:r>
      </w:del>
      <w:ins w:id="712" w:author="Stenglein,Mark" w:date="2025-03-10T11:13:00Z" w16du:dateUtc="2025-03-10T17:13:00Z">
        <w:r w:rsidR="00012FDD">
          <w:rPr>
            <w:rFonts w:ascii="Arial" w:hAnsi="Arial" w:cs="Arial"/>
            <w:color w:val="000000"/>
            <w:sz w:val="22"/>
            <w:szCs w:val="22"/>
          </w:rPr>
          <w:t>2</w:t>
        </w:r>
      </w:ins>
      <w:r w:rsidR="003E7DAD">
        <w:rPr>
          <w:rFonts w:ascii="Arial" w:hAnsi="Arial" w:cs="Arial"/>
          <w:color w:val="000000"/>
          <w:sz w:val="22"/>
          <w:szCs w:val="22"/>
        </w:rPr>
        <w:t xml:space="preserve">, </w:t>
      </w:r>
      <w:r w:rsidR="00012FDD">
        <w:rPr>
          <w:rFonts w:ascii="Arial" w:hAnsi="Arial" w:cs="Arial"/>
          <w:color w:val="000000"/>
          <w:sz w:val="22"/>
          <w:szCs w:val="22"/>
        </w:rPr>
        <w:t xml:space="preserve">2 </w:t>
      </w:r>
      <w:r w:rsidR="003E7DAD">
        <w:rPr>
          <w:rFonts w:ascii="Arial" w:hAnsi="Arial" w:cs="Arial"/>
          <w:color w:val="000000"/>
          <w:sz w:val="22"/>
          <w:szCs w:val="22"/>
        </w:rPr>
        <w:t xml:space="preserve">and </w:t>
      </w:r>
      <w:r w:rsidR="00012FDD">
        <w:rPr>
          <w:rFonts w:ascii="Arial" w:hAnsi="Arial" w:cs="Arial"/>
          <w:color w:val="000000"/>
          <w:sz w:val="22"/>
          <w:szCs w:val="22"/>
        </w:rPr>
        <w:t xml:space="preserve">4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 xml:space="preserve">identified, respectively </w:t>
      </w:r>
      <w:del w:id="713" w:author="Stenglein,Mark" w:date="2025-03-12T15:26:00Z" w16du:dateUtc="2025-03-12T21:26:00Z">
        <w:r w:rsidR="00D165E2" w:rsidDel="00EB3A05">
          <w:rPr>
            <w:rFonts w:ascii="Arial" w:hAnsi="Arial" w:cs="Arial"/>
            <w:color w:val="000000"/>
            <w:sz w:val="22"/>
            <w:szCs w:val="22"/>
          </w:rPr>
          <w:delText xml:space="preserve">in </w:delText>
        </w:r>
        <w:r w:rsidR="008E38EA" w:rsidDel="00EB3A05">
          <w:rPr>
            <w:rFonts w:ascii="Arial" w:hAnsi="Arial" w:cs="Arial"/>
            <w:color w:val="000000"/>
            <w:sz w:val="22"/>
            <w:szCs w:val="22"/>
          </w:rPr>
          <w:delText xml:space="preserve">each segment </w:delText>
        </w:r>
      </w:del>
      <w:r w:rsidR="003E7DAD">
        <w:rPr>
          <w:rFonts w:ascii="Arial" w:hAnsi="Arial" w:cs="Arial"/>
          <w:color w:val="000000"/>
          <w:sz w:val="22"/>
          <w:szCs w:val="22"/>
        </w:rPr>
        <w:t>(</w:t>
      </w:r>
      <w:r w:rsidR="003E7DAD" w:rsidRPr="003E7DAD">
        <w:rPr>
          <w:rFonts w:ascii="Arial" w:hAnsi="Arial" w:cs="Arial"/>
          <w:b/>
          <w:bCs/>
          <w:color w:val="000000"/>
          <w:sz w:val="22"/>
          <w:szCs w:val="22"/>
        </w:rPr>
        <w:t>Table 2</w:t>
      </w:r>
      <w:r w:rsidR="003E7DAD">
        <w:rPr>
          <w:rFonts w:ascii="Arial" w:hAnsi="Arial" w:cs="Arial"/>
          <w:color w:val="000000"/>
          <w:sz w:val="22"/>
          <w:szCs w:val="22"/>
        </w:rPr>
        <w:t>). However,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For all segments </w:t>
      </w:r>
      <w:r w:rsidR="00D165E2">
        <w:rPr>
          <w:rFonts w:ascii="Arial" w:hAnsi="Arial" w:cs="Arial"/>
          <w:color w:val="000000"/>
          <w:sz w:val="22"/>
          <w:szCs w:val="22"/>
        </w:rPr>
        <w:t>there was more evidence of</w:t>
      </w:r>
      <w:r w:rsidR="003E7DAD">
        <w:rPr>
          <w:rFonts w:ascii="Arial" w:hAnsi="Arial" w:cs="Arial"/>
          <w:color w:val="000000"/>
          <w:sz w:val="22"/>
          <w:szCs w:val="22"/>
        </w:rPr>
        <w:t xml:space="preserve"> purifying </w:t>
      </w:r>
      <w:r w:rsidR="008E38EA">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135, 58, 51, and 21</w:t>
      </w:r>
      <w:r w:rsidR="00897E5E">
        <w:rPr>
          <w:rFonts w:ascii="Arial" w:hAnsi="Arial" w:cs="Arial"/>
          <w:color w:val="000000"/>
          <w:sz w:val="22"/>
          <w:szCs w:val="22"/>
        </w:rPr>
        <w:t xml:space="preserve"> sites </w:t>
      </w:r>
      <w:r w:rsidR="00361782">
        <w:rPr>
          <w:rFonts w:ascii="Arial" w:hAnsi="Arial" w:cs="Arial"/>
          <w:color w:val="000000"/>
          <w:sz w:val="22"/>
          <w:szCs w:val="22"/>
        </w:rPr>
        <w:t xml:space="preserve">experiencing purifying selection </w:t>
      </w:r>
      <w:r w:rsidR="00897E5E">
        <w:rPr>
          <w:rFonts w:ascii="Arial" w:hAnsi="Arial" w:cs="Arial"/>
          <w:color w:val="000000"/>
          <w:sz w:val="22"/>
          <w:szCs w:val="22"/>
        </w:rPr>
        <w:t>identified in galbut virus segments RNA 1, 2, 3 and chaq virus respectively</w:t>
      </w:r>
      <w:r w:rsidR="00783917">
        <w:rPr>
          <w:rFonts w:ascii="Arial" w:hAnsi="Arial" w:cs="Arial"/>
          <w:color w:val="000000"/>
          <w:sz w:val="22"/>
          <w:szCs w:val="22"/>
        </w:rPr>
        <w:t xml:space="preserve"> (</w:t>
      </w:r>
      <w:r w:rsidR="00783917" w:rsidRPr="00E97611">
        <w:rPr>
          <w:rFonts w:ascii="Arial" w:hAnsi="Arial" w:cs="Arial"/>
          <w:b/>
          <w:bCs/>
          <w:color w:val="000000"/>
          <w:sz w:val="22"/>
          <w:szCs w:val="22"/>
        </w:rPr>
        <w:t>Supplemental Table 1</w:t>
      </w:r>
      <w:r w:rsidR="00783917">
        <w:rPr>
          <w:rFonts w:ascii="Arial" w:hAnsi="Arial" w:cs="Arial"/>
          <w:color w:val="000000"/>
          <w:sz w:val="22"/>
          <w:szCs w:val="22"/>
        </w:rPr>
        <w:t>)</w:t>
      </w:r>
      <w:r w:rsidR="00192F0F">
        <w:rPr>
          <w:rFonts w:ascii="Arial" w:hAnsi="Arial" w:cs="Arial"/>
          <w:color w:val="000000"/>
          <w:sz w:val="22"/>
          <w:szCs w:val="22"/>
        </w:rPr>
        <w:t>.</w:t>
      </w:r>
      <w:del w:id="714" w:author="Keene-Snickers,Lexi" w:date="2025-03-17T14:50:00Z" w16du:dateUtc="2025-03-17T20:50:00Z">
        <w:r w:rsidR="00192F0F" w:rsidDel="00CD0AF9">
          <w:rPr>
            <w:rFonts w:ascii="Arial" w:hAnsi="Arial" w:cs="Arial"/>
            <w:color w:val="000000"/>
            <w:sz w:val="22"/>
            <w:szCs w:val="22"/>
          </w:rPr>
          <w:delText xml:space="preserve"> </w:delText>
        </w:r>
      </w:del>
    </w:p>
    <w:p w14:paraId="30BE459B" w14:textId="72F7A509" w:rsidR="00552117" w:rsidDel="00CD0AF9" w:rsidRDefault="00552117" w:rsidP="00A94DFE">
      <w:pPr>
        <w:spacing w:line="360" w:lineRule="auto"/>
        <w:ind w:firstLine="720"/>
        <w:rPr>
          <w:del w:id="715" w:author="Keene-Snickers,Lexi" w:date="2025-03-17T14:50:00Z" w16du:dateUtc="2025-03-17T20:50:00Z"/>
          <w:rFonts w:ascii="Arial" w:hAnsi="Arial" w:cs="Arial"/>
          <w:sz w:val="22"/>
          <w:szCs w:val="22"/>
        </w:rPr>
        <w:pPrChange w:id="716" w:author="Keene-Snickers,Lexi" w:date="2025-03-19T12:51:00Z" w16du:dateUtc="2025-03-19T18:51:00Z">
          <w:pPr>
            <w:spacing w:line="360" w:lineRule="auto"/>
          </w:pPr>
        </w:pPrChange>
      </w:pPr>
      <w:del w:id="717" w:author="Keene-Snickers,Lexi" w:date="2025-03-17T14:27:00Z" w16du:dateUtc="2025-03-17T20:27:00Z">
        <w:r w:rsidDel="00CD0AF9">
          <w:rPr>
            <w:rFonts w:ascii="Arial" w:hAnsi="Arial" w:cs="Arial"/>
            <w:noProof/>
            <w:sz w:val="22"/>
            <w:szCs w:val="22"/>
          </w:rPr>
          <w:drawing>
            <wp:inline distT="0" distB="0" distL="0" distR="0" wp14:anchorId="397C7FAC" wp14:editId="21834C1F">
              <wp:extent cx="2362430" cy="7451226"/>
              <wp:effectExtent l="0" t="0" r="0" b="3810"/>
              <wp:docPr id="124128932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89321" name="Picture 7"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383054" cy="7516275"/>
                      </a:xfrm>
                      <a:prstGeom prst="rect">
                        <a:avLst/>
                      </a:prstGeom>
                    </pic:spPr>
                  </pic:pic>
                </a:graphicData>
              </a:graphic>
            </wp:inline>
          </w:drawing>
        </w:r>
      </w:del>
    </w:p>
    <w:p w14:paraId="26171CC4" w14:textId="6A604EDA" w:rsidR="00552117" w:rsidDel="00CD0AF9" w:rsidRDefault="00552117" w:rsidP="00A94DFE">
      <w:pPr>
        <w:spacing w:line="360" w:lineRule="auto"/>
        <w:ind w:firstLine="720"/>
        <w:rPr>
          <w:del w:id="718" w:author="Keene-Snickers,Lexi" w:date="2025-03-17T14:27:00Z" w16du:dateUtc="2025-03-17T20:27:00Z"/>
          <w:rFonts w:ascii="Arial" w:hAnsi="Arial" w:cs="Arial"/>
          <w:sz w:val="22"/>
          <w:szCs w:val="22"/>
        </w:rPr>
        <w:pPrChange w:id="719" w:author="Keene-Snickers,Lexi" w:date="2025-03-19T12:51:00Z" w16du:dateUtc="2025-03-19T18:51:00Z">
          <w:pPr>
            <w:spacing w:line="360" w:lineRule="auto"/>
          </w:pPr>
        </w:pPrChange>
      </w:pPr>
      <w:commentRangeStart w:id="720"/>
      <w:del w:id="721" w:author="Keene-Snickers,Lexi" w:date="2025-03-17T14:27:00Z" w16du:dateUtc="2025-03-17T20:27:00Z">
        <w:r w:rsidRPr="00E97611" w:rsidDel="00CD0AF9">
          <w:rPr>
            <w:rFonts w:ascii="Arial" w:hAnsi="Arial" w:cs="Arial"/>
            <w:b/>
            <w:bCs/>
            <w:sz w:val="22"/>
            <w:szCs w:val="22"/>
          </w:rPr>
          <w:delText xml:space="preserve">Supplemental </w:delText>
        </w:r>
        <w:commentRangeEnd w:id="720"/>
        <w:r w:rsidR="00037111" w:rsidDel="00CD0AF9">
          <w:rPr>
            <w:rStyle w:val="CommentReference"/>
          </w:rPr>
          <w:commentReference w:id="720"/>
        </w:r>
        <w:r w:rsidRPr="00E97611" w:rsidDel="00CD0AF9">
          <w:rPr>
            <w:rFonts w:ascii="Arial" w:hAnsi="Arial" w:cs="Arial"/>
            <w:b/>
            <w:bCs/>
            <w:sz w:val="22"/>
            <w:szCs w:val="22"/>
          </w:rPr>
          <w:delText>Figure 2: Midpoint rooted maximum likelihood tree of galbut virus RNA</w:delText>
        </w:r>
        <w:r w:rsidR="006B3066" w:rsidDel="00CD0AF9">
          <w:rPr>
            <w:rFonts w:ascii="Arial" w:hAnsi="Arial" w:cs="Arial"/>
            <w:b/>
            <w:bCs/>
            <w:sz w:val="22"/>
            <w:szCs w:val="22"/>
          </w:rPr>
          <w:delText xml:space="preserve"> </w:delText>
        </w:r>
        <w:r w:rsidRPr="00E97611" w:rsidDel="00CD0AF9">
          <w:rPr>
            <w:rFonts w:ascii="Arial" w:hAnsi="Arial" w:cs="Arial"/>
            <w:b/>
            <w:bCs/>
            <w:sz w:val="22"/>
            <w:szCs w:val="22"/>
          </w:rPr>
          <w:delText>1 nucleotide sequences extended data.</w:delText>
        </w:r>
        <w:r w:rsidDel="00CD0AF9">
          <w:rPr>
            <w:rFonts w:ascii="Arial" w:hAnsi="Arial" w:cs="Arial"/>
            <w:sz w:val="22"/>
            <w:szCs w:val="22"/>
          </w:rPr>
          <w:delText xml:space="preserve"> Data as shown in Figure 4 but with no clades collapsed.</w:delText>
        </w:r>
      </w:del>
    </w:p>
    <w:p w14:paraId="73E8EA10" w14:textId="77777777" w:rsidR="00CD0AF9" w:rsidDel="00A94DFE" w:rsidRDefault="00CD0AF9" w:rsidP="00081385">
      <w:pPr>
        <w:spacing w:line="360" w:lineRule="auto"/>
        <w:rPr>
          <w:del w:id="722" w:author="Keene-Snickers,Lexi" w:date="2025-03-19T13:08:00Z" w16du:dateUtc="2025-03-19T19:08:00Z"/>
          <w:rFonts w:ascii="Arial" w:hAnsi="Arial" w:cs="Arial"/>
          <w:sz w:val="22"/>
          <w:szCs w:val="22"/>
        </w:rPr>
      </w:pPr>
    </w:p>
    <w:p w14:paraId="2EC8CD40" w14:textId="77777777" w:rsidR="00A94DFE" w:rsidRDefault="00A94DFE" w:rsidP="00A94DFE">
      <w:pPr>
        <w:spacing w:line="360" w:lineRule="auto"/>
        <w:ind w:firstLine="720"/>
        <w:rPr>
          <w:ins w:id="723" w:author="Keene-Snickers,Lexi" w:date="2025-03-19T13:08:00Z" w16du:dateUtc="2025-03-19T19:08:00Z"/>
          <w:rFonts w:ascii="Arial" w:hAnsi="Arial" w:cs="Arial"/>
          <w:b/>
          <w:bCs/>
          <w:noProof/>
          <w:sz w:val="22"/>
          <w:szCs w:val="22"/>
        </w:rPr>
        <w:pPrChange w:id="724" w:author="Keene-Snickers,Lexi" w:date="2025-03-19T12:51:00Z" w16du:dateUtc="2025-03-19T18:51:00Z">
          <w:pPr>
            <w:spacing w:line="360" w:lineRule="auto"/>
          </w:pPr>
        </w:pPrChange>
      </w:pPr>
    </w:p>
    <w:p w14:paraId="0F7BD725" w14:textId="77777777" w:rsidR="00CD0AF9" w:rsidDel="00A94DFE" w:rsidRDefault="00CD0AF9" w:rsidP="00081385">
      <w:pPr>
        <w:spacing w:line="360" w:lineRule="auto"/>
        <w:rPr>
          <w:del w:id="725" w:author="Keene-Snickers,Lexi" w:date="2025-03-19T13:08:00Z" w16du:dateUtc="2025-03-19T19:08:00Z"/>
          <w:rFonts w:ascii="Arial" w:hAnsi="Arial" w:cs="Arial"/>
          <w:b/>
          <w:bCs/>
          <w:noProof/>
          <w:sz w:val="22"/>
          <w:szCs w:val="22"/>
        </w:rPr>
      </w:pPr>
    </w:p>
    <w:p w14:paraId="49933656" w14:textId="70755B41" w:rsidR="004604B9" w:rsidDel="00A94DFE" w:rsidRDefault="00812026" w:rsidP="00081385">
      <w:pPr>
        <w:spacing w:line="360" w:lineRule="auto"/>
        <w:rPr>
          <w:del w:id="726" w:author="Keene-Snickers,Lexi" w:date="2025-03-19T12:47:00Z" w16du:dateUtc="2025-03-19T18:47:00Z"/>
          <w:rFonts w:ascii="Arial" w:hAnsi="Arial" w:cs="Arial"/>
          <w:sz w:val="22"/>
          <w:szCs w:val="22"/>
        </w:rPr>
      </w:pPr>
      <w:del w:id="727" w:author="Keene-Snickers,Lexi" w:date="2025-03-19T12:47:00Z" w16du:dateUtc="2025-03-19T18:47:00Z">
        <w:r w:rsidDel="00A94DFE">
          <w:rPr>
            <w:rFonts w:ascii="Arial" w:hAnsi="Arial" w:cs="Arial"/>
            <w:noProof/>
            <w:sz w:val="22"/>
            <w:szCs w:val="22"/>
          </w:rPr>
          <w:drawing>
            <wp:inline distT="0" distB="0" distL="0" distR="0" wp14:anchorId="29839338" wp14:editId="7B2FDB42">
              <wp:extent cx="5943600" cy="3599180"/>
              <wp:effectExtent l="0" t="0" r="0" b="0"/>
              <wp:docPr id="1712083480"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3480" name="Picture 17" descr="A screenshot of a computer scree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3599180"/>
                      </a:xfrm>
                      <a:prstGeom prst="rect">
                        <a:avLst/>
                      </a:prstGeom>
                    </pic:spPr>
                  </pic:pic>
                </a:graphicData>
              </a:graphic>
            </wp:inline>
          </w:drawing>
        </w:r>
      </w:del>
    </w:p>
    <w:p w14:paraId="65435229" w14:textId="7434E8CC" w:rsidR="00812026" w:rsidRPr="00E97611" w:rsidDel="00A94DFE" w:rsidRDefault="00812026" w:rsidP="00081385">
      <w:pPr>
        <w:spacing w:line="360" w:lineRule="auto"/>
        <w:rPr>
          <w:del w:id="728" w:author="Keene-Snickers,Lexi" w:date="2025-03-19T12:47:00Z" w16du:dateUtc="2025-03-19T18:47:00Z"/>
          <w:rFonts w:ascii="Arial" w:hAnsi="Arial" w:cs="Arial"/>
          <w:sz w:val="22"/>
          <w:szCs w:val="22"/>
        </w:rPr>
      </w:pPr>
      <w:del w:id="729" w:author="Keene-Snickers,Lexi" w:date="2025-03-19T12:47:00Z" w16du:dateUtc="2025-03-19T18:47:00Z">
        <w:r w:rsidDel="00A94DFE">
          <w:rPr>
            <w:rFonts w:ascii="Arial" w:hAnsi="Arial" w:cs="Arial"/>
            <w:b/>
            <w:bCs/>
            <w:sz w:val="22"/>
            <w:szCs w:val="22"/>
          </w:rPr>
          <w:delText>Figure 8: Galbut virus RNA 3 and Chaq virus sequences are more divergent than galbut virus RNA 1 and 2.</w:delText>
        </w:r>
        <w:r w:rsidR="005025F9" w:rsidDel="00A94DFE">
          <w:rPr>
            <w:rFonts w:ascii="Arial" w:hAnsi="Arial" w:cs="Arial"/>
            <w:b/>
            <w:bCs/>
            <w:sz w:val="22"/>
            <w:szCs w:val="22"/>
          </w:rPr>
          <w:delText xml:space="preserve"> </w:delText>
        </w:r>
        <w:r w:rsidR="005025F9" w:rsidDel="00A94DFE">
          <w:rPr>
            <w:rFonts w:ascii="Arial" w:hAnsi="Arial" w:cs="Arial"/>
            <w:sz w:val="22"/>
            <w:szCs w:val="22"/>
          </w:rPr>
          <w:delText xml:space="preserve">Root to tip distances for each galbut virus segment and chaq virus calculated from the maximum likelihood trees (Fig, 4, 5, 6 &amp;7; Supplemental Fig. 2, 3, 4 &amp; 5) are shown, </w:delText>
        </w:r>
        <w:r w:rsidR="005025F9" w:rsidRPr="00E97611" w:rsidDel="00A94DFE">
          <w:rPr>
            <w:rFonts w:ascii="Arial" w:hAnsi="Arial" w:cs="Arial"/>
            <w:sz w:val="22"/>
            <w:szCs w:val="22"/>
            <w:highlight w:val="yellow"/>
          </w:rPr>
          <w:delText>INFO ON STATS, ADD STATS BARS/VALUES</w:delText>
        </w:r>
      </w:del>
    </w:p>
    <w:p w14:paraId="2B835087" w14:textId="749D16DE" w:rsidR="00812026" w:rsidDel="00A94DFE" w:rsidRDefault="00812026" w:rsidP="00081385">
      <w:pPr>
        <w:spacing w:line="360" w:lineRule="auto"/>
        <w:rPr>
          <w:ins w:id="730" w:author="Stenglein,Mark" w:date="2025-03-12T13:31:00Z" w16du:dateUtc="2025-03-12T19:31:00Z"/>
          <w:del w:id="731" w:author="Keene-Snickers,Lexi" w:date="2025-03-19T12:49:00Z" w16du:dateUtc="2025-03-19T18:49:00Z"/>
          <w:rFonts w:ascii="Arial" w:hAnsi="Arial" w:cs="Arial"/>
          <w:b/>
          <w:bCs/>
          <w:sz w:val="22"/>
          <w:szCs w:val="22"/>
        </w:rPr>
      </w:pPr>
    </w:p>
    <w:p w14:paraId="693A07DE" w14:textId="169314F1" w:rsidR="00BD38A7" w:rsidDel="00A94DFE" w:rsidRDefault="00BD38A7" w:rsidP="00081385">
      <w:pPr>
        <w:spacing w:line="360" w:lineRule="auto"/>
        <w:rPr>
          <w:ins w:id="732" w:author="Stenglein,Mark" w:date="2025-03-12T14:30:00Z" w16du:dateUtc="2025-03-12T20:30:00Z"/>
          <w:del w:id="733" w:author="Keene-Snickers,Lexi" w:date="2025-03-19T12:49:00Z" w16du:dateUtc="2025-03-19T18:49:00Z"/>
          <w:rFonts w:ascii="Arial" w:hAnsi="Arial" w:cs="Arial"/>
          <w:sz w:val="22"/>
          <w:szCs w:val="22"/>
        </w:rPr>
      </w:pPr>
      <w:ins w:id="734" w:author="Stenglein,Mark" w:date="2025-03-12T13:31:00Z" w16du:dateUtc="2025-03-12T19:31:00Z">
        <w:del w:id="735" w:author="Keene-Snickers,Lexi" w:date="2025-03-19T12:49:00Z" w16du:dateUtc="2025-03-19T18:49:00Z">
          <w:r w:rsidRPr="00BD38A7" w:rsidDel="00A94DFE">
            <w:rPr>
              <w:rFonts w:ascii="Arial" w:hAnsi="Arial" w:cs="Arial"/>
              <w:sz w:val="22"/>
              <w:szCs w:val="22"/>
              <w:rPrChange w:id="736" w:author="Stenglein,Mark" w:date="2025-03-12T13:33:00Z" w16du:dateUtc="2025-03-12T19:33:00Z">
                <w:rPr>
                  <w:rFonts w:ascii="Arial" w:hAnsi="Arial" w:cs="Arial"/>
                  <w:b/>
                  <w:bCs/>
                  <w:sz w:val="22"/>
                  <w:szCs w:val="22"/>
                </w:rPr>
              </w:rPrChange>
            </w:rPr>
            <w:delText xml:space="preserve">[Putting this here because it won’t go in a comment]: I am confused about these RTT distances.  </w:delText>
          </w:r>
          <w:r w:rsidRPr="00BD38A7" w:rsidDel="00A94DFE">
            <w:rPr>
              <w:rFonts w:ascii="Arial" w:hAnsi="Arial" w:cs="Arial"/>
              <w:i/>
              <w:iCs/>
              <w:sz w:val="22"/>
              <w:szCs w:val="22"/>
              <w:rPrChange w:id="737" w:author="Stenglein,Mark" w:date="2025-03-12T13:33:00Z" w16du:dateUtc="2025-03-12T19:33:00Z">
                <w:rPr>
                  <w:rFonts w:ascii="Arial" w:hAnsi="Arial" w:cs="Arial"/>
                  <w:b/>
                  <w:bCs/>
                  <w:sz w:val="22"/>
                  <w:szCs w:val="22"/>
                </w:rPr>
              </w:rPrChange>
            </w:rPr>
            <w:delText>D. sim</w:delText>
          </w:r>
        </w:del>
      </w:ins>
      <w:ins w:id="738" w:author="Stenglein,Mark" w:date="2025-03-12T13:33:00Z" w16du:dateUtc="2025-03-12T19:33:00Z">
        <w:del w:id="739" w:author="Keene-Snickers,Lexi" w:date="2025-03-19T12:49:00Z" w16du:dateUtc="2025-03-19T18:49:00Z">
          <w:r w:rsidDel="00A94DFE">
            <w:rPr>
              <w:rFonts w:ascii="Arial" w:hAnsi="Arial" w:cs="Arial"/>
              <w:i/>
              <w:iCs/>
              <w:sz w:val="22"/>
              <w:szCs w:val="22"/>
            </w:rPr>
            <w:delText>ulans</w:delText>
          </w:r>
        </w:del>
      </w:ins>
      <w:ins w:id="740" w:author="Stenglein,Mark" w:date="2025-03-12T13:31:00Z" w16du:dateUtc="2025-03-12T19:31:00Z">
        <w:del w:id="741" w:author="Keene-Snickers,Lexi" w:date="2025-03-19T12:49:00Z" w16du:dateUtc="2025-03-19T18:49:00Z">
          <w:r w:rsidRPr="00BD38A7" w:rsidDel="00A94DFE">
            <w:rPr>
              <w:rFonts w:ascii="Arial" w:hAnsi="Arial" w:cs="Arial"/>
              <w:sz w:val="22"/>
              <w:szCs w:val="22"/>
              <w:rPrChange w:id="742" w:author="Stenglein,Mark" w:date="2025-03-12T13:33:00Z" w16du:dateUtc="2025-03-12T19:33:00Z">
                <w:rPr>
                  <w:rFonts w:ascii="Arial" w:hAnsi="Arial" w:cs="Arial"/>
                  <w:b/>
                  <w:bCs/>
                  <w:sz w:val="22"/>
                  <w:szCs w:val="22"/>
                </w:rPr>
              </w:rPrChange>
            </w:rPr>
            <w:delText xml:space="preserve"> tips have the shorted RTT distances in this plot but that’s not what it looks like from Fig 4, where </w:delText>
          </w:r>
          <w:r w:rsidRPr="00BD38A7" w:rsidDel="00A94DFE">
            <w:rPr>
              <w:rFonts w:ascii="Arial" w:hAnsi="Arial" w:cs="Arial"/>
              <w:i/>
              <w:iCs/>
              <w:sz w:val="22"/>
              <w:szCs w:val="22"/>
              <w:rPrChange w:id="743" w:author="Stenglein,Mark" w:date="2025-03-12T13:33:00Z" w16du:dateUtc="2025-03-12T19:33:00Z">
                <w:rPr>
                  <w:rFonts w:ascii="Arial" w:hAnsi="Arial" w:cs="Arial"/>
                  <w:b/>
                  <w:bCs/>
                  <w:sz w:val="22"/>
                  <w:szCs w:val="22"/>
                </w:rPr>
              </w:rPrChange>
            </w:rPr>
            <w:delText>D. mel</w:delText>
          </w:r>
          <w:r w:rsidRPr="00BD38A7" w:rsidDel="00A94DFE">
            <w:rPr>
              <w:rFonts w:ascii="Arial" w:hAnsi="Arial" w:cs="Arial"/>
              <w:sz w:val="22"/>
              <w:szCs w:val="22"/>
              <w:rPrChange w:id="744" w:author="Stenglein,Mark" w:date="2025-03-12T13:33:00Z" w16du:dateUtc="2025-03-12T19:33:00Z">
                <w:rPr>
                  <w:rFonts w:ascii="Arial" w:hAnsi="Arial" w:cs="Arial"/>
                  <w:b/>
                  <w:bCs/>
                  <w:sz w:val="22"/>
                  <w:szCs w:val="22"/>
                </w:rPr>
              </w:rPrChange>
            </w:rPr>
            <w:delText xml:space="preserve"> clade A </w:delText>
          </w:r>
        </w:del>
      </w:ins>
      <w:ins w:id="745" w:author="Stenglein,Mark" w:date="2025-03-12T13:33:00Z" w16du:dateUtc="2025-03-12T19:33:00Z">
        <w:del w:id="746" w:author="Keene-Snickers,Lexi" w:date="2025-03-19T12:49:00Z" w16du:dateUtc="2025-03-19T18:49:00Z">
          <w:r w:rsidDel="00A94DFE">
            <w:rPr>
              <w:rFonts w:ascii="Arial" w:hAnsi="Arial" w:cs="Arial"/>
              <w:sz w:val="22"/>
              <w:szCs w:val="22"/>
            </w:rPr>
            <w:delText>is closest to the root</w:delText>
          </w:r>
        </w:del>
      </w:ins>
      <w:ins w:id="747" w:author="Stenglein,Mark" w:date="2025-03-12T13:31:00Z" w16du:dateUtc="2025-03-12T19:31:00Z">
        <w:del w:id="748" w:author="Keene-Snickers,Lexi" w:date="2025-03-19T12:49:00Z" w16du:dateUtc="2025-03-19T18:49:00Z">
          <w:r w:rsidRPr="00BD38A7" w:rsidDel="00A94DFE">
            <w:rPr>
              <w:rFonts w:ascii="Arial" w:hAnsi="Arial" w:cs="Arial"/>
              <w:sz w:val="22"/>
              <w:szCs w:val="22"/>
              <w:rPrChange w:id="749" w:author="Stenglein,Mark" w:date="2025-03-12T13:33:00Z" w16du:dateUtc="2025-03-12T19:33:00Z">
                <w:rPr>
                  <w:rFonts w:ascii="Arial" w:hAnsi="Arial" w:cs="Arial"/>
                  <w:b/>
                  <w:bCs/>
                  <w:sz w:val="22"/>
                  <w:szCs w:val="22"/>
                </w:rPr>
              </w:rPrChange>
            </w:rPr>
            <w:delText>.</w:delText>
          </w:r>
        </w:del>
      </w:ins>
      <w:ins w:id="750" w:author="Stenglein,Mark" w:date="2025-03-12T13:33:00Z" w16du:dateUtc="2025-03-12T19:33:00Z">
        <w:del w:id="751" w:author="Keene-Snickers,Lexi" w:date="2025-03-19T12:49:00Z" w16du:dateUtc="2025-03-19T18:49:00Z">
          <w:r w:rsidDel="00A94DFE">
            <w:rPr>
              <w:rFonts w:ascii="Arial" w:hAnsi="Arial" w:cs="Arial"/>
              <w:sz w:val="22"/>
              <w:szCs w:val="22"/>
            </w:rPr>
            <w:delText xml:space="preserve">  Are you using the same trees for RTT calculations and for tree plotting?  Are they rooted the same?  </w:delText>
          </w:r>
        </w:del>
      </w:ins>
      <w:ins w:id="752" w:author="Stenglein,Mark" w:date="2025-03-12T14:29:00Z" w16du:dateUtc="2025-03-12T20:29:00Z">
        <w:del w:id="753" w:author="Keene-Snickers,Lexi" w:date="2025-03-19T12:49:00Z" w16du:dateUtc="2025-03-19T18:49:00Z">
          <w:r w:rsidR="003676A2" w:rsidDel="00A94DFE">
            <w:rPr>
              <w:rFonts w:ascii="Arial" w:hAnsi="Arial" w:cs="Arial"/>
              <w:sz w:val="22"/>
              <w:szCs w:val="22"/>
            </w:rPr>
            <w:delText xml:space="preserve">This is the </w:delText>
          </w:r>
        </w:del>
      </w:ins>
      <w:ins w:id="754" w:author="Stenglein,Mark" w:date="2025-03-12T14:30:00Z" w16du:dateUtc="2025-03-12T20:30:00Z">
        <w:del w:id="755" w:author="Keene-Snickers,Lexi" w:date="2025-03-19T12:49:00Z" w16du:dateUtc="2025-03-19T18:49:00Z">
          <w:r w:rsidR="003676A2" w:rsidDel="00A94DFE">
            <w:rPr>
              <w:rFonts w:ascii="Arial" w:hAnsi="Arial" w:cs="Arial"/>
              <w:sz w:val="22"/>
              <w:szCs w:val="22"/>
            </w:rPr>
            <w:delText xml:space="preserve">RNA1 </w:delText>
          </w:r>
        </w:del>
      </w:ins>
      <w:ins w:id="756" w:author="Stenglein,Mark" w:date="2025-03-12T14:29:00Z" w16du:dateUtc="2025-03-12T20:29:00Z">
        <w:del w:id="757" w:author="Keene-Snickers,Lexi" w:date="2025-03-19T12:49:00Z" w16du:dateUtc="2025-03-19T18:49:00Z">
          <w:r w:rsidR="003676A2" w:rsidDel="00A94DFE">
            <w:rPr>
              <w:rFonts w:ascii="Arial" w:hAnsi="Arial" w:cs="Arial"/>
              <w:sz w:val="22"/>
              <w:szCs w:val="22"/>
            </w:rPr>
            <w:delText>tree structure I see from your R script on github for the RTT analysis:</w:delText>
          </w:r>
        </w:del>
      </w:ins>
    </w:p>
    <w:p w14:paraId="3A370566" w14:textId="25826C45" w:rsidR="003676A2" w:rsidDel="00A94DFE" w:rsidRDefault="003676A2" w:rsidP="00081385">
      <w:pPr>
        <w:spacing w:line="360" w:lineRule="auto"/>
        <w:rPr>
          <w:ins w:id="758" w:author="Stenglein,Mark" w:date="2025-03-12T13:33:00Z" w16du:dateUtc="2025-03-12T19:33:00Z"/>
          <w:del w:id="759" w:author="Keene-Snickers,Lexi" w:date="2025-03-19T12:48:00Z" w16du:dateUtc="2025-03-19T18:48:00Z"/>
          <w:rFonts w:ascii="Arial" w:hAnsi="Arial" w:cs="Arial"/>
          <w:sz w:val="22"/>
          <w:szCs w:val="22"/>
        </w:rPr>
      </w:pPr>
      <w:ins w:id="760" w:author="Stenglein,Mark" w:date="2025-03-12T14:30:00Z" w16du:dateUtc="2025-03-12T20:30:00Z">
        <w:del w:id="761" w:author="Keene-Snickers,Lexi" w:date="2025-03-19T12:48:00Z" w16du:dateUtc="2025-03-19T18:48:00Z">
          <w:r w:rsidRPr="003676A2" w:rsidDel="00A94DFE">
            <w:rPr>
              <w:rFonts w:ascii="Arial" w:hAnsi="Arial" w:cs="Arial"/>
              <w:noProof/>
              <w:sz w:val="22"/>
              <w:szCs w:val="22"/>
            </w:rPr>
            <w:drawing>
              <wp:inline distT="0" distB="0" distL="0" distR="0" wp14:anchorId="10CD5CB8" wp14:editId="365DE056">
                <wp:extent cx="2629447" cy="1214996"/>
                <wp:effectExtent l="0" t="0" r="0" b="4445"/>
                <wp:docPr id="220936610"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6610" name="Picture 1" descr="A graph of a number of data&#10;&#10;AI-generated content may be incorrect."/>
                        <pic:cNvPicPr/>
                      </pic:nvPicPr>
                      <pic:blipFill>
                        <a:blip r:embed="rId35"/>
                        <a:stretch>
                          <a:fillRect/>
                        </a:stretch>
                      </pic:blipFill>
                      <pic:spPr>
                        <a:xfrm>
                          <a:off x="0" y="0"/>
                          <a:ext cx="2647156" cy="1223179"/>
                        </a:xfrm>
                        <a:prstGeom prst="rect">
                          <a:avLst/>
                        </a:prstGeom>
                      </pic:spPr>
                    </pic:pic>
                  </a:graphicData>
                </a:graphic>
              </wp:inline>
            </w:drawing>
          </w:r>
        </w:del>
      </w:ins>
    </w:p>
    <w:p w14:paraId="51282037" w14:textId="17806C75" w:rsidR="00BD38A7" w:rsidDel="00A94DFE" w:rsidRDefault="00BD38A7" w:rsidP="00081385">
      <w:pPr>
        <w:spacing w:line="360" w:lineRule="auto"/>
        <w:rPr>
          <w:ins w:id="762" w:author="Stenglein,Mark" w:date="2025-03-12T14:30:00Z" w16du:dateUtc="2025-03-12T20:30:00Z"/>
          <w:del w:id="763" w:author="Keene-Snickers,Lexi" w:date="2025-03-19T12:48:00Z" w16du:dateUtc="2025-03-19T18:48:00Z"/>
          <w:rFonts w:ascii="Arial" w:hAnsi="Arial" w:cs="Arial"/>
          <w:sz w:val="22"/>
          <w:szCs w:val="22"/>
        </w:rPr>
      </w:pPr>
    </w:p>
    <w:p w14:paraId="1BC73FCD" w14:textId="3032BAEB" w:rsidR="003676A2" w:rsidDel="00A94DFE" w:rsidRDefault="003676A2" w:rsidP="00081385">
      <w:pPr>
        <w:spacing w:line="360" w:lineRule="auto"/>
        <w:rPr>
          <w:ins w:id="764" w:author="Stenglein,Mark" w:date="2025-03-12T13:33:00Z" w16du:dateUtc="2025-03-12T19:33:00Z"/>
          <w:del w:id="765" w:author="Keene-Snickers,Lexi" w:date="2025-03-19T12:48:00Z" w16du:dateUtc="2025-03-19T18:48:00Z"/>
          <w:rFonts w:ascii="Arial" w:hAnsi="Arial" w:cs="Arial"/>
          <w:sz w:val="22"/>
          <w:szCs w:val="22"/>
        </w:rPr>
      </w:pPr>
      <w:ins w:id="766" w:author="Stenglein,Mark" w:date="2025-03-12T14:30:00Z" w16du:dateUtc="2025-03-12T20:30:00Z">
        <w:del w:id="767" w:author="Keene-Snickers,Lexi" w:date="2025-03-19T12:48:00Z" w16du:dateUtc="2025-03-19T18:48:00Z">
          <w:r w:rsidDel="00A94DFE">
            <w:rPr>
              <w:rFonts w:ascii="Arial" w:hAnsi="Arial" w:cs="Arial"/>
              <w:sz w:val="22"/>
              <w:szCs w:val="22"/>
            </w:rPr>
            <w:delText>You can see that the simulans clade is closest to the root here, which differs from Fig 4.</w:delText>
          </w:r>
        </w:del>
      </w:ins>
    </w:p>
    <w:p w14:paraId="7193DDAE" w14:textId="7916C1E4" w:rsidR="00BD38A7" w:rsidDel="00A94DFE" w:rsidRDefault="003676A2" w:rsidP="00081385">
      <w:pPr>
        <w:spacing w:line="360" w:lineRule="auto"/>
        <w:rPr>
          <w:ins w:id="768" w:author="Stenglein,Mark" w:date="2025-03-12T14:48:00Z" w16du:dateUtc="2025-03-12T20:48:00Z"/>
          <w:del w:id="769" w:author="Keene-Snickers,Lexi" w:date="2025-03-19T12:48:00Z" w16du:dateUtc="2025-03-19T18:48:00Z"/>
          <w:rFonts w:ascii="Arial" w:hAnsi="Arial" w:cs="Arial"/>
          <w:sz w:val="22"/>
          <w:szCs w:val="22"/>
        </w:rPr>
      </w:pPr>
      <w:ins w:id="770" w:author="Stenglein,Mark" w:date="2025-03-12T14:30:00Z" w16du:dateUtc="2025-03-12T20:30:00Z">
        <w:del w:id="771" w:author="Keene-Snickers,Lexi" w:date="2025-03-19T12:48:00Z" w16du:dateUtc="2025-03-19T18:48:00Z">
          <w:r w:rsidDel="00A94DFE">
            <w:rPr>
              <w:rFonts w:ascii="Arial" w:hAnsi="Arial" w:cs="Arial"/>
              <w:sz w:val="22"/>
              <w:szCs w:val="22"/>
            </w:rPr>
            <w:delText>Give</w:delText>
          </w:r>
        </w:del>
      </w:ins>
      <w:ins w:id="772" w:author="Stenglein,Mark" w:date="2025-03-12T14:31:00Z" w16du:dateUtc="2025-03-12T20:31:00Z">
        <w:del w:id="773" w:author="Keene-Snickers,Lexi" w:date="2025-03-19T12:48:00Z" w16du:dateUtc="2025-03-19T18:48:00Z">
          <w:r w:rsidDel="00A94DFE">
            <w:rPr>
              <w:rFonts w:ascii="Arial" w:hAnsi="Arial" w:cs="Arial"/>
              <w:sz w:val="22"/>
              <w:szCs w:val="22"/>
            </w:rPr>
            <w:delText xml:space="preserve">n the possible confounding impact of rooting, </w:delText>
          </w:r>
        </w:del>
      </w:ins>
      <w:ins w:id="774" w:author="Stenglein,Mark" w:date="2025-03-12T13:34:00Z" w16du:dateUtc="2025-03-12T19:34:00Z">
        <w:del w:id="775" w:author="Keene-Snickers,Lexi" w:date="2025-03-19T12:48:00Z" w16du:dateUtc="2025-03-19T18:48:00Z">
          <w:r w:rsidR="00BD38A7" w:rsidDel="00A94DFE">
            <w:rPr>
              <w:rFonts w:ascii="Arial" w:hAnsi="Arial" w:cs="Arial"/>
              <w:sz w:val="22"/>
              <w:szCs w:val="22"/>
            </w:rPr>
            <w:delText xml:space="preserve">I wonder if a pairwise distance distribution plot would be better.  </w:delText>
          </w:r>
        </w:del>
      </w:ins>
      <w:ins w:id="776" w:author="Stenglein,Mark" w:date="2025-03-12T14:29:00Z" w16du:dateUtc="2025-03-12T20:29:00Z">
        <w:del w:id="777" w:author="Keene-Snickers,Lexi" w:date="2025-03-19T12:48:00Z" w16du:dateUtc="2025-03-19T18:48:00Z">
          <w:r w:rsidDel="00A94DFE">
            <w:rPr>
              <w:rFonts w:ascii="Arial" w:hAnsi="Arial" w:cs="Arial"/>
              <w:sz w:val="22"/>
              <w:szCs w:val="22"/>
            </w:rPr>
            <w:delText xml:space="preserve">I made an R figure to </w:delText>
          </w:r>
        </w:del>
      </w:ins>
      <w:ins w:id="778" w:author="Stenglein,Mark" w:date="2025-03-12T14:31:00Z" w16du:dateUtc="2025-03-12T20:31:00Z">
        <w:del w:id="779" w:author="Keene-Snickers,Lexi" w:date="2025-03-19T12:48:00Z" w16du:dateUtc="2025-03-19T18:48:00Z">
          <w:r w:rsidDel="00A94DFE">
            <w:rPr>
              <w:rFonts w:ascii="Arial" w:hAnsi="Arial" w:cs="Arial"/>
              <w:sz w:val="22"/>
              <w:szCs w:val="22"/>
            </w:rPr>
            <w:delText xml:space="preserve">show a histogram of pairwise </w:delText>
          </w:r>
        </w:del>
      </w:ins>
      <w:ins w:id="780" w:author="Stenglein,Mark" w:date="2025-03-12T14:51:00Z" w16du:dateUtc="2025-03-12T20:51:00Z">
        <w:del w:id="781" w:author="Keene-Snickers,Lexi" w:date="2025-03-19T12:48:00Z" w16du:dateUtc="2025-03-19T18:48:00Z">
          <w:r w:rsidR="000E3926" w:rsidDel="00A94DFE">
            <w:rPr>
              <w:rFonts w:ascii="Arial" w:hAnsi="Arial" w:cs="Arial"/>
              <w:sz w:val="22"/>
              <w:szCs w:val="22"/>
            </w:rPr>
            <w:delText>identity</w:delText>
          </w:r>
        </w:del>
      </w:ins>
      <w:ins w:id="782" w:author="Stenglein,Mark" w:date="2025-03-12T14:44:00Z" w16du:dateUtc="2025-03-12T20:44:00Z">
        <w:del w:id="783" w:author="Keene-Snickers,Lexi" w:date="2025-03-19T12:48:00Z" w16du:dateUtc="2025-03-19T18:48:00Z">
          <w:r w:rsidR="000E3926" w:rsidDel="00A94DFE">
            <w:rPr>
              <w:rFonts w:ascii="Arial" w:hAnsi="Arial" w:cs="Arial"/>
              <w:sz w:val="22"/>
              <w:szCs w:val="22"/>
            </w:rPr>
            <w:delText xml:space="preserve"> between all sequences and calculate a median pairwise </w:delText>
          </w:r>
        </w:del>
      </w:ins>
      <w:ins w:id="784" w:author="Stenglein,Mark" w:date="2025-03-12T14:45:00Z" w16du:dateUtc="2025-03-12T20:45:00Z">
        <w:del w:id="785" w:author="Keene-Snickers,Lexi" w:date="2025-03-19T12:48:00Z" w16du:dateUtc="2025-03-19T18:48:00Z">
          <w:r w:rsidR="000E3926" w:rsidDel="00A94DFE">
            <w:rPr>
              <w:rFonts w:ascii="Arial" w:hAnsi="Arial" w:cs="Arial"/>
              <w:sz w:val="22"/>
              <w:szCs w:val="22"/>
            </w:rPr>
            <w:delText>% identity.  This code is in a fork of your repo</w:delText>
          </w:r>
        </w:del>
      </w:ins>
      <w:ins w:id="786" w:author="Stenglein,Mark" w:date="2025-03-12T14:48:00Z" w16du:dateUtc="2025-03-12T20:48:00Z">
        <w:del w:id="787" w:author="Keene-Snickers,Lexi" w:date="2025-03-19T12:48:00Z" w16du:dateUtc="2025-03-19T18:48:00Z">
          <w:r w:rsidR="000E3926" w:rsidDel="00A94DFE">
            <w:rPr>
              <w:rFonts w:ascii="Arial" w:hAnsi="Arial" w:cs="Arial"/>
              <w:sz w:val="22"/>
              <w:szCs w:val="22"/>
            </w:rPr>
            <w:delText>, here:</w:delText>
          </w:r>
        </w:del>
      </w:ins>
    </w:p>
    <w:p w14:paraId="51216347" w14:textId="06CCC809" w:rsidR="000E3926" w:rsidDel="00A94DFE" w:rsidRDefault="000E3926" w:rsidP="00081385">
      <w:pPr>
        <w:spacing w:line="360" w:lineRule="auto"/>
        <w:rPr>
          <w:ins w:id="788" w:author="Stenglein,Mark" w:date="2025-03-12T14:48:00Z" w16du:dateUtc="2025-03-12T20:48:00Z"/>
          <w:del w:id="789" w:author="Keene-Snickers,Lexi" w:date="2025-03-19T12:48:00Z" w16du:dateUtc="2025-03-19T18:48:00Z"/>
          <w:rFonts w:ascii="Arial" w:hAnsi="Arial" w:cs="Arial"/>
          <w:sz w:val="22"/>
          <w:szCs w:val="22"/>
        </w:rPr>
      </w:pPr>
    </w:p>
    <w:p w14:paraId="25330068" w14:textId="5E063F2D" w:rsidR="000E3926" w:rsidDel="00A94DFE" w:rsidRDefault="000E3926" w:rsidP="00081385">
      <w:pPr>
        <w:spacing w:line="360" w:lineRule="auto"/>
        <w:rPr>
          <w:ins w:id="790" w:author="Stenglein,Mark" w:date="2025-03-12T14:48:00Z" w16du:dateUtc="2025-03-12T20:48:00Z"/>
          <w:del w:id="791" w:author="Keene-Snickers,Lexi" w:date="2025-03-19T12:48:00Z" w16du:dateUtc="2025-03-19T18:48:00Z"/>
          <w:rFonts w:ascii="Arial" w:hAnsi="Arial" w:cs="Arial"/>
          <w:sz w:val="22"/>
          <w:szCs w:val="22"/>
        </w:rPr>
      </w:pPr>
      <w:ins w:id="792" w:author="Stenglein,Mark" w:date="2025-03-12T14:48:00Z" w16du:dateUtc="2025-03-12T20:48:00Z">
        <w:del w:id="793" w:author="Keene-Snickers,Lexi" w:date="2025-03-19T12:48:00Z" w16du:dateUtc="2025-03-19T18:48:00Z">
          <w:r w:rsidDel="00A94DFE">
            <w:rPr>
              <w:rFonts w:ascii="Arial" w:hAnsi="Arial" w:cs="Arial"/>
              <w:sz w:val="22"/>
              <w:szCs w:val="22"/>
            </w:rPr>
            <w:fldChar w:fldCharType="begin"/>
          </w:r>
          <w:r w:rsidDel="00A94DFE">
            <w:rPr>
              <w:rFonts w:ascii="Arial" w:hAnsi="Arial" w:cs="Arial"/>
              <w:sz w:val="22"/>
              <w:szCs w:val="22"/>
            </w:rPr>
            <w:delInstrText>HYPERLINK "</w:delInstrText>
          </w:r>
          <w:r w:rsidRPr="000E3926" w:rsidDel="00A94DFE">
            <w:rPr>
              <w:rFonts w:ascii="Arial" w:hAnsi="Arial" w:cs="Arial"/>
              <w:sz w:val="22"/>
              <w:szCs w:val="22"/>
            </w:rPr>
            <w:delInstrText>https://github.com/stenglein-lab/DiverseCollections/blob/main/analyses/scripts/plot_pairwise_distances.R</w:delInstrText>
          </w:r>
          <w:r w:rsidDel="00A94DFE">
            <w:rPr>
              <w:rFonts w:ascii="Arial" w:hAnsi="Arial" w:cs="Arial"/>
              <w:sz w:val="22"/>
              <w:szCs w:val="22"/>
            </w:rPr>
            <w:delInstrText>"</w:delInstrText>
          </w:r>
          <w:r w:rsidDel="00A94DFE">
            <w:rPr>
              <w:rFonts w:ascii="Arial" w:hAnsi="Arial" w:cs="Arial"/>
              <w:sz w:val="22"/>
              <w:szCs w:val="22"/>
            </w:rPr>
          </w:r>
          <w:r w:rsidDel="00A94DFE">
            <w:rPr>
              <w:rFonts w:ascii="Arial" w:hAnsi="Arial" w:cs="Arial"/>
              <w:sz w:val="22"/>
              <w:szCs w:val="22"/>
            </w:rPr>
            <w:fldChar w:fldCharType="separate"/>
          </w:r>
          <w:r w:rsidRPr="00E958D8" w:rsidDel="00A94DFE">
            <w:rPr>
              <w:rStyle w:val="Hyperlink"/>
              <w:rFonts w:ascii="Arial" w:hAnsi="Arial" w:cs="Arial"/>
              <w:sz w:val="22"/>
              <w:szCs w:val="22"/>
            </w:rPr>
            <w:delText>https://github.com/stenglein-lab/DiverseCollections/blob/main/analyses/scripts/plot_pairwise_distances.R</w:delText>
          </w:r>
          <w:r w:rsidDel="00A94DFE">
            <w:rPr>
              <w:rFonts w:ascii="Arial" w:hAnsi="Arial" w:cs="Arial"/>
              <w:sz w:val="22"/>
              <w:szCs w:val="22"/>
            </w:rPr>
            <w:fldChar w:fldCharType="end"/>
          </w:r>
        </w:del>
      </w:ins>
    </w:p>
    <w:p w14:paraId="4372EC7E" w14:textId="30B287A0" w:rsidR="000E3926" w:rsidDel="00A94DFE" w:rsidRDefault="000E3926" w:rsidP="00081385">
      <w:pPr>
        <w:spacing w:line="360" w:lineRule="auto"/>
        <w:rPr>
          <w:ins w:id="794" w:author="Stenglein,Mark" w:date="2025-03-12T14:48:00Z" w16du:dateUtc="2025-03-12T20:48:00Z"/>
          <w:del w:id="795" w:author="Keene-Snickers,Lexi" w:date="2025-03-19T12:48:00Z" w16du:dateUtc="2025-03-19T18:48:00Z"/>
          <w:rFonts w:ascii="Arial" w:hAnsi="Arial" w:cs="Arial"/>
          <w:sz w:val="22"/>
          <w:szCs w:val="22"/>
        </w:rPr>
      </w:pPr>
    </w:p>
    <w:p w14:paraId="33757BEE" w14:textId="25F32533" w:rsidR="000E3926" w:rsidDel="00A94DFE" w:rsidRDefault="000E3926" w:rsidP="00081385">
      <w:pPr>
        <w:spacing w:line="360" w:lineRule="auto"/>
        <w:rPr>
          <w:ins w:id="796" w:author="Stenglein,Mark" w:date="2025-03-12T14:48:00Z" w16du:dateUtc="2025-03-12T20:48:00Z"/>
          <w:del w:id="797" w:author="Keene-Snickers,Lexi" w:date="2025-03-19T12:48:00Z" w16du:dateUtc="2025-03-19T18:48:00Z"/>
          <w:rFonts w:ascii="Arial" w:hAnsi="Arial" w:cs="Arial"/>
          <w:sz w:val="22"/>
          <w:szCs w:val="22"/>
        </w:rPr>
      </w:pPr>
      <w:ins w:id="798" w:author="Stenglein,Mark" w:date="2025-03-12T14:48:00Z" w16du:dateUtc="2025-03-12T20:48:00Z">
        <w:del w:id="799" w:author="Keene-Snickers,Lexi" w:date="2025-03-19T12:48:00Z" w16du:dateUtc="2025-03-19T18:48:00Z">
          <w:r w:rsidDel="00A94DFE">
            <w:rPr>
              <w:rFonts w:ascii="Arial" w:hAnsi="Arial" w:cs="Arial"/>
              <w:sz w:val="22"/>
              <w:szCs w:val="22"/>
            </w:rPr>
            <w:delText>I created a pull request to add this to your repo from my fork.</w:delText>
          </w:r>
        </w:del>
      </w:ins>
    </w:p>
    <w:p w14:paraId="534214B0" w14:textId="7BE6D823" w:rsidR="000E3926" w:rsidDel="00A94DFE" w:rsidRDefault="000E3926" w:rsidP="00081385">
      <w:pPr>
        <w:spacing w:line="360" w:lineRule="auto"/>
        <w:rPr>
          <w:ins w:id="800" w:author="Stenglein,Mark" w:date="2025-03-12T15:17:00Z" w16du:dateUtc="2025-03-12T21:17:00Z"/>
          <w:del w:id="801" w:author="Keene-Snickers,Lexi" w:date="2025-03-19T12:48:00Z" w16du:dateUtc="2025-03-19T18:48:00Z"/>
          <w:rFonts w:ascii="Arial" w:hAnsi="Arial" w:cs="Arial"/>
          <w:sz w:val="22"/>
          <w:szCs w:val="22"/>
        </w:rPr>
      </w:pPr>
    </w:p>
    <w:p w14:paraId="2CCC178C" w14:textId="60C23994" w:rsidR="00C96596" w:rsidDel="00A94DFE" w:rsidRDefault="00C96596" w:rsidP="00081385">
      <w:pPr>
        <w:spacing w:line="360" w:lineRule="auto"/>
        <w:rPr>
          <w:ins w:id="802" w:author="Stenglein,Mark" w:date="2025-03-12T15:18:00Z" w16du:dateUtc="2025-03-12T21:18:00Z"/>
          <w:del w:id="803" w:author="Keene-Snickers,Lexi" w:date="2025-03-19T12:48:00Z" w16du:dateUtc="2025-03-19T18:48:00Z"/>
          <w:rFonts w:ascii="Arial" w:hAnsi="Arial" w:cs="Arial"/>
          <w:sz w:val="22"/>
          <w:szCs w:val="22"/>
        </w:rPr>
      </w:pPr>
      <w:ins w:id="804" w:author="Stenglein,Mark" w:date="2025-03-12T15:17:00Z" w16du:dateUtc="2025-03-12T21:17:00Z">
        <w:del w:id="805" w:author="Keene-Snickers,Lexi" w:date="2025-03-19T12:48:00Z" w16du:dateUtc="2025-03-19T18:48:00Z">
          <w:r w:rsidDel="00A94DFE">
            <w:rPr>
              <w:rFonts w:ascii="Arial" w:hAnsi="Arial" w:cs="Arial"/>
              <w:sz w:val="22"/>
              <w:szCs w:val="22"/>
            </w:rPr>
            <w:delText>Here’s the possible new figure 8 (could be pre</w:delText>
          </w:r>
        </w:del>
      </w:ins>
      <w:ins w:id="806" w:author="Stenglein,Mark" w:date="2025-03-12T15:18:00Z" w16du:dateUtc="2025-03-12T21:18:00Z">
        <w:del w:id="807" w:author="Keene-Snickers,Lexi" w:date="2025-03-19T12:48:00Z" w16du:dateUtc="2025-03-19T18:48:00Z">
          <w:r w:rsidDel="00A94DFE">
            <w:rPr>
              <w:rFonts w:ascii="Arial" w:hAnsi="Arial" w:cs="Arial"/>
              <w:sz w:val="22"/>
              <w:szCs w:val="22"/>
            </w:rPr>
            <w:delText>ttied up to match other figures):</w:delText>
          </w:r>
        </w:del>
      </w:ins>
    </w:p>
    <w:p w14:paraId="18590406" w14:textId="1627C00E" w:rsidR="00C96596" w:rsidDel="00A94DFE" w:rsidRDefault="00C96596" w:rsidP="00081385">
      <w:pPr>
        <w:spacing w:line="360" w:lineRule="auto"/>
        <w:rPr>
          <w:ins w:id="808" w:author="Stenglein,Mark" w:date="2025-03-12T14:48:00Z" w16du:dateUtc="2025-03-12T20:48:00Z"/>
          <w:del w:id="809" w:author="Keene-Snickers,Lexi" w:date="2025-03-19T12:48:00Z" w16du:dateUtc="2025-03-19T18:48:00Z"/>
          <w:rFonts w:ascii="Arial" w:hAnsi="Arial" w:cs="Arial"/>
          <w:sz w:val="22"/>
          <w:szCs w:val="22"/>
        </w:rPr>
      </w:pPr>
    </w:p>
    <w:p w14:paraId="5FDC1D93" w14:textId="749D16DE" w:rsidR="000E3926" w:rsidRPr="00BD38A7" w:rsidDel="00A94DFE" w:rsidRDefault="008E6BC4" w:rsidP="00081385">
      <w:pPr>
        <w:spacing w:line="360" w:lineRule="auto"/>
        <w:rPr>
          <w:ins w:id="810" w:author="Stenglein,Mark" w:date="2025-03-12T13:31:00Z" w16du:dateUtc="2025-03-12T19:31:00Z"/>
          <w:del w:id="811" w:author="Keene-Snickers,Lexi" w:date="2025-03-19T12:48:00Z" w16du:dateUtc="2025-03-19T18:48:00Z"/>
          <w:rFonts w:ascii="Arial" w:hAnsi="Arial" w:cs="Arial"/>
          <w:sz w:val="22"/>
          <w:szCs w:val="22"/>
          <w:rPrChange w:id="812" w:author="Stenglein,Mark" w:date="2025-03-12T13:33:00Z" w16du:dateUtc="2025-03-12T19:33:00Z">
            <w:rPr>
              <w:ins w:id="813" w:author="Stenglein,Mark" w:date="2025-03-12T13:31:00Z" w16du:dateUtc="2025-03-12T19:31:00Z"/>
              <w:del w:id="814" w:author="Keene-Snickers,Lexi" w:date="2025-03-19T12:48:00Z" w16du:dateUtc="2025-03-19T18:48:00Z"/>
              <w:rFonts w:ascii="Arial" w:hAnsi="Arial" w:cs="Arial"/>
              <w:b/>
              <w:bCs/>
              <w:sz w:val="22"/>
              <w:szCs w:val="22"/>
            </w:rPr>
          </w:rPrChange>
        </w:rPr>
      </w:pPr>
      <w:ins w:id="815" w:author="Stenglein,Mark" w:date="2025-03-12T15:22:00Z" w16du:dateUtc="2025-03-12T21:22:00Z">
        <w:del w:id="816" w:author="Keene-Snickers,Lexi" w:date="2025-03-19T12:48:00Z" w16du:dateUtc="2025-03-19T18:48:00Z">
          <w:r w:rsidRPr="008E6BC4" w:rsidDel="00A94DFE">
            <w:rPr>
              <w:rFonts w:ascii="Arial" w:hAnsi="Arial" w:cs="Arial"/>
              <w:noProof/>
              <w:sz w:val="22"/>
              <w:szCs w:val="22"/>
            </w:rPr>
            <w:drawing>
              <wp:inline distT="0" distB="0" distL="0" distR="0" wp14:anchorId="64628985" wp14:editId="1A756466">
                <wp:extent cx="4313437" cy="2135059"/>
                <wp:effectExtent l="0" t="0" r="5080" b="0"/>
                <wp:docPr id="814487927"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7927" name="Picture 1" descr="A graph of different numbers&#10;&#10;AI-generated content may be incorrect."/>
                        <pic:cNvPicPr/>
                      </pic:nvPicPr>
                      <pic:blipFill>
                        <a:blip r:embed="rId36"/>
                        <a:stretch>
                          <a:fillRect/>
                        </a:stretch>
                      </pic:blipFill>
                      <pic:spPr>
                        <a:xfrm>
                          <a:off x="0" y="0"/>
                          <a:ext cx="4328004" cy="2142269"/>
                        </a:xfrm>
                        <a:prstGeom prst="rect">
                          <a:avLst/>
                        </a:prstGeom>
                      </pic:spPr>
                    </pic:pic>
                  </a:graphicData>
                </a:graphic>
              </wp:inline>
            </w:drawing>
          </w:r>
        </w:del>
      </w:ins>
    </w:p>
    <w:p w14:paraId="734DECC0" w14:textId="77777777" w:rsidR="00651CEC" w:rsidDel="00A94DFE" w:rsidRDefault="00651CEC" w:rsidP="00081385">
      <w:pPr>
        <w:spacing w:line="360" w:lineRule="auto"/>
        <w:rPr>
          <w:ins w:id="817" w:author="Stenglein,Mark" w:date="2025-03-12T15:23:00Z" w16du:dateUtc="2025-03-12T21:23:00Z"/>
          <w:del w:id="818" w:author="Keene-Snickers,Lexi" w:date="2025-03-19T12:48:00Z" w16du:dateUtc="2025-03-19T18:48:00Z"/>
          <w:rFonts w:ascii="Arial" w:hAnsi="Arial" w:cs="Arial"/>
          <w:sz w:val="22"/>
          <w:szCs w:val="22"/>
        </w:rPr>
      </w:pPr>
    </w:p>
    <w:p w14:paraId="2F6352DB" w14:textId="5BAB1F83" w:rsidR="007919E6" w:rsidDel="00A94DFE" w:rsidRDefault="007919E6" w:rsidP="00081385">
      <w:pPr>
        <w:spacing w:line="360" w:lineRule="auto"/>
        <w:rPr>
          <w:ins w:id="819" w:author="Stenglein,Mark" w:date="2025-03-12T14:52:00Z" w16du:dateUtc="2025-03-12T20:52:00Z"/>
          <w:del w:id="820" w:author="Keene-Snickers,Lexi" w:date="2025-03-19T12:48:00Z" w16du:dateUtc="2025-03-19T18:48:00Z"/>
          <w:rFonts w:ascii="Arial" w:hAnsi="Arial" w:cs="Arial"/>
          <w:sz w:val="22"/>
          <w:szCs w:val="22"/>
        </w:rPr>
      </w:pPr>
      <w:ins w:id="821" w:author="Stenglein,Mark" w:date="2025-03-12T14:51:00Z" w16du:dateUtc="2025-03-12T20:51:00Z">
        <w:del w:id="822" w:author="Keene-Snickers,Lexi" w:date="2025-03-19T12:48:00Z" w16du:dateUtc="2025-03-19T18:48:00Z">
          <w:r w:rsidRPr="007919E6" w:rsidDel="00A94DFE">
            <w:rPr>
              <w:rFonts w:ascii="Arial" w:hAnsi="Arial" w:cs="Arial"/>
              <w:sz w:val="22"/>
              <w:szCs w:val="22"/>
              <w:rPrChange w:id="823" w:author="Stenglein,Mark" w:date="2025-03-12T14:52:00Z" w16du:dateUtc="2025-03-12T20:52:00Z">
                <w:rPr>
                  <w:rFonts w:ascii="Arial" w:hAnsi="Arial" w:cs="Arial"/>
                  <w:b/>
                  <w:bCs/>
                  <w:sz w:val="22"/>
                  <w:szCs w:val="22"/>
                </w:rPr>
              </w:rPrChange>
            </w:rPr>
            <w:delText xml:space="preserve">This script outputs this text, which could </w:delText>
          </w:r>
        </w:del>
      </w:ins>
      <w:ins w:id="824" w:author="Stenglein,Mark" w:date="2025-03-12T14:52:00Z" w16du:dateUtc="2025-03-12T20:52:00Z">
        <w:del w:id="825" w:author="Keene-Snickers,Lexi" w:date="2025-03-19T12:48:00Z" w16du:dateUtc="2025-03-19T18:48:00Z">
          <w:r w:rsidRPr="007919E6" w:rsidDel="00A94DFE">
            <w:rPr>
              <w:rFonts w:ascii="Arial" w:hAnsi="Arial" w:cs="Arial"/>
              <w:sz w:val="22"/>
              <w:szCs w:val="22"/>
              <w:rPrChange w:id="826" w:author="Stenglein,Mark" w:date="2025-03-12T14:52:00Z" w16du:dateUtc="2025-03-12T20:52:00Z">
                <w:rPr>
                  <w:rFonts w:ascii="Arial" w:hAnsi="Arial" w:cs="Arial"/>
                  <w:b/>
                  <w:bCs/>
                  <w:sz w:val="22"/>
                  <w:szCs w:val="22"/>
                </w:rPr>
              </w:rPrChange>
            </w:rPr>
            <w:delText>go in paper</w:delText>
          </w:r>
          <w:r w:rsidDel="00A94DFE">
            <w:rPr>
              <w:rFonts w:ascii="Arial" w:hAnsi="Arial" w:cs="Arial"/>
              <w:sz w:val="22"/>
              <w:szCs w:val="22"/>
            </w:rPr>
            <w:delText xml:space="preserve"> (I am trying to have R code output paper text in the name of reproducibility)</w:delText>
          </w:r>
          <w:r w:rsidRPr="007919E6" w:rsidDel="00A94DFE">
            <w:rPr>
              <w:rFonts w:ascii="Arial" w:hAnsi="Arial" w:cs="Arial"/>
              <w:sz w:val="22"/>
              <w:szCs w:val="22"/>
              <w:rPrChange w:id="827" w:author="Stenglein,Mark" w:date="2025-03-12T14:52:00Z" w16du:dateUtc="2025-03-12T20:52:00Z">
                <w:rPr>
                  <w:rFonts w:ascii="Arial" w:hAnsi="Arial" w:cs="Arial"/>
                  <w:b/>
                  <w:bCs/>
                  <w:sz w:val="22"/>
                  <w:szCs w:val="22"/>
                </w:rPr>
              </w:rPrChange>
            </w:rPr>
            <w:delText>:</w:delText>
          </w:r>
        </w:del>
      </w:ins>
    </w:p>
    <w:p w14:paraId="0D94813E" w14:textId="77777777" w:rsidR="007919E6" w:rsidRPr="007919E6" w:rsidRDefault="007919E6" w:rsidP="00081385">
      <w:pPr>
        <w:spacing w:line="360" w:lineRule="auto"/>
        <w:rPr>
          <w:ins w:id="828" w:author="Stenglein,Mark" w:date="2025-03-12T14:50:00Z" w16du:dateUtc="2025-03-12T20:50:00Z"/>
          <w:rFonts w:ascii="Arial" w:hAnsi="Arial" w:cs="Arial"/>
          <w:sz w:val="22"/>
          <w:szCs w:val="22"/>
          <w:rPrChange w:id="829" w:author="Stenglein,Mark" w:date="2025-03-12T14:52:00Z" w16du:dateUtc="2025-03-12T20:52:00Z">
            <w:rPr>
              <w:ins w:id="830" w:author="Stenglein,Mark" w:date="2025-03-12T14:50:00Z" w16du:dateUtc="2025-03-12T20:50:00Z"/>
              <w:rFonts w:ascii="Arial" w:hAnsi="Arial" w:cs="Arial"/>
              <w:b/>
              <w:bCs/>
              <w:sz w:val="22"/>
              <w:szCs w:val="22"/>
            </w:rPr>
          </w:rPrChange>
        </w:rPr>
      </w:pPr>
    </w:p>
    <w:p w14:paraId="3E2536A3" w14:textId="082D4D39" w:rsidR="001F717A" w:rsidRPr="001F717A" w:rsidDel="00A94DFE" w:rsidRDefault="001F717A" w:rsidP="001F717A">
      <w:pPr>
        <w:spacing w:line="360" w:lineRule="auto"/>
        <w:rPr>
          <w:ins w:id="831" w:author="Stenglein,Mark" w:date="2025-03-12T15:12:00Z"/>
          <w:del w:id="832" w:author="Keene-Snickers,Lexi" w:date="2025-03-19T12:50:00Z" w16du:dateUtc="2025-03-19T18:50:00Z"/>
          <w:rFonts w:ascii="Arial" w:hAnsi="Arial" w:cs="Arial"/>
          <w:sz w:val="22"/>
          <w:szCs w:val="22"/>
        </w:rPr>
      </w:pPr>
      <w:ins w:id="833" w:author="Stenglein,Mark" w:date="2025-03-12T15:12:00Z">
        <w:del w:id="834" w:author="Keene-Snickers,Lexi" w:date="2025-03-19T12:50:00Z" w16du:dateUtc="2025-03-19T18:50:00Z">
          <w:r w:rsidRPr="001F717A" w:rsidDel="00A94DFE">
            <w:rPr>
              <w:rFonts w:ascii="Arial" w:hAnsi="Arial" w:cs="Arial"/>
              <w:sz w:val="22"/>
              <w:szCs w:val="22"/>
            </w:rPr>
            <w:delText>Galbut virus segments exhibited varying levels of sequence diversity (Kruskal-Wallis test</w:delText>
          </w:r>
        </w:del>
      </w:ins>
      <w:ins w:id="835" w:author="Stenglein,Mark" w:date="2025-03-12T15:13:00Z" w16du:dateUtc="2025-03-12T21:13:00Z">
        <w:del w:id="836" w:author="Keene-Snickers,Lexi" w:date="2025-03-19T12:50:00Z" w16du:dateUtc="2025-03-19T18:50:00Z">
          <w:r w:rsidR="00A36BC3" w:rsidDel="00A94DFE">
            <w:rPr>
              <w:rFonts w:ascii="Arial" w:hAnsi="Arial" w:cs="Arial"/>
              <w:sz w:val="22"/>
              <w:szCs w:val="22"/>
            </w:rPr>
            <w:delText xml:space="preserve"> </w:delText>
          </w:r>
        </w:del>
      </w:ins>
      <w:ins w:id="837" w:author="Stenglein,Mark" w:date="2025-03-12T15:12:00Z">
        <w:del w:id="838" w:author="Keene-Snickers,Lexi" w:date="2025-03-19T12:50:00Z" w16du:dateUtc="2025-03-19T18:50:00Z">
          <w:r w:rsidRPr="001F717A" w:rsidDel="00A94DFE">
            <w:rPr>
              <w:rFonts w:ascii="Arial" w:hAnsi="Arial" w:cs="Arial"/>
              <w:sz w:val="22"/>
              <w:szCs w:val="22"/>
            </w:rPr>
            <w:delText>p &lt; 2.2</w:delText>
          </w:r>
        </w:del>
      </w:ins>
      <w:ins w:id="839" w:author="Stenglein,Mark" w:date="2025-03-12T15:12:00Z" w16du:dateUtc="2025-03-12T21:12:00Z">
        <w:del w:id="840" w:author="Keene-Snickers,Lexi" w:date="2025-03-19T12:50:00Z" w16du:dateUtc="2025-03-19T18:50:00Z">
          <w:r w:rsidDel="00A94DFE">
            <w:rPr>
              <w:rFonts w:ascii="Arial" w:hAnsi="Arial" w:cs="Arial"/>
              <w:sz w:val="22"/>
              <w:szCs w:val="22"/>
            </w:rPr>
            <w:delText>x10</w:delText>
          </w:r>
          <w:r w:rsidRPr="001F717A" w:rsidDel="00A94DFE">
            <w:rPr>
              <w:rFonts w:ascii="Arial" w:hAnsi="Arial" w:cs="Arial"/>
              <w:sz w:val="22"/>
              <w:szCs w:val="22"/>
              <w:vertAlign w:val="superscript"/>
              <w:rPrChange w:id="841" w:author="Stenglein,Mark" w:date="2025-03-12T15:12:00Z" w16du:dateUtc="2025-03-12T21:12:00Z">
                <w:rPr>
                  <w:rFonts w:ascii="Arial" w:hAnsi="Arial" w:cs="Arial"/>
                  <w:sz w:val="22"/>
                  <w:szCs w:val="22"/>
                </w:rPr>
              </w:rPrChange>
            </w:rPr>
            <w:delText>-</w:delText>
          </w:r>
        </w:del>
      </w:ins>
      <w:ins w:id="842" w:author="Stenglein,Mark" w:date="2025-03-12T15:12:00Z">
        <w:del w:id="843" w:author="Keene-Snickers,Lexi" w:date="2025-03-19T12:50:00Z" w16du:dateUtc="2025-03-19T18:50:00Z">
          <w:r w:rsidRPr="001F717A" w:rsidDel="00A94DFE">
            <w:rPr>
              <w:rFonts w:ascii="Arial" w:hAnsi="Arial" w:cs="Arial"/>
              <w:sz w:val="22"/>
              <w:szCs w:val="22"/>
              <w:vertAlign w:val="superscript"/>
              <w:rPrChange w:id="844" w:author="Stenglein,Mark" w:date="2025-03-12T15:12:00Z" w16du:dateUtc="2025-03-12T21:12:00Z">
                <w:rPr>
                  <w:rFonts w:ascii="Arial" w:hAnsi="Arial" w:cs="Arial"/>
                  <w:sz w:val="22"/>
                  <w:szCs w:val="22"/>
                </w:rPr>
              </w:rPrChange>
            </w:rPr>
            <w:delText>16</w:delText>
          </w:r>
          <w:r w:rsidRPr="001F717A" w:rsidDel="00A94DFE">
            <w:rPr>
              <w:rFonts w:ascii="Arial" w:hAnsi="Arial" w:cs="Arial"/>
              <w:sz w:val="22"/>
              <w:szCs w:val="22"/>
            </w:rPr>
            <w:delText>). RNA3 sequences exhibited the most diversity and RNA2 the least (</w:delText>
          </w:r>
          <w:r w:rsidRPr="001F717A" w:rsidDel="00A94DFE">
            <w:rPr>
              <w:rFonts w:ascii="Arial" w:hAnsi="Arial" w:cs="Arial"/>
              <w:b/>
              <w:bCs/>
              <w:sz w:val="22"/>
              <w:szCs w:val="22"/>
              <w:rPrChange w:id="845" w:author="Stenglein,Mark" w:date="2025-03-12T15:13:00Z" w16du:dateUtc="2025-03-12T21:13:00Z">
                <w:rPr>
                  <w:rFonts w:ascii="Arial" w:hAnsi="Arial" w:cs="Arial"/>
                  <w:sz w:val="22"/>
                  <w:szCs w:val="22"/>
                </w:rPr>
              </w:rPrChange>
            </w:rPr>
            <w:delText>Fig</w:delText>
          </w:r>
        </w:del>
      </w:ins>
      <w:ins w:id="846" w:author="Stenglein,Mark" w:date="2025-03-12T15:12:00Z" w16du:dateUtc="2025-03-12T21:12:00Z">
        <w:del w:id="847" w:author="Keene-Snickers,Lexi" w:date="2025-03-19T12:50:00Z" w16du:dateUtc="2025-03-19T18:50:00Z">
          <w:r w:rsidRPr="001F717A" w:rsidDel="00A94DFE">
            <w:rPr>
              <w:rFonts w:ascii="Arial" w:hAnsi="Arial" w:cs="Arial"/>
              <w:b/>
              <w:bCs/>
              <w:sz w:val="22"/>
              <w:szCs w:val="22"/>
              <w:rPrChange w:id="848" w:author="Stenglein,Mark" w:date="2025-03-12T15:13:00Z" w16du:dateUtc="2025-03-12T21:13:00Z">
                <w:rPr>
                  <w:rFonts w:ascii="Arial" w:hAnsi="Arial" w:cs="Arial"/>
                  <w:sz w:val="22"/>
                  <w:szCs w:val="22"/>
                </w:rPr>
              </w:rPrChange>
            </w:rPr>
            <w:delText>s.</w:delText>
          </w:r>
        </w:del>
      </w:ins>
      <w:ins w:id="849" w:author="Stenglein,Mark" w:date="2025-03-12T15:12:00Z">
        <w:del w:id="850" w:author="Keene-Snickers,Lexi" w:date="2025-03-19T12:50:00Z" w16du:dateUtc="2025-03-19T18:50:00Z">
          <w:r w:rsidRPr="001F717A" w:rsidDel="00A94DFE">
            <w:rPr>
              <w:rFonts w:ascii="Arial" w:hAnsi="Arial" w:cs="Arial"/>
              <w:b/>
              <w:bCs/>
              <w:sz w:val="22"/>
              <w:szCs w:val="22"/>
              <w:rPrChange w:id="851" w:author="Stenglein,Mark" w:date="2025-03-12T15:13:00Z" w16du:dateUtc="2025-03-12T21:13:00Z">
                <w:rPr>
                  <w:rFonts w:ascii="Arial" w:hAnsi="Arial" w:cs="Arial"/>
                  <w:sz w:val="22"/>
                  <w:szCs w:val="22"/>
                </w:rPr>
              </w:rPrChange>
            </w:rPr>
            <w:delText xml:space="preserve"> 4, 5, 6, and 8</w:delText>
          </w:r>
          <w:r w:rsidRPr="001F717A" w:rsidDel="00A94DFE">
            <w:rPr>
              <w:rFonts w:ascii="Arial" w:hAnsi="Arial" w:cs="Arial"/>
              <w:sz w:val="22"/>
              <w:szCs w:val="22"/>
            </w:rPr>
            <w:delText>). The median percent identity between RNA1, RNA2, RNA3, and chaq sequences was 89.7%, 91.7%, 83.0%, 91.1%, respectively (</w:delText>
          </w:r>
          <w:r w:rsidRPr="001F717A" w:rsidDel="00A94DFE">
            <w:rPr>
              <w:rFonts w:ascii="Arial" w:hAnsi="Arial" w:cs="Arial"/>
              <w:b/>
              <w:bCs/>
              <w:sz w:val="22"/>
              <w:szCs w:val="22"/>
              <w:rPrChange w:id="852" w:author="Stenglein,Mark" w:date="2025-03-12T15:13:00Z" w16du:dateUtc="2025-03-12T21:13:00Z">
                <w:rPr>
                  <w:rFonts w:ascii="Arial" w:hAnsi="Arial" w:cs="Arial"/>
                  <w:sz w:val="22"/>
                  <w:szCs w:val="22"/>
                </w:rPr>
              </w:rPrChange>
            </w:rPr>
            <w:delText>Fig. 8</w:delText>
          </w:r>
          <w:r w:rsidRPr="001F717A" w:rsidDel="00A94DFE">
            <w:rPr>
              <w:rFonts w:ascii="Arial" w:hAnsi="Arial" w:cs="Arial"/>
              <w:sz w:val="22"/>
              <w:szCs w:val="22"/>
            </w:rPr>
            <w:delText>).</w:delText>
          </w:r>
        </w:del>
      </w:ins>
      <w:ins w:id="853" w:author="Stenglein,Mark" w:date="2025-03-12T15:13:00Z" w16du:dateUtc="2025-03-12T21:13:00Z">
        <w:del w:id="854" w:author="Keene-Snickers,Lexi" w:date="2025-03-19T12:50:00Z" w16du:dateUtc="2025-03-19T18:50:00Z">
          <w:r w:rsidDel="00A94DFE">
            <w:rPr>
              <w:rFonts w:ascii="Arial" w:hAnsi="Arial" w:cs="Arial"/>
              <w:sz w:val="22"/>
              <w:szCs w:val="22"/>
            </w:rPr>
            <w:delText xml:space="preserve"> </w:delText>
          </w:r>
        </w:del>
      </w:ins>
      <w:ins w:id="855" w:author="Stenglein,Mark" w:date="2025-03-12T15:12:00Z">
        <w:del w:id="856" w:author="Keene-Snickers,Lexi" w:date="2025-03-19T12:50:00Z" w16du:dateUtc="2025-03-19T18:50:00Z">
          <w:r w:rsidRPr="001F717A" w:rsidDel="00A94DFE">
            <w:rPr>
              <w:rFonts w:ascii="Arial" w:hAnsi="Arial" w:cs="Arial"/>
              <w:sz w:val="22"/>
              <w:szCs w:val="22"/>
            </w:rPr>
            <w:delText>Because there are no clade B chaq virus sequences, the diversity of chaq sequences is underestimated by this measure.</w:delText>
          </w:r>
        </w:del>
      </w:ins>
    </w:p>
    <w:p w14:paraId="5AEDEC27" w14:textId="21F1944D" w:rsidR="00446FAE" w:rsidDel="00A94DFE" w:rsidRDefault="00446FAE" w:rsidP="00081385">
      <w:pPr>
        <w:spacing w:line="360" w:lineRule="auto"/>
        <w:rPr>
          <w:ins w:id="857" w:author="Stenglein,Mark" w:date="2025-03-12T15:16:00Z" w16du:dateUtc="2025-03-12T21:16:00Z"/>
          <w:del w:id="858" w:author="Keene-Snickers,Lexi" w:date="2025-03-19T12:49:00Z" w16du:dateUtc="2025-03-19T18:49:00Z"/>
          <w:rFonts w:ascii="Arial" w:hAnsi="Arial" w:cs="Arial"/>
          <w:b/>
          <w:bCs/>
          <w:sz w:val="22"/>
          <w:szCs w:val="22"/>
        </w:rPr>
      </w:pPr>
    </w:p>
    <w:p w14:paraId="7BF66766" w14:textId="36EA1737" w:rsidR="00446FAE" w:rsidDel="00A94DFE" w:rsidRDefault="00446FAE" w:rsidP="00081385">
      <w:pPr>
        <w:spacing w:line="360" w:lineRule="auto"/>
        <w:rPr>
          <w:ins w:id="859" w:author="Stenglein,Mark" w:date="2025-03-12T15:16:00Z" w16du:dateUtc="2025-03-12T21:16:00Z"/>
          <w:del w:id="860" w:author="Keene-Snickers,Lexi" w:date="2025-03-19T12:49:00Z" w16du:dateUtc="2025-03-19T18:49:00Z"/>
          <w:rFonts w:ascii="Arial" w:hAnsi="Arial" w:cs="Arial"/>
          <w:b/>
          <w:bCs/>
          <w:sz w:val="22"/>
          <w:szCs w:val="22"/>
        </w:rPr>
      </w:pPr>
    </w:p>
    <w:p w14:paraId="1ECFD163" w14:textId="18A067DE" w:rsidR="00446FAE" w:rsidRPr="00446FAE" w:rsidDel="00A94DFE" w:rsidRDefault="00446FAE" w:rsidP="00081385">
      <w:pPr>
        <w:spacing w:line="360" w:lineRule="auto"/>
        <w:rPr>
          <w:ins w:id="861" w:author="Stenglein,Mark" w:date="2025-03-12T14:52:00Z" w16du:dateUtc="2025-03-12T20:52:00Z"/>
          <w:del w:id="862" w:author="Keene-Snickers,Lexi" w:date="2025-03-19T12:49:00Z" w16du:dateUtc="2025-03-19T18:49:00Z"/>
          <w:rFonts w:ascii="Arial" w:hAnsi="Arial" w:cs="Arial"/>
          <w:sz w:val="22"/>
          <w:szCs w:val="22"/>
          <w:rPrChange w:id="863" w:author="Stenglein,Mark" w:date="2025-03-12T15:16:00Z" w16du:dateUtc="2025-03-12T21:16:00Z">
            <w:rPr>
              <w:ins w:id="864" w:author="Stenglein,Mark" w:date="2025-03-12T14:52:00Z" w16du:dateUtc="2025-03-12T20:52:00Z"/>
              <w:del w:id="865" w:author="Keene-Snickers,Lexi" w:date="2025-03-19T12:49:00Z" w16du:dateUtc="2025-03-19T18:49:00Z"/>
              <w:rFonts w:ascii="Arial" w:hAnsi="Arial" w:cs="Arial"/>
              <w:b/>
              <w:bCs/>
              <w:sz w:val="22"/>
              <w:szCs w:val="22"/>
            </w:rPr>
          </w:rPrChange>
        </w:rPr>
      </w:pPr>
      <w:ins w:id="866" w:author="Stenglein,Mark" w:date="2025-03-12T15:16:00Z" w16du:dateUtc="2025-03-12T21:16:00Z">
        <w:del w:id="867" w:author="Keene-Snickers,Lexi" w:date="2025-03-19T12:49:00Z" w16du:dateUtc="2025-03-19T18:49:00Z">
          <w:r w:rsidRPr="00446FAE" w:rsidDel="00A94DFE">
            <w:rPr>
              <w:rFonts w:ascii="Arial" w:hAnsi="Arial" w:cs="Arial"/>
              <w:sz w:val="22"/>
              <w:szCs w:val="22"/>
              <w:rPrChange w:id="868" w:author="Stenglein,Mark" w:date="2025-03-12T15:16:00Z" w16du:dateUtc="2025-03-12T21:16:00Z">
                <w:rPr>
                  <w:rFonts w:ascii="Arial" w:hAnsi="Arial" w:cs="Arial"/>
                  <w:b/>
                  <w:bCs/>
                  <w:sz w:val="22"/>
                  <w:szCs w:val="22"/>
                </w:rPr>
              </w:rPrChange>
            </w:rPr>
            <w:delText xml:space="preserve">Re: stats: I used the </w:delText>
          </w:r>
        </w:del>
      </w:ins>
      <w:ins w:id="869" w:author="Stenglein,Mark" w:date="2025-03-12T15:16:00Z">
        <w:del w:id="870" w:author="Keene-Snickers,Lexi" w:date="2025-03-19T12:49:00Z" w16du:dateUtc="2025-03-19T18:49:00Z">
          <w:r w:rsidRPr="00446FAE" w:rsidDel="00A94DFE">
            <w:rPr>
              <w:rFonts w:ascii="Arial" w:hAnsi="Arial" w:cs="Arial"/>
              <w:sz w:val="22"/>
              <w:szCs w:val="22"/>
              <w:rPrChange w:id="871" w:author="Stenglein,Mark" w:date="2025-03-12T15:16:00Z" w16du:dateUtc="2025-03-12T21:16:00Z">
                <w:rPr>
                  <w:rFonts w:ascii="Arial" w:hAnsi="Arial" w:cs="Arial"/>
                  <w:b/>
                  <w:bCs/>
                  <w:sz w:val="22"/>
                  <w:szCs w:val="22"/>
                </w:rPr>
              </w:rPrChange>
            </w:rPr>
            <w:delText>Kruskal-Wallis test</w:delText>
          </w:r>
        </w:del>
      </w:ins>
      <w:ins w:id="872" w:author="Stenglein,Mark" w:date="2025-03-12T15:16:00Z" w16du:dateUtc="2025-03-12T21:16:00Z">
        <w:del w:id="873" w:author="Keene-Snickers,Lexi" w:date="2025-03-19T12:49:00Z" w16du:dateUtc="2025-03-19T18:49:00Z">
          <w:r w:rsidRPr="00446FAE" w:rsidDel="00A94DFE">
            <w:rPr>
              <w:rFonts w:ascii="Arial" w:hAnsi="Arial" w:cs="Arial"/>
              <w:sz w:val="22"/>
              <w:szCs w:val="22"/>
              <w:rPrChange w:id="874" w:author="Stenglein,Mark" w:date="2025-03-12T15:16:00Z" w16du:dateUtc="2025-03-12T21:16:00Z">
                <w:rPr>
                  <w:rFonts w:ascii="Arial" w:hAnsi="Arial" w:cs="Arial"/>
                  <w:b/>
                  <w:bCs/>
                  <w:sz w:val="22"/>
                  <w:szCs w:val="22"/>
                </w:rPr>
              </w:rPrChange>
            </w:rPr>
            <w:delText>, basically a non-parameteric ANOVA</w:delText>
          </w:r>
        </w:del>
      </w:ins>
      <w:ins w:id="875" w:author="Stenglein,Mark" w:date="2025-03-12T15:17:00Z" w16du:dateUtc="2025-03-12T21:17:00Z">
        <w:del w:id="876" w:author="Keene-Snickers,Lexi" w:date="2025-03-19T12:49:00Z" w16du:dateUtc="2025-03-19T18:49:00Z">
          <w:r w:rsidDel="00A94DFE">
            <w:rPr>
              <w:rFonts w:ascii="Arial" w:hAnsi="Arial" w:cs="Arial"/>
              <w:sz w:val="22"/>
              <w:szCs w:val="22"/>
            </w:rPr>
            <w:delText xml:space="preserve">, </w:delText>
          </w:r>
        </w:del>
      </w:ins>
      <w:ins w:id="877" w:author="Stenglein,Mark" w:date="2025-03-12T15:16:00Z" w16du:dateUtc="2025-03-12T21:16:00Z">
        <w:del w:id="878" w:author="Keene-Snickers,Lexi" w:date="2025-03-19T12:49:00Z" w16du:dateUtc="2025-03-19T18:49:00Z">
          <w:r w:rsidRPr="00446FAE" w:rsidDel="00A94DFE">
            <w:rPr>
              <w:rFonts w:ascii="Arial" w:hAnsi="Arial" w:cs="Arial"/>
              <w:sz w:val="22"/>
              <w:szCs w:val="22"/>
              <w:rPrChange w:id="879" w:author="Stenglein,Mark" w:date="2025-03-12T15:16:00Z" w16du:dateUtc="2025-03-12T21:16:00Z">
                <w:rPr>
                  <w:rFonts w:ascii="Arial" w:hAnsi="Arial" w:cs="Arial"/>
                  <w:b/>
                  <w:bCs/>
                  <w:sz w:val="22"/>
                  <w:szCs w:val="22"/>
                </w:rPr>
              </w:rPrChange>
            </w:rPr>
            <w:delText xml:space="preserve">because these aren’t normal distributions.  </w:delText>
          </w:r>
          <w:r w:rsidDel="00A94DFE">
            <w:rPr>
              <w:rFonts w:ascii="Arial" w:hAnsi="Arial" w:cs="Arial"/>
              <w:sz w:val="22"/>
              <w:szCs w:val="22"/>
            </w:rPr>
            <w:delText>The K-W test does assume similarly-shaped distributions and non-indepen</w:delText>
          </w:r>
        </w:del>
      </w:ins>
      <w:ins w:id="880" w:author="Stenglein,Mark" w:date="2025-03-12T15:17:00Z" w16du:dateUtc="2025-03-12T21:17:00Z">
        <w:del w:id="881" w:author="Keene-Snickers,Lexi" w:date="2025-03-19T12:49:00Z" w16du:dateUtc="2025-03-19T18:49:00Z">
          <w:r w:rsidDel="00A94DFE">
            <w:rPr>
              <w:rFonts w:ascii="Arial" w:hAnsi="Arial" w:cs="Arial"/>
              <w:sz w:val="22"/>
              <w:szCs w:val="22"/>
            </w:rPr>
            <w:delText xml:space="preserve">dence of samples in the groups, which is maybe not a good match?  I think it’s OK for this purpose.  </w:delText>
          </w:r>
        </w:del>
      </w:ins>
    </w:p>
    <w:p w14:paraId="44F865FC" w14:textId="13903C01" w:rsidR="007919E6" w:rsidRPr="007919E6" w:rsidDel="00BF3CD4" w:rsidRDefault="007919E6" w:rsidP="00081385">
      <w:pPr>
        <w:spacing w:line="360" w:lineRule="auto"/>
        <w:rPr>
          <w:del w:id="882" w:author="Stenglein,Mark" w:date="2025-03-12T15:07:00Z" w16du:dateUtc="2025-03-12T21:07:00Z"/>
          <w:rFonts w:ascii="Arial" w:hAnsi="Arial" w:cs="Arial"/>
          <w:sz w:val="22"/>
          <w:szCs w:val="22"/>
          <w:rPrChange w:id="883" w:author="Stenglein,Mark" w:date="2025-03-12T14:52:00Z" w16du:dateUtc="2025-03-12T20:52:00Z">
            <w:rPr>
              <w:del w:id="884" w:author="Stenglein,Mark" w:date="2025-03-12T15:07:00Z" w16du:dateUtc="2025-03-12T21:07:00Z"/>
              <w:rFonts w:ascii="Arial" w:hAnsi="Arial" w:cs="Arial"/>
              <w:b/>
              <w:bCs/>
              <w:sz w:val="22"/>
              <w:szCs w:val="22"/>
            </w:rPr>
          </w:rPrChange>
        </w:rPr>
      </w:pPr>
    </w:p>
    <w:p w14:paraId="2CFBF5A5" w14:textId="5B36C3B5" w:rsidR="00812026" w:rsidDel="00A94DFE" w:rsidRDefault="00812026" w:rsidP="00081385">
      <w:pPr>
        <w:spacing w:line="360" w:lineRule="auto"/>
        <w:rPr>
          <w:del w:id="885" w:author="Keene-Snickers,Lexi" w:date="2025-03-19T12:47:00Z" w16du:dateUtc="2025-03-19T18:47:00Z"/>
          <w:rFonts w:ascii="Arial" w:hAnsi="Arial" w:cs="Arial"/>
          <w:b/>
          <w:bCs/>
          <w:sz w:val="22"/>
          <w:szCs w:val="22"/>
        </w:rPr>
      </w:pPr>
      <w:del w:id="886" w:author="Keene-Snickers,Lexi" w:date="2025-03-19T12:47:00Z" w16du:dateUtc="2025-03-19T18:47:00Z">
        <w:r w:rsidDel="00A94DFE">
          <w:rPr>
            <w:rFonts w:ascii="Arial" w:hAnsi="Arial" w:cs="Arial"/>
            <w:b/>
            <w:bCs/>
            <w:noProof/>
            <w:sz w:val="22"/>
            <w:szCs w:val="22"/>
          </w:rPr>
          <w:drawing>
            <wp:inline distT="0" distB="0" distL="0" distR="0" wp14:anchorId="40776314" wp14:editId="3E16FF9D">
              <wp:extent cx="5943600" cy="4587875"/>
              <wp:effectExtent l="0" t="0" r="0" b="0"/>
              <wp:docPr id="1761932638"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32638" name="Picture 18" descr="A screenshot of a graph&#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4587875"/>
                      </a:xfrm>
                      <a:prstGeom prst="rect">
                        <a:avLst/>
                      </a:prstGeom>
                    </pic:spPr>
                  </pic:pic>
                </a:graphicData>
              </a:graphic>
            </wp:inline>
          </w:drawing>
        </w:r>
      </w:del>
    </w:p>
    <w:p w14:paraId="2691FA9C" w14:textId="0BA2E6E2" w:rsidR="00812026" w:rsidRPr="00E97611" w:rsidDel="00A94DFE" w:rsidRDefault="00812026" w:rsidP="00081385">
      <w:pPr>
        <w:spacing w:line="360" w:lineRule="auto"/>
        <w:rPr>
          <w:del w:id="887" w:author="Keene-Snickers,Lexi" w:date="2025-03-19T12:47:00Z" w16du:dateUtc="2025-03-19T18:47:00Z"/>
          <w:rFonts w:ascii="Arial" w:hAnsi="Arial" w:cs="Arial"/>
          <w:sz w:val="22"/>
          <w:szCs w:val="22"/>
        </w:rPr>
      </w:pPr>
      <w:del w:id="888" w:author="Keene-Snickers,Lexi" w:date="2025-03-19T12:47:00Z" w16du:dateUtc="2025-03-19T18:47:00Z">
        <w:r w:rsidDel="00A94DFE">
          <w:rPr>
            <w:rFonts w:ascii="Arial" w:hAnsi="Arial" w:cs="Arial"/>
            <w:b/>
            <w:bCs/>
            <w:sz w:val="22"/>
            <w:szCs w:val="22"/>
          </w:rPr>
          <w:delText>Supplemental Figure 6: Galbut virus and chaq virus sequence diversity between genotype is similar.</w:delText>
        </w:r>
        <w:r w:rsidR="005025F9" w:rsidDel="00A94DFE">
          <w:rPr>
            <w:rFonts w:ascii="Arial" w:hAnsi="Arial" w:cs="Arial"/>
            <w:b/>
            <w:bCs/>
            <w:sz w:val="22"/>
            <w:szCs w:val="22"/>
          </w:rPr>
          <w:delText xml:space="preserve"> </w:delText>
        </w:r>
        <w:r w:rsidR="005025F9" w:rsidDel="00A94DFE">
          <w:rPr>
            <w:rFonts w:ascii="Arial" w:hAnsi="Arial" w:cs="Arial"/>
            <w:sz w:val="22"/>
            <w:szCs w:val="22"/>
          </w:rPr>
          <w:delText xml:space="preserve">Data as in </w:delText>
        </w:r>
        <w:r w:rsidR="005025F9" w:rsidRPr="00E97611" w:rsidDel="00A94DFE">
          <w:rPr>
            <w:rFonts w:ascii="Arial" w:hAnsi="Arial" w:cs="Arial"/>
            <w:b/>
            <w:bCs/>
            <w:sz w:val="22"/>
            <w:szCs w:val="22"/>
          </w:rPr>
          <w:delText>Figure 8</w:delText>
        </w:r>
        <w:r w:rsidR="005025F9" w:rsidDel="00A94DFE">
          <w:rPr>
            <w:rFonts w:ascii="Arial" w:hAnsi="Arial" w:cs="Arial"/>
            <w:sz w:val="22"/>
            <w:szCs w:val="22"/>
          </w:rPr>
          <w:delText xml:space="preserve"> but stratified by galbut virus/chaq virus clade. </w:delText>
        </w:r>
        <w:r w:rsidR="005025F9" w:rsidRPr="005E70EB" w:rsidDel="00A94DFE">
          <w:rPr>
            <w:rFonts w:ascii="Arial" w:hAnsi="Arial" w:cs="Arial"/>
            <w:sz w:val="22"/>
            <w:szCs w:val="22"/>
            <w:highlight w:val="yellow"/>
          </w:rPr>
          <w:delText>INFO ON STATS, ADD STATS BARS/VALUES</w:delText>
        </w:r>
      </w:del>
    </w:p>
    <w:p w14:paraId="25009E4A" w14:textId="2087E903" w:rsidR="00192F0F" w:rsidRDefault="001D5C8A" w:rsidP="00081385">
      <w:pPr>
        <w:spacing w:line="360" w:lineRule="auto"/>
        <w:rPr>
          <w:rFonts w:ascii="Arial" w:hAnsi="Arial" w:cs="Arial"/>
          <w:b/>
          <w:bCs/>
          <w:sz w:val="22"/>
          <w:szCs w:val="22"/>
        </w:rPr>
      </w:pPr>
      <w:commentRangeStart w:id="889"/>
      <w:commentRangeStart w:id="890"/>
      <w:commentRangeStart w:id="891"/>
      <w:commentRangeStart w:id="892"/>
      <w:commentRangeStart w:id="893"/>
      <w:r>
        <w:rPr>
          <w:rFonts w:ascii="Arial" w:hAnsi="Arial" w:cs="Arial"/>
          <w:b/>
          <w:bCs/>
          <w:sz w:val="22"/>
          <w:szCs w:val="22"/>
        </w:rPr>
        <w:t xml:space="preserve">Table </w:t>
      </w:r>
      <w:commentRangeEnd w:id="889"/>
      <w:r w:rsidR="00AF255A">
        <w:rPr>
          <w:rStyle w:val="CommentReference"/>
        </w:rPr>
        <w:commentReference w:id="889"/>
      </w:r>
      <w:commentRangeEnd w:id="890"/>
      <w:r w:rsidR="005025F9">
        <w:rPr>
          <w:rStyle w:val="CommentReference"/>
        </w:rPr>
        <w:commentReference w:id="890"/>
      </w:r>
      <w:commentRangeEnd w:id="891"/>
      <w:r w:rsidR="0041243B">
        <w:rPr>
          <w:rStyle w:val="CommentReference"/>
        </w:rPr>
        <w:commentReference w:id="891"/>
      </w:r>
      <w:commentRangeEnd w:id="892"/>
      <w:r w:rsidR="00E82364">
        <w:rPr>
          <w:rStyle w:val="CommentReference"/>
        </w:rPr>
        <w:commentReference w:id="892"/>
      </w:r>
      <w:commentRangeEnd w:id="893"/>
      <w:r w:rsidR="00A94DFE">
        <w:rPr>
          <w:rStyle w:val="CommentReference"/>
        </w:rPr>
        <w:commentReference w:id="893"/>
      </w:r>
      <w:r>
        <w:rPr>
          <w:rFonts w:ascii="Arial" w:hAnsi="Arial" w:cs="Arial"/>
          <w:b/>
          <w:bCs/>
          <w:sz w:val="22"/>
          <w:szCs w:val="22"/>
        </w:rPr>
        <w:t xml:space="preserve">2: Sites </w:t>
      </w:r>
      <w:r w:rsidR="005C4C2E">
        <w:rPr>
          <w:rFonts w:ascii="Arial" w:hAnsi="Arial" w:cs="Arial"/>
          <w:b/>
          <w:bCs/>
          <w:sz w:val="22"/>
          <w:szCs w:val="22"/>
        </w:rPr>
        <w:t>experiencing</w:t>
      </w:r>
      <w:r>
        <w:rPr>
          <w:rFonts w:ascii="Arial" w:hAnsi="Arial" w:cs="Arial"/>
          <w:b/>
          <w:bCs/>
          <w:sz w:val="22"/>
          <w:szCs w:val="22"/>
        </w:rPr>
        <w:t xml:space="preserve"> diversifying selection.</w:t>
      </w:r>
      <w:r w:rsidRPr="001D5C8A">
        <w:rPr>
          <w:rFonts w:ascii="Arial" w:hAnsi="Arial" w:cs="Arial"/>
          <w:b/>
          <w:bCs/>
          <w:noProof/>
          <w:sz w:val="22"/>
          <w:szCs w:val="22"/>
        </w:rPr>
        <w:drawing>
          <wp:inline distT="0" distB="0" distL="0" distR="0" wp14:anchorId="7A43A702" wp14:editId="54A438EA">
            <wp:extent cx="4528457" cy="4038115"/>
            <wp:effectExtent l="0" t="0" r="5715" b="635"/>
            <wp:docPr id="769131374" name="Picture 1" descr="A table with numbers and a fe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1374" name="Picture 1" descr="A table with numbers and a few letters&#10;&#10;Description automatically generated"/>
                    <pic:cNvPicPr/>
                  </pic:nvPicPr>
                  <pic:blipFill>
                    <a:blip r:embed="rId38"/>
                    <a:stretch>
                      <a:fillRect/>
                    </a:stretch>
                  </pic:blipFill>
                  <pic:spPr>
                    <a:xfrm>
                      <a:off x="0" y="0"/>
                      <a:ext cx="4553025" cy="4060023"/>
                    </a:xfrm>
                    <a:prstGeom prst="rect">
                      <a:avLst/>
                    </a:prstGeom>
                  </pic:spPr>
                </pic:pic>
              </a:graphicData>
            </a:graphic>
          </wp:inline>
        </w:drawing>
      </w:r>
    </w:p>
    <w:p w14:paraId="05DB9AD6" w14:textId="77777777" w:rsidR="002474A2" w:rsidRDefault="002474A2" w:rsidP="00081385">
      <w:pPr>
        <w:spacing w:line="360" w:lineRule="auto"/>
        <w:rPr>
          <w:rFonts w:ascii="Arial" w:hAnsi="Arial" w:cs="Arial"/>
          <w:b/>
          <w:bCs/>
          <w:sz w:val="22"/>
          <w:szCs w:val="22"/>
        </w:rPr>
      </w:pPr>
    </w:p>
    <w:p w14:paraId="5A9EB002" w14:textId="51E2EFA9" w:rsidR="002474A2" w:rsidRDefault="002474A2" w:rsidP="00081385">
      <w:pPr>
        <w:spacing w:line="360" w:lineRule="auto"/>
        <w:rPr>
          <w:rFonts w:ascii="Arial" w:hAnsi="Arial" w:cs="Arial"/>
          <w:b/>
          <w:bCs/>
          <w:sz w:val="22"/>
          <w:szCs w:val="22"/>
        </w:rPr>
      </w:pPr>
      <w:r>
        <w:rPr>
          <w:rFonts w:ascii="Arial" w:hAnsi="Arial" w:cs="Arial"/>
          <w:b/>
          <w:bCs/>
          <w:sz w:val="22"/>
          <w:szCs w:val="22"/>
        </w:rPr>
        <w:t xml:space="preserve">Supplemental Table 1: Sites experiencing purifying </w:t>
      </w:r>
      <w:commentRangeStart w:id="894"/>
      <w:r>
        <w:rPr>
          <w:rFonts w:ascii="Arial" w:hAnsi="Arial" w:cs="Arial"/>
          <w:b/>
          <w:bCs/>
          <w:sz w:val="22"/>
          <w:szCs w:val="22"/>
        </w:rPr>
        <w:t>selection</w:t>
      </w:r>
      <w:commentRangeEnd w:id="894"/>
      <w:r>
        <w:rPr>
          <w:rStyle w:val="CommentReference"/>
        </w:rPr>
        <w:commentReference w:id="894"/>
      </w:r>
      <w:r>
        <w:rPr>
          <w:rFonts w:ascii="Arial" w:hAnsi="Arial" w:cs="Arial"/>
          <w:b/>
          <w:bCs/>
          <w:sz w:val="22"/>
          <w:szCs w:val="22"/>
        </w:rPr>
        <w:t>.</w:t>
      </w:r>
    </w:p>
    <w:p w14:paraId="1EE4619E" w14:textId="77777777" w:rsidR="002474A2" w:rsidRDefault="002474A2" w:rsidP="00081385">
      <w:pPr>
        <w:spacing w:line="360" w:lineRule="auto"/>
        <w:rPr>
          <w:ins w:id="895" w:author="Stenglein,Mark" w:date="2025-03-12T16:16:00Z" w16du:dateUtc="2025-03-12T22:16:00Z"/>
          <w:rFonts w:ascii="Arial" w:hAnsi="Arial" w:cs="Arial"/>
          <w:b/>
          <w:bCs/>
          <w:sz w:val="22"/>
          <w:szCs w:val="22"/>
        </w:rPr>
      </w:pPr>
    </w:p>
    <w:p w14:paraId="79A21868" w14:textId="15226E9C" w:rsidR="0093677A" w:rsidRDefault="0093677A" w:rsidP="00081385">
      <w:pPr>
        <w:spacing w:line="360" w:lineRule="auto"/>
        <w:rPr>
          <w:ins w:id="896" w:author="Keene-Snickers,Lexi" w:date="2025-03-19T13:07:00Z" w16du:dateUtc="2025-03-19T19:07:00Z"/>
          <w:rFonts w:ascii="Arial" w:hAnsi="Arial" w:cs="Arial"/>
          <w:b/>
          <w:bCs/>
          <w:sz w:val="22"/>
          <w:szCs w:val="22"/>
        </w:rPr>
      </w:pPr>
      <w:ins w:id="897" w:author="Stenglein,Mark" w:date="2025-03-12T16:16:00Z" w16du:dateUtc="2025-03-12T22:16:00Z">
        <w:del w:id="898" w:author="Keene-Snickers,Lexi" w:date="2025-03-19T13:07:00Z" w16du:dateUtc="2025-03-19T19:07:00Z">
          <w:r w:rsidRPr="0093677A" w:rsidDel="00A94DFE">
            <w:rPr>
              <w:rFonts w:ascii="Arial" w:hAnsi="Arial" w:cs="Arial"/>
              <w:b/>
              <w:bCs/>
              <w:noProof/>
              <w:sz w:val="22"/>
              <w:szCs w:val="22"/>
            </w:rPr>
            <w:lastRenderedPageBreak/>
            <w:drawing>
              <wp:inline distT="0" distB="0" distL="0" distR="0" wp14:anchorId="0BF14125" wp14:editId="08369DAB">
                <wp:extent cx="3902965" cy="1990679"/>
                <wp:effectExtent l="0" t="0" r="0" b="3810"/>
                <wp:docPr id="750887768" name="Picture 1" descr="A group of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7768" name="Picture 1" descr="A group of blue and purple lines&#10;&#10;AI-generated content may be incorrect."/>
                        <pic:cNvPicPr/>
                      </pic:nvPicPr>
                      <pic:blipFill>
                        <a:blip r:embed="rId39"/>
                        <a:stretch>
                          <a:fillRect/>
                        </a:stretch>
                      </pic:blipFill>
                      <pic:spPr>
                        <a:xfrm>
                          <a:off x="0" y="0"/>
                          <a:ext cx="3917903" cy="1998298"/>
                        </a:xfrm>
                        <a:prstGeom prst="rect">
                          <a:avLst/>
                        </a:prstGeom>
                      </pic:spPr>
                    </pic:pic>
                  </a:graphicData>
                </a:graphic>
              </wp:inline>
            </w:drawing>
          </w:r>
        </w:del>
      </w:ins>
      <w:ins w:id="899" w:author="Keene-Snickers,Lexi" w:date="2025-03-19T13:07:00Z" w16du:dateUtc="2025-03-19T19:07:00Z">
        <w:r w:rsidR="00A94DFE">
          <w:rPr>
            <w:rFonts w:ascii="Arial" w:hAnsi="Arial" w:cs="Arial"/>
            <w:b/>
            <w:bCs/>
            <w:noProof/>
            <w:sz w:val="22"/>
            <w:szCs w:val="22"/>
          </w:rPr>
          <w:drawing>
            <wp:inline distT="0" distB="0" distL="0" distR="0" wp14:anchorId="64FA2366" wp14:editId="32AFF7DD">
              <wp:extent cx="5753100" cy="5346700"/>
              <wp:effectExtent l="0" t="0" r="0" b="0"/>
              <wp:docPr id="1080677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7740" name="Picture 1080677740"/>
                      <pic:cNvPicPr/>
                    </pic:nvPicPr>
                    <pic:blipFill>
                      <a:blip r:embed="rId40"/>
                      <a:stretch>
                        <a:fillRect/>
                      </a:stretch>
                    </pic:blipFill>
                    <pic:spPr>
                      <a:xfrm>
                        <a:off x="0" y="0"/>
                        <a:ext cx="5753100" cy="5346700"/>
                      </a:xfrm>
                      <a:prstGeom prst="rect">
                        <a:avLst/>
                      </a:prstGeom>
                    </pic:spPr>
                  </pic:pic>
                </a:graphicData>
              </a:graphic>
            </wp:inline>
          </w:drawing>
        </w:r>
      </w:ins>
    </w:p>
    <w:p w14:paraId="3BBC2A68" w14:textId="719D23F2" w:rsidR="00A94DFE" w:rsidRPr="00A94DFE" w:rsidRDefault="00A94DFE" w:rsidP="00081385">
      <w:pPr>
        <w:spacing w:line="360" w:lineRule="auto"/>
        <w:rPr>
          <w:rFonts w:ascii="Arial" w:hAnsi="Arial" w:cs="Arial"/>
          <w:sz w:val="22"/>
          <w:szCs w:val="22"/>
          <w:rPrChange w:id="900" w:author="Keene-Snickers,Lexi" w:date="2025-03-19T13:57:00Z" w16du:dateUtc="2025-03-19T19:57:00Z">
            <w:rPr>
              <w:rFonts w:ascii="Arial" w:hAnsi="Arial" w:cs="Arial"/>
              <w:b/>
              <w:bCs/>
              <w:sz w:val="22"/>
              <w:szCs w:val="22"/>
            </w:rPr>
          </w:rPrChange>
        </w:rPr>
      </w:pPr>
      <w:ins w:id="901" w:author="Keene-Snickers,Lexi" w:date="2025-03-19T13:07:00Z" w16du:dateUtc="2025-03-19T19:07:00Z">
        <w:r>
          <w:rPr>
            <w:rFonts w:ascii="Arial" w:hAnsi="Arial" w:cs="Arial"/>
            <w:b/>
            <w:bCs/>
            <w:sz w:val="22"/>
            <w:szCs w:val="22"/>
          </w:rPr>
          <w:t xml:space="preserve">Figure 9: </w:t>
        </w:r>
      </w:ins>
      <w:ins w:id="902" w:author="Keene-Snickers,Lexi" w:date="2025-03-19T13:56:00Z" w16du:dateUtc="2025-03-19T19:56:00Z">
        <w:r>
          <w:rPr>
            <w:rFonts w:ascii="Arial" w:hAnsi="Arial" w:cs="Arial"/>
            <w:b/>
            <w:bCs/>
            <w:sz w:val="22"/>
            <w:szCs w:val="22"/>
          </w:rPr>
          <w:t>G</w:t>
        </w:r>
      </w:ins>
      <w:ins w:id="903" w:author="Keene-Snickers,Lexi" w:date="2025-03-19T13:57:00Z" w16du:dateUtc="2025-03-19T19:57:00Z">
        <w:r>
          <w:rPr>
            <w:rFonts w:ascii="Arial" w:hAnsi="Arial" w:cs="Arial"/>
            <w:b/>
            <w:bCs/>
            <w:sz w:val="22"/>
            <w:szCs w:val="22"/>
          </w:rPr>
          <w:t xml:space="preserve">albut virus RNA 3 has more regions of diversifying selection than galbut virus RNA 2 or 3 and chaq virus. </w:t>
        </w:r>
        <w:r>
          <w:rPr>
            <w:rFonts w:ascii="Arial" w:hAnsi="Arial" w:cs="Arial"/>
            <w:sz w:val="22"/>
            <w:szCs w:val="22"/>
          </w:rPr>
          <w:t>Location of diver</w:t>
        </w:r>
      </w:ins>
      <w:ins w:id="904" w:author="Keene-Snickers,Lexi" w:date="2025-03-19T13:58:00Z" w16du:dateUtc="2025-03-19T19:58:00Z">
        <w:r>
          <w:rPr>
            <w:rFonts w:ascii="Arial" w:hAnsi="Arial" w:cs="Arial"/>
            <w:sz w:val="22"/>
            <w:szCs w:val="22"/>
          </w:rPr>
          <w:t>sifying (red) and purifying (purple) selection are shown for each galbut virus segment and chaq virus</w:t>
        </w:r>
      </w:ins>
      <w:ins w:id="905" w:author="Keene-Snickers,Lexi" w:date="2025-03-19T13:59:00Z" w16du:dateUtc="2025-03-19T19:59:00Z">
        <w:r>
          <w:rPr>
            <w:rFonts w:ascii="Arial" w:hAnsi="Arial" w:cs="Arial"/>
            <w:sz w:val="22"/>
            <w:szCs w:val="22"/>
          </w:rPr>
          <w:t xml:space="preserve">. X-axis is the position in the protein coding region of each sequence. </w:t>
        </w:r>
      </w:ins>
    </w:p>
    <w:p w14:paraId="1CB12BA8" w14:textId="77777777" w:rsidR="0093677A" w:rsidRPr="00A94DFE" w:rsidRDefault="0093677A" w:rsidP="00081385">
      <w:pPr>
        <w:spacing w:line="360" w:lineRule="auto"/>
        <w:rPr>
          <w:rFonts w:ascii="Arial" w:hAnsi="Arial" w:cs="Arial"/>
          <w:b/>
          <w:bCs/>
          <w:sz w:val="22"/>
          <w:szCs w:val="22"/>
        </w:rPr>
      </w:pPr>
    </w:p>
    <w:p w14:paraId="4354F269" w14:textId="1902D5E9"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genotype A replicates to higher levels than genotype B regardless of chaq virus infection</w:t>
      </w:r>
    </w:p>
    <w:p w14:paraId="5563B50C" w14:textId="77777777" w:rsidR="008603AA" w:rsidRDefault="008603AA" w:rsidP="00081385">
      <w:pPr>
        <w:spacing w:line="360" w:lineRule="auto"/>
        <w:rPr>
          <w:rFonts w:ascii="Arial" w:hAnsi="Arial" w:cs="Arial"/>
          <w:b/>
          <w:bCs/>
          <w:sz w:val="22"/>
          <w:szCs w:val="22"/>
        </w:rPr>
      </w:pPr>
    </w:p>
    <w:p w14:paraId="674CE39B" w14:textId="2A358989" w:rsidR="008603AA" w:rsidRDefault="00834D66" w:rsidP="00BE7E27">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511935">
        <w:rPr>
          <w:rFonts w:ascii="Arial" w:hAnsi="Arial" w:cs="Arial"/>
          <w:color w:val="000000"/>
          <w:sz w:val="22"/>
          <w:szCs w:val="22"/>
        </w:rPr>
        <w:t xml:space="preserve">investigated </w:t>
      </w:r>
      <w:del w:id="906" w:author="Stenglein,Mark" w:date="2025-03-12T16:19:00Z" w16du:dateUtc="2025-03-12T22:19:00Z">
        <w:r w:rsidDel="00511935">
          <w:rPr>
            <w:rFonts w:ascii="Arial" w:hAnsi="Arial" w:cs="Arial"/>
            <w:color w:val="000000"/>
            <w:sz w:val="22"/>
            <w:szCs w:val="22"/>
          </w:rPr>
          <w:delText xml:space="preserve"> different </w:delText>
        </w:r>
      </w:del>
      <w:r>
        <w:rPr>
          <w:rFonts w:ascii="Arial" w:hAnsi="Arial" w:cs="Arial"/>
          <w:color w:val="000000"/>
          <w:sz w:val="22"/>
          <w:szCs w:val="22"/>
        </w:rPr>
        <w:t>galbut virus genotype</w:t>
      </w:r>
      <w:r w:rsidR="00511935">
        <w:rPr>
          <w:rFonts w:ascii="Arial" w:hAnsi="Arial" w:cs="Arial"/>
          <w:color w:val="000000"/>
          <w:sz w:val="22"/>
          <w:szCs w:val="22"/>
        </w:rPr>
        <w:t xml:space="preserve">-phenotype associations. </w:t>
      </w:r>
      <w:r w:rsidR="007740D7">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(unpublished) </w:t>
      </w:r>
      <w:r w:rsidR="007740D7">
        <w:rPr>
          <w:rFonts w:ascii="Arial" w:hAnsi="Arial" w:cs="Arial"/>
          <w:color w:val="000000"/>
          <w:sz w:val="22"/>
          <w:szCs w:val="22"/>
        </w:rPr>
        <w:t>suggested that galbut virus genotype A replicated to higher levels than genotype B</w:t>
      </w:r>
      <w:r w:rsidR="004023D8">
        <w:rPr>
          <w:rFonts w:ascii="Arial" w:hAnsi="Arial" w:cs="Arial"/>
          <w:color w:val="000000"/>
          <w:sz w:val="22"/>
          <w:szCs w:val="22"/>
        </w:rPr>
        <w:t xml:space="preserve">. </w:t>
      </w:r>
      <w:del w:id="907" w:author="Stenglein,Mark" w:date="2025-03-12T16:20:00Z" w16du:dateUtc="2025-03-12T22:20:00Z">
        <w:r w:rsidR="007740D7" w:rsidDel="00511935">
          <w:rPr>
            <w:rFonts w:ascii="Arial" w:hAnsi="Arial" w:cs="Arial"/>
            <w:color w:val="000000"/>
            <w:sz w:val="22"/>
            <w:szCs w:val="22"/>
          </w:rPr>
          <w:delText>To investigate this, w</w:delText>
        </w:r>
      </w:del>
      <w:ins w:id="908" w:author="Stenglein,Mark" w:date="2025-03-12T16:20:00Z" w16du:dateUtc="2025-03-12T22:20:00Z">
        <w:r w:rsidR="00511935">
          <w:rPr>
            <w:rFonts w:ascii="Arial" w:hAnsi="Arial" w:cs="Arial"/>
            <w:color w:val="000000"/>
            <w:sz w:val="22"/>
            <w:szCs w:val="22"/>
          </w:rPr>
          <w:t>W</w:t>
        </w:r>
      </w:ins>
      <w:r w:rsidR="007740D7">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w:t>
      </w:r>
      <w:r w:rsidR="00511935">
        <w:rPr>
          <w:rFonts w:ascii="Arial" w:hAnsi="Arial" w:cs="Arial"/>
          <w:color w:val="000000"/>
          <w:sz w:val="22"/>
          <w:szCs w:val="22"/>
        </w:rPr>
        <w:lastRenderedPageBreak/>
        <w:t xml:space="preserve">read counts normalized </w:t>
      </w:r>
      <w:r w:rsidR="007740D7">
        <w:rPr>
          <w:rFonts w:ascii="Arial" w:hAnsi="Arial" w:cs="Arial"/>
          <w:color w:val="000000"/>
          <w:sz w:val="22"/>
          <w:szCs w:val="22"/>
        </w:rPr>
        <w:t xml:space="preserve">to </w:t>
      </w:r>
      <w:del w:id="909" w:author="Stenglein,Mark" w:date="2025-03-12T16:21:00Z" w16du:dateUtc="2025-03-12T22:21:00Z">
        <w:r w:rsidR="007740D7" w:rsidDel="00511935">
          <w:rPr>
            <w:rFonts w:ascii="Arial" w:hAnsi="Arial" w:cs="Arial"/>
            <w:color w:val="000000"/>
            <w:sz w:val="22"/>
            <w:szCs w:val="22"/>
          </w:rPr>
          <w:delText xml:space="preserve">the </w:delText>
        </w:r>
      </w:del>
      <w:r w:rsidR="007740D7">
        <w:rPr>
          <w:rFonts w:ascii="Arial" w:hAnsi="Arial" w:cs="Arial"/>
          <w:color w:val="000000"/>
          <w:sz w:val="22"/>
          <w:szCs w:val="22"/>
        </w:rPr>
        <w:t xml:space="preserve">total </w:t>
      </w:r>
      <w:r w:rsidR="00511935">
        <w:rPr>
          <w:rFonts w:ascii="Arial" w:hAnsi="Arial" w:cs="Arial"/>
          <w:color w:val="000000"/>
          <w:sz w:val="22"/>
          <w:szCs w:val="22"/>
        </w:rPr>
        <w:t xml:space="preserve">read counts </w:t>
      </w:r>
      <w:del w:id="910" w:author="Stenglein,Mark" w:date="2025-03-12T16:21:00Z" w16du:dateUtc="2025-03-12T22:21:00Z">
        <w:r w:rsidR="007740D7" w:rsidDel="00511935">
          <w:rPr>
            <w:rFonts w:ascii="Arial" w:hAnsi="Arial" w:cs="Arial"/>
            <w:color w:val="000000"/>
            <w:sz w:val="22"/>
            <w:szCs w:val="22"/>
          </w:rPr>
          <w:delText>of reads</w:delText>
        </w:r>
        <w:r w:rsidR="00CF3AE3" w:rsidDel="00511935">
          <w:rPr>
            <w:rFonts w:ascii="Arial" w:hAnsi="Arial" w:cs="Arial"/>
            <w:color w:val="000000"/>
            <w:sz w:val="22"/>
            <w:szCs w:val="22"/>
          </w:rPr>
          <w:delText xml:space="preserve"> in millions </w:delText>
        </w:r>
      </w:del>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t>RPM)</w:t>
      </w:r>
      <w:r w:rsidR="007740D7">
        <w:rPr>
          <w:rFonts w:ascii="Arial" w:hAnsi="Arial" w:cs="Arial"/>
          <w:color w:val="000000"/>
          <w:sz w:val="22"/>
          <w:szCs w:val="22"/>
        </w:rPr>
        <w:t>.</w:t>
      </w:r>
      <w:ins w:id="911" w:author="Keene-Snickers,Lexi" w:date="2025-03-21T15:28:00Z" w16du:dateUtc="2025-03-21T21:28:00Z">
        <w:r w:rsidR="0064613C">
          <w:rPr>
            <w:rFonts w:ascii="Arial" w:hAnsi="Arial" w:cs="Arial"/>
            <w:color w:val="000000"/>
            <w:sz w:val="22"/>
            <w:szCs w:val="22"/>
          </w:rPr>
          <w:t xml:space="preserve"> In the absence of coinfected samples,</w:t>
        </w:r>
      </w:ins>
      <w:del w:id="912" w:author="Keene-Snickers,Lexi" w:date="2025-03-21T15:28:00Z" w16du:dateUtc="2025-03-21T21:28:00Z">
        <w:r w:rsidR="007740D7" w:rsidDel="0064613C">
          <w:rPr>
            <w:rFonts w:ascii="Arial" w:hAnsi="Arial" w:cs="Arial"/>
            <w:color w:val="000000"/>
            <w:sz w:val="22"/>
            <w:szCs w:val="22"/>
          </w:rPr>
          <w:delText xml:space="preserve"> </w:delText>
        </w:r>
      </w:del>
      <w:ins w:id="913" w:author="Keene-Snickers,Lexi" w:date="2025-03-21T15:19:00Z" w16du:dateUtc="2025-03-21T21:19:00Z">
        <w:r w:rsidR="0064613C">
          <w:rPr>
            <w:rFonts w:ascii="Arial" w:hAnsi="Arial" w:cs="Arial"/>
            <w:color w:val="000000"/>
            <w:sz w:val="22"/>
            <w:szCs w:val="22"/>
          </w:rPr>
          <w:t xml:space="preserve"> </w:t>
        </w:r>
      </w:ins>
      <w:del w:id="914" w:author="Stenglein,Mark" w:date="2025-03-12T16:21:00Z" w16du:dateUtc="2025-03-12T22:21:00Z">
        <w:r w:rsidR="007740D7" w:rsidDel="00511935">
          <w:rPr>
            <w:rFonts w:ascii="Arial" w:hAnsi="Arial" w:cs="Arial"/>
            <w:color w:val="000000"/>
            <w:sz w:val="22"/>
            <w:szCs w:val="22"/>
          </w:rPr>
          <w:delText>We found that g</w:delText>
        </w:r>
      </w:del>
      <w:ins w:id="915" w:author="Keene-Snickers,Lexi" w:date="2025-03-21T15:19:00Z" w16du:dateUtc="2025-03-21T21:19:00Z">
        <w:r w:rsidR="0064613C">
          <w:rPr>
            <w:rFonts w:ascii="Arial" w:hAnsi="Arial" w:cs="Arial"/>
            <w:color w:val="000000"/>
            <w:sz w:val="22"/>
            <w:szCs w:val="22"/>
          </w:rPr>
          <w:t>g</w:t>
        </w:r>
      </w:ins>
      <w:ins w:id="916" w:author="Stenglein,Mark" w:date="2025-03-12T16:21:00Z" w16du:dateUtc="2025-03-12T22:21:00Z">
        <w:del w:id="917" w:author="Keene-Snickers,Lexi" w:date="2025-03-21T15:19:00Z" w16du:dateUtc="2025-03-21T21:19:00Z">
          <w:r w:rsidR="00511935" w:rsidDel="0064613C">
            <w:rPr>
              <w:rFonts w:ascii="Arial" w:hAnsi="Arial" w:cs="Arial"/>
              <w:color w:val="000000"/>
              <w:sz w:val="22"/>
              <w:szCs w:val="22"/>
            </w:rPr>
            <w:delText>G</w:delText>
          </w:r>
        </w:del>
      </w:ins>
      <w:r w:rsidR="007740D7">
        <w:rPr>
          <w:rFonts w:ascii="Arial" w:hAnsi="Arial" w:cs="Arial"/>
          <w:color w:val="000000"/>
          <w:sz w:val="22"/>
          <w:szCs w:val="22"/>
        </w:rPr>
        <w:t xml:space="preserve">albut virus genotype A </w:t>
      </w:r>
      <w:del w:id="918" w:author="Keene-Snickers,Lexi" w:date="2025-03-21T15:19:00Z" w16du:dateUtc="2025-03-21T21:19:00Z">
        <w:r w:rsidR="007740D7" w:rsidDel="0064613C">
          <w:rPr>
            <w:rFonts w:ascii="Arial" w:hAnsi="Arial" w:cs="Arial"/>
            <w:color w:val="000000"/>
            <w:sz w:val="22"/>
            <w:szCs w:val="22"/>
          </w:rPr>
          <w:delText xml:space="preserve">does </w:delText>
        </w:r>
      </w:del>
      <w:r w:rsidR="007740D7">
        <w:rPr>
          <w:rFonts w:ascii="Arial" w:hAnsi="Arial" w:cs="Arial"/>
          <w:color w:val="000000"/>
          <w:sz w:val="22"/>
          <w:szCs w:val="22"/>
        </w:rPr>
        <w:t>replicate</w:t>
      </w:r>
      <w:ins w:id="919" w:author="Keene-Snickers,Lexi" w:date="2025-03-21T15:19:00Z" w16du:dateUtc="2025-03-21T21:19:00Z">
        <w:r w:rsidR="0064613C">
          <w:rPr>
            <w:rFonts w:ascii="Arial" w:hAnsi="Arial" w:cs="Arial"/>
            <w:color w:val="000000"/>
            <w:sz w:val="22"/>
            <w:szCs w:val="22"/>
          </w:rPr>
          <w:t>d</w:t>
        </w:r>
      </w:ins>
      <w:ins w:id="920" w:author="Keene-Snickers,Lexi" w:date="2025-03-21T15:18:00Z" w16du:dateUtc="2025-03-21T21:18:00Z">
        <w:r w:rsidR="0064613C">
          <w:rPr>
            <w:rFonts w:ascii="Arial" w:hAnsi="Arial" w:cs="Arial"/>
            <w:color w:val="000000"/>
            <w:sz w:val="22"/>
            <w:szCs w:val="22"/>
          </w:rPr>
          <w:t xml:space="preserve"> to 5X</w:t>
        </w:r>
      </w:ins>
      <w:del w:id="921" w:author="Keene-Snickers,Lexi" w:date="2025-03-21T15:18:00Z" w16du:dateUtc="2025-03-21T21:18:00Z">
        <w:r w:rsidR="007740D7" w:rsidDel="0064613C">
          <w:rPr>
            <w:rFonts w:ascii="Arial" w:hAnsi="Arial" w:cs="Arial"/>
            <w:color w:val="000000"/>
            <w:sz w:val="22"/>
            <w:szCs w:val="22"/>
          </w:rPr>
          <w:delText xml:space="preserve"> to</w:delText>
        </w:r>
      </w:del>
      <w:r w:rsidR="007740D7">
        <w:rPr>
          <w:rFonts w:ascii="Arial" w:hAnsi="Arial" w:cs="Arial"/>
          <w:color w:val="000000"/>
          <w:sz w:val="22"/>
          <w:szCs w:val="22"/>
        </w:rPr>
        <w:t xml:space="preserve"> </w:t>
      </w:r>
      <w:commentRangeStart w:id="922"/>
      <w:commentRangeStart w:id="923"/>
      <w:r w:rsidR="007740D7">
        <w:rPr>
          <w:rFonts w:ascii="Arial" w:hAnsi="Arial" w:cs="Arial"/>
          <w:color w:val="000000"/>
          <w:sz w:val="22"/>
          <w:szCs w:val="22"/>
        </w:rPr>
        <w:t xml:space="preserve">higher levels </w:t>
      </w:r>
      <w:commentRangeEnd w:id="922"/>
      <w:r w:rsidR="00647BB8">
        <w:rPr>
          <w:rStyle w:val="CommentReference"/>
        </w:rPr>
        <w:commentReference w:id="922"/>
      </w:r>
      <w:commentRangeEnd w:id="923"/>
      <w:r w:rsidR="008F2CF2">
        <w:rPr>
          <w:rStyle w:val="CommentReference"/>
        </w:rPr>
        <w:commentReference w:id="923"/>
      </w:r>
      <w:r w:rsidR="007740D7">
        <w:rPr>
          <w:rFonts w:ascii="Arial" w:hAnsi="Arial" w:cs="Arial"/>
          <w:color w:val="000000"/>
          <w:sz w:val="22"/>
          <w:szCs w:val="22"/>
        </w:rPr>
        <w:t xml:space="preserve">than genotype B </w:t>
      </w:r>
      <w:del w:id="924" w:author="Keene-Snickers,Lexi" w:date="2025-03-21T15:18:00Z" w16du:dateUtc="2025-03-21T21:18:00Z">
        <w:r w:rsidR="007740D7" w:rsidDel="0064613C">
          <w:rPr>
            <w:rFonts w:ascii="Arial" w:hAnsi="Arial" w:cs="Arial"/>
            <w:color w:val="000000"/>
            <w:sz w:val="22"/>
            <w:szCs w:val="22"/>
          </w:rPr>
          <w:delText xml:space="preserve">[STATS] </w:delText>
        </w:r>
      </w:del>
      <w:r w:rsidR="007740D7">
        <w:rPr>
          <w:rFonts w:ascii="Arial" w:hAnsi="Arial" w:cs="Arial"/>
          <w:color w:val="000000"/>
          <w:sz w:val="22"/>
          <w:szCs w:val="22"/>
        </w:rPr>
        <w:t>(</w:t>
      </w:r>
      <w:r w:rsidR="007740D7" w:rsidRPr="00E97611">
        <w:rPr>
          <w:rFonts w:ascii="Arial" w:hAnsi="Arial" w:cs="Arial"/>
          <w:b/>
          <w:bCs/>
          <w:color w:val="000000"/>
          <w:sz w:val="22"/>
          <w:szCs w:val="22"/>
        </w:rPr>
        <w:t>Fig. 9A</w:t>
      </w:r>
      <w:r w:rsidR="007740D7">
        <w:rPr>
          <w:rFonts w:ascii="Arial" w:hAnsi="Arial" w:cs="Arial"/>
          <w:color w:val="000000"/>
          <w:sz w:val="22"/>
          <w:szCs w:val="22"/>
        </w:rPr>
        <w:t xml:space="preserve">). </w:t>
      </w:r>
      <w:ins w:id="925" w:author="Keene-Snickers,Lexi" w:date="2025-03-21T15:30:00Z" w16du:dateUtc="2025-03-21T21:30:00Z">
        <w:r w:rsidR="0064613C">
          <w:rPr>
            <w:rFonts w:ascii="Arial" w:hAnsi="Arial" w:cs="Arial"/>
            <w:color w:val="000000"/>
            <w:sz w:val="22"/>
            <w:szCs w:val="22"/>
          </w:rPr>
          <w:t xml:space="preserve">Galbut virus genotype A infections are generally high </w:t>
        </w:r>
        <w:proofErr w:type="gramStart"/>
        <w:r w:rsidR="0064613C">
          <w:rPr>
            <w:rFonts w:ascii="Arial" w:hAnsi="Arial" w:cs="Arial"/>
            <w:color w:val="000000"/>
            <w:sz w:val="22"/>
            <w:szCs w:val="22"/>
          </w:rPr>
          <w:t>positives</w:t>
        </w:r>
        <w:proofErr w:type="gramEnd"/>
        <w:r w:rsidR="0064613C">
          <w:rPr>
            <w:rFonts w:ascii="Arial" w:hAnsi="Arial" w:cs="Arial"/>
            <w:color w:val="000000"/>
            <w:sz w:val="22"/>
            <w:szCs w:val="22"/>
          </w:rPr>
          <w:t xml:space="preserve"> </w:t>
        </w:r>
      </w:ins>
      <w:ins w:id="926" w:author="Keene-Snickers,Lexi" w:date="2025-03-21T15:31:00Z" w16du:dateUtc="2025-03-21T21:31:00Z">
        <w:r w:rsidR="0064613C">
          <w:rPr>
            <w:rFonts w:ascii="Arial" w:hAnsi="Arial" w:cs="Arial"/>
            <w:color w:val="000000"/>
            <w:sz w:val="22"/>
            <w:szCs w:val="22"/>
          </w:rPr>
          <w:t xml:space="preserve">but low positives also exist. Galbut virus genotype B infections are generally low to mid positives but </w:t>
        </w:r>
      </w:ins>
      <w:ins w:id="927" w:author="Keene-Snickers,Lexi" w:date="2025-03-21T15:32:00Z" w16du:dateUtc="2025-03-21T21:32:00Z">
        <w:r w:rsidR="0064613C">
          <w:rPr>
            <w:rFonts w:ascii="Arial" w:hAnsi="Arial" w:cs="Arial"/>
            <w:color w:val="000000"/>
            <w:sz w:val="22"/>
            <w:szCs w:val="22"/>
          </w:rPr>
          <w:t xml:space="preserve">can </w:t>
        </w:r>
      </w:ins>
      <w:ins w:id="928" w:author="Keene-Snickers,Lexi" w:date="2025-03-21T15:31:00Z" w16du:dateUtc="2025-03-21T21:31:00Z">
        <w:r w:rsidR="0064613C">
          <w:rPr>
            <w:rFonts w:ascii="Arial" w:hAnsi="Arial" w:cs="Arial"/>
            <w:color w:val="000000"/>
            <w:sz w:val="22"/>
            <w:szCs w:val="22"/>
          </w:rPr>
          <w:t xml:space="preserve">replicate to higher levels. </w:t>
        </w:r>
      </w:ins>
      <w:ins w:id="929" w:author="Keene-Snickers,Lexi" w:date="2025-03-21T15:32:00Z" w16du:dateUtc="2025-03-21T21:32:00Z">
        <w:r w:rsidR="0064613C">
          <w:rPr>
            <w:rFonts w:ascii="Arial" w:hAnsi="Arial" w:cs="Arial"/>
            <w:color w:val="000000"/>
            <w:sz w:val="22"/>
            <w:szCs w:val="22"/>
          </w:rPr>
          <w:t xml:space="preserve">Due </w:t>
        </w:r>
      </w:ins>
      <w:ins w:id="930" w:author="Keene-Snickers,Lexi" w:date="2025-03-21T15:29:00Z" w16du:dateUtc="2025-03-21T21:29:00Z">
        <w:r w:rsidR="0064613C">
          <w:rPr>
            <w:rFonts w:ascii="Arial" w:hAnsi="Arial" w:cs="Arial"/>
            <w:color w:val="000000"/>
            <w:sz w:val="22"/>
            <w:szCs w:val="22"/>
          </w:rPr>
          <w:t>to the bi- and trimodal distributions of in</w:t>
        </w:r>
      </w:ins>
      <w:ins w:id="931" w:author="Keene-Snickers,Lexi" w:date="2025-03-21T15:30:00Z" w16du:dateUtc="2025-03-21T21:30:00Z">
        <w:r w:rsidR="0064613C">
          <w:rPr>
            <w:rFonts w:ascii="Arial" w:hAnsi="Arial" w:cs="Arial"/>
            <w:color w:val="000000"/>
            <w:sz w:val="22"/>
            <w:szCs w:val="22"/>
          </w:rPr>
          <w:t xml:space="preserve">fection levels observed in galbut virus and chaq virus </w:t>
        </w:r>
      </w:ins>
      <w:ins w:id="932" w:author="Keene-Snickers,Lexi" w:date="2025-03-21T15:32:00Z" w16du:dateUtc="2025-03-21T21:32:00Z">
        <w:r w:rsidR="0064613C">
          <w:rPr>
            <w:rFonts w:ascii="Arial" w:hAnsi="Arial" w:cs="Arial"/>
            <w:color w:val="000000"/>
            <w:sz w:val="22"/>
            <w:szCs w:val="22"/>
          </w:rPr>
          <w:t>the median was used to calculate the fold difference in galbut A and B</w:t>
        </w:r>
      </w:ins>
      <w:ins w:id="933" w:author="Keene-Snickers,Lexi" w:date="2025-03-21T15:33:00Z" w16du:dateUtc="2025-03-21T21:33:00Z">
        <w:r w:rsidR="0064613C">
          <w:rPr>
            <w:rFonts w:ascii="Arial" w:hAnsi="Arial" w:cs="Arial"/>
            <w:color w:val="000000"/>
            <w:sz w:val="22"/>
            <w:szCs w:val="22"/>
          </w:rPr>
          <w:t xml:space="preserve"> genotype</w:t>
        </w:r>
      </w:ins>
      <w:ins w:id="934" w:author="Keene-Snickers,Lexi" w:date="2025-03-21T15:32:00Z" w16du:dateUtc="2025-03-21T21:32:00Z">
        <w:r w:rsidR="0064613C">
          <w:rPr>
            <w:rFonts w:ascii="Arial" w:hAnsi="Arial" w:cs="Arial"/>
            <w:color w:val="000000"/>
            <w:sz w:val="22"/>
            <w:szCs w:val="22"/>
          </w:rPr>
          <w:t xml:space="preserve"> infection levels </w:t>
        </w:r>
      </w:ins>
      <w:ins w:id="935" w:author="Keene-Snickers,Lexi" w:date="2025-03-21T15:30:00Z" w16du:dateUtc="2025-03-21T21:30:00Z">
        <w:r w:rsidR="0064613C">
          <w:rPr>
            <w:rFonts w:ascii="Arial" w:hAnsi="Arial" w:cs="Arial"/>
            <w:color w:val="000000"/>
            <w:sz w:val="22"/>
            <w:szCs w:val="22"/>
          </w:rPr>
          <w:t>(</w:t>
        </w:r>
        <w:r w:rsidR="0064613C" w:rsidRPr="0064613C">
          <w:rPr>
            <w:rFonts w:ascii="Arial" w:hAnsi="Arial" w:cs="Arial"/>
            <w:b/>
            <w:bCs/>
            <w:color w:val="000000"/>
            <w:sz w:val="22"/>
            <w:szCs w:val="22"/>
            <w:rPrChange w:id="936" w:author="Keene-Snickers,Lexi" w:date="2025-03-21T15:33:00Z" w16du:dateUtc="2025-03-21T21:33:00Z">
              <w:rPr>
                <w:rFonts w:ascii="Arial" w:hAnsi="Arial" w:cs="Arial"/>
                <w:color w:val="000000"/>
                <w:sz w:val="22"/>
                <w:szCs w:val="22"/>
              </w:rPr>
            </w:rPrChange>
          </w:rPr>
          <w:t>Supp. Fig. 7</w:t>
        </w:r>
        <w:r w:rsidR="0064613C">
          <w:rPr>
            <w:rFonts w:ascii="Arial" w:hAnsi="Arial" w:cs="Arial"/>
            <w:color w:val="000000"/>
            <w:sz w:val="22"/>
            <w:szCs w:val="22"/>
          </w:rPr>
          <w:t>)</w:t>
        </w:r>
      </w:ins>
    </w:p>
    <w:p w14:paraId="0BC49E55" w14:textId="77777777" w:rsidR="008603AA" w:rsidRDefault="008603AA" w:rsidP="00081385">
      <w:pPr>
        <w:spacing w:line="360" w:lineRule="auto"/>
        <w:ind w:firstLine="720"/>
        <w:rPr>
          <w:rFonts w:ascii="Arial" w:hAnsi="Arial" w:cs="Arial"/>
          <w:color w:val="000000"/>
          <w:sz w:val="22"/>
          <w:szCs w:val="22"/>
        </w:rPr>
      </w:pPr>
    </w:p>
    <w:p w14:paraId="30B46F8F" w14:textId="4F1440BB"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asked 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del w:id="937" w:author="Keene-Snickers,Lexi" w:date="2025-03-21T14:08:00Z" w16du:dateUtc="2025-03-21T20:08:00Z">
        <w:r w:rsidR="00921649" w:rsidDel="0064613C">
          <w:rPr>
            <w:rFonts w:ascii="Arial" w:hAnsi="Arial" w:cs="Arial"/>
            <w:color w:val="000000"/>
            <w:sz w:val="22"/>
            <w:szCs w:val="22"/>
          </w:rPr>
          <w:delText>whether or not</w:delText>
        </w:r>
      </w:del>
      <w:ins w:id="938" w:author="Keene-Snickers,Lexi" w:date="2025-03-21T14:08:00Z" w16du:dateUtc="2025-03-21T20:08:00Z">
        <w:r w:rsidR="0064613C">
          <w:rPr>
            <w:rFonts w:ascii="Arial" w:hAnsi="Arial" w:cs="Arial"/>
            <w:color w:val="000000"/>
            <w:sz w:val="22"/>
            <w:szCs w:val="22"/>
          </w:rPr>
          <w:t>whether</w:t>
        </w:r>
      </w:ins>
      <w:r w:rsidR="00921649">
        <w:rPr>
          <w:rFonts w:ascii="Arial" w:hAnsi="Arial" w:cs="Arial"/>
          <w:color w:val="000000"/>
          <w:sz w:val="22"/>
          <w:szCs w:val="22"/>
        </w:rPr>
        <w:t xml:space="preserve"> chaq was present</w:t>
      </w:r>
      <w:ins w:id="939" w:author="Keene-Snickers,Lexi" w:date="2025-03-21T14:08:00Z" w16du:dateUtc="2025-03-21T20:08:00Z">
        <w:r w:rsidR="0064613C">
          <w:rPr>
            <w:rFonts w:ascii="Arial" w:hAnsi="Arial" w:cs="Arial"/>
            <w:color w:val="000000"/>
            <w:sz w:val="22"/>
            <w:szCs w:val="22"/>
          </w:rPr>
          <w:t xml:space="preserve"> or not</w:t>
        </w:r>
      </w:ins>
      <w:r w:rsidR="00921649">
        <w:rPr>
          <w:rFonts w:ascii="Arial" w:hAnsi="Arial" w:cs="Arial"/>
          <w:color w:val="000000"/>
          <w:sz w:val="22"/>
          <w:szCs w:val="22"/>
        </w:rPr>
        <w:t xml:space="preserve"> (Fig. 9B; p-value = </w:t>
      </w:r>
      <w:del w:id="940" w:author="Keene-Snickers,Lexi" w:date="2025-03-21T15:40:00Z" w16du:dateUtc="2025-03-21T21:40:00Z">
        <w:r w:rsidR="00921649" w:rsidDel="0064613C">
          <w:rPr>
            <w:rFonts w:ascii="Arial" w:hAnsi="Arial" w:cs="Arial"/>
            <w:color w:val="000000"/>
            <w:sz w:val="22"/>
            <w:szCs w:val="22"/>
          </w:rPr>
          <w:delText>XYZ</w:delText>
        </w:r>
      </w:del>
      <w:ins w:id="941" w:author="Keene-Snickers,Lexi" w:date="2025-03-21T15:40:00Z" w16du:dateUtc="2025-03-21T21:40:00Z">
        <w:r w:rsidR="0064613C">
          <w:rPr>
            <w:rFonts w:ascii="Arial" w:hAnsi="Arial" w:cs="Arial"/>
            <w:color w:val="000000"/>
            <w:sz w:val="22"/>
            <w:szCs w:val="22"/>
          </w:rPr>
          <w:t>0.24</w:t>
        </w:r>
      </w:ins>
      <w:r w:rsidR="00921649">
        <w:rPr>
          <w:rFonts w:ascii="Arial" w:hAnsi="Arial" w:cs="Arial"/>
          <w:color w:val="000000"/>
          <w:sz w:val="22"/>
          <w:szCs w:val="22"/>
        </w:rPr>
        <w:t>).</w:t>
      </w:r>
      <w:del w:id="942" w:author="Keene-Snickers,Lexi" w:date="2025-03-21T15:41:00Z" w16du:dateUtc="2025-03-21T21:41:00Z">
        <w:r w:rsidR="00921649" w:rsidDel="0064613C">
          <w:rPr>
            <w:rFonts w:ascii="Arial" w:hAnsi="Arial" w:cs="Arial"/>
            <w:color w:val="000000"/>
            <w:sz w:val="22"/>
            <w:szCs w:val="22"/>
          </w:rPr>
          <w:delText xml:space="preserve"> </w:delText>
        </w:r>
      </w:del>
      <w:del w:id="943" w:author="Keene-Snickers,Lexi" w:date="2025-03-21T15:45:00Z" w16du:dateUtc="2025-03-21T21:45:00Z">
        <w:r w:rsidR="00921649" w:rsidDel="0064613C">
          <w:rPr>
            <w:rFonts w:ascii="Arial" w:hAnsi="Arial" w:cs="Arial"/>
            <w:color w:val="000000"/>
            <w:sz w:val="22"/>
            <w:szCs w:val="22"/>
          </w:rPr>
          <w:delText xml:space="preserve"> </w:delText>
        </w:r>
      </w:del>
      <w:ins w:id="944" w:author="Keene-Snickers,Lexi" w:date="2025-03-21T15:41:00Z" w16du:dateUtc="2025-03-21T21:41:00Z">
        <w:r w:rsidR="0064613C">
          <w:rPr>
            <w:rFonts w:ascii="Arial" w:hAnsi="Arial" w:cs="Arial"/>
            <w:color w:val="000000"/>
            <w:sz w:val="22"/>
            <w:szCs w:val="22"/>
          </w:rPr>
          <w:t xml:space="preserve"> </w:t>
        </w:r>
      </w:ins>
      <w:ins w:id="945" w:author="Keene-Snickers,Lexi" w:date="2025-03-21T15:45:00Z" w16du:dateUtc="2025-03-21T21:45:00Z">
        <w:r w:rsidR="0064613C">
          <w:rPr>
            <w:rFonts w:ascii="Arial" w:hAnsi="Arial" w:cs="Arial"/>
            <w:color w:val="000000"/>
            <w:sz w:val="22"/>
            <w:szCs w:val="22"/>
          </w:rPr>
          <w:t>S</w:t>
        </w:r>
      </w:ins>
      <w:commentRangeStart w:id="946"/>
      <w:del w:id="947" w:author="Keene-Snickers,Lexi" w:date="2025-03-21T15:34:00Z" w16du:dateUtc="2025-03-21T21:34:00Z">
        <w:r w:rsidRPr="00172A8D" w:rsidDel="0064613C">
          <w:rPr>
            <w:rFonts w:ascii="Arial" w:hAnsi="Arial" w:cs="Arial"/>
            <w:color w:val="000000"/>
            <w:sz w:val="22"/>
            <w:szCs w:val="22"/>
          </w:rPr>
          <w:delText xml:space="preserve">We </w:delText>
        </w:r>
        <w:r w:rsidR="00BE7E27" w:rsidRPr="00172A8D" w:rsidDel="0064613C">
          <w:rPr>
            <w:rFonts w:ascii="Arial" w:hAnsi="Arial" w:cs="Arial"/>
            <w:color w:val="000000"/>
            <w:sz w:val="22"/>
            <w:szCs w:val="22"/>
          </w:rPr>
          <w:delText xml:space="preserve">therefore collected the RPM from genotype A sequences recovered in our data set and compared chaq virus positive and negative samples. </w:delText>
        </w:r>
      </w:del>
      <w:del w:id="948" w:author="Keene-Snickers,Lexi" w:date="2025-03-21T15:41:00Z" w16du:dateUtc="2025-03-21T21:41:00Z">
        <w:r w:rsidR="00BE7E27" w:rsidRPr="00172A8D" w:rsidDel="0064613C">
          <w:rPr>
            <w:rFonts w:ascii="Arial" w:hAnsi="Arial" w:cs="Arial"/>
            <w:color w:val="000000"/>
            <w:sz w:val="22"/>
            <w:szCs w:val="22"/>
          </w:rPr>
          <w:delText>S</w:delText>
        </w:r>
      </w:del>
      <w:r w:rsidR="00BE7E27" w:rsidRPr="00172A8D">
        <w:rPr>
          <w:rFonts w:ascii="Arial" w:hAnsi="Arial" w:cs="Arial"/>
          <w:color w:val="000000"/>
          <w:sz w:val="22"/>
          <w:szCs w:val="22"/>
        </w:rPr>
        <w:t xml:space="preserve">amples positive for chaq virus exhibited the same distribution seen in </w:t>
      </w:r>
      <w:r w:rsidR="00BE7E27" w:rsidRPr="00172A8D">
        <w:rPr>
          <w:rFonts w:ascii="Arial" w:hAnsi="Arial" w:cs="Arial"/>
          <w:b/>
          <w:bCs/>
          <w:color w:val="000000"/>
          <w:sz w:val="22"/>
          <w:szCs w:val="22"/>
        </w:rPr>
        <w:t>Figure 9A</w:t>
      </w:r>
      <w:r w:rsidR="00BE7E27" w:rsidRPr="00172A8D">
        <w:rPr>
          <w:rFonts w:ascii="Arial" w:hAnsi="Arial" w:cs="Arial"/>
          <w:color w:val="000000"/>
          <w:sz w:val="22"/>
          <w:szCs w:val="22"/>
        </w:rPr>
        <w:t xml:space="preserve">. Samples negative for chaq virus </w:t>
      </w:r>
      <w:r w:rsidR="00662F11" w:rsidRPr="00172A8D">
        <w:rPr>
          <w:rFonts w:ascii="Arial" w:hAnsi="Arial" w:cs="Arial"/>
          <w:color w:val="000000"/>
          <w:sz w:val="22"/>
          <w:szCs w:val="22"/>
        </w:rPr>
        <w:t>did not show this distribution; they were all clustered together in the middle of the range of chaq virus positive samples (</w:t>
      </w:r>
      <w:r w:rsidR="00662F11" w:rsidRPr="00172A8D">
        <w:rPr>
          <w:rFonts w:ascii="Arial" w:hAnsi="Arial" w:cs="Arial"/>
          <w:b/>
          <w:bCs/>
          <w:color w:val="000000"/>
          <w:sz w:val="22"/>
          <w:szCs w:val="22"/>
        </w:rPr>
        <w:t>Fig. 9B</w:t>
      </w:r>
      <w:r w:rsidR="00662F11" w:rsidRPr="00172A8D">
        <w:rPr>
          <w:rFonts w:ascii="Arial" w:hAnsi="Arial" w:cs="Arial"/>
          <w:color w:val="000000"/>
          <w:sz w:val="22"/>
          <w:szCs w:val="22"/>
        </w:rPr>
        <w:t>)</w:t>
      </w:r>
      <w:commentRangeEnd w:id="946"/>
      <w:r w:rsidR="00921649" w:rsidRPr="00172A8D">
        <w:rPr>
          <w:rStyle w:val="CommentReference"/>
        </w:rPr>
        <w:commentReference w:id="946"/>
      </w:r>
      <w:ins w:id="949" w:author="Keene-Snickers,Lexi" w:date="2025-03-21T15:40:00Z" w16du:dateUtc="2025-03-21T21:40:00Z">
        <w:r w:rsidR="0064613C">
          <w:rPr>
            <w:rFonts w:ascii="Arial" w:hAnsi="Arial" w:cs="Arial"/>
            <w:color w:val="000000"/>
            <w:sz w:val="22"/>
            <w:szCs w:val="22"/>
          </w:rPr>
          <w:t>.</w:t>
        </w:r>
      </w:ins>
      <w:ins w:id="950" w:author="Keene-Snickers,Lexi" w:date="2025-03-21T15:45:00Z" w16du:dateUtc="2025-03-21T21:45:00Z">
        <w:r w:rsidR="0064613C">
          <w:rPr>
            <w:rFonts w:ascii="Arial" w:hAnsi="Arial" w:cs="Arial"/>
            <w:color w:val="000000"/>
            <w:sz w:val="22"/>
            <w:szCs w:val="22"/>
          </w:rPr>
          <w:t xml:space="preserve"> However, this variance </w:t>
        </w:r>
      </w:ins>
      <w:ins w:id="951" w:author="Keene-Snickers,Lexi" w:date="2025-03-21T15:46:00Z" w16du:dateUtc="2025-03-21T21:46:00Z">
        <w:r w:rsidR="0064613C">
          <w:rPr>
            <w:rFonts w:ascii="Arial" w:hAnsi="Arial" w:cs="Arial"/>
            <w:color w:val="000000"/>
            <w:sz w:val="22"/>
            <w:szCs w:val="22"/>
          </w:rPr>
          <w:t xml:space="preserve">between samples </w:t>
        </w:r>
      </w:ins>
      <w:ins w:id="952" w:author="Keene-Snickers,Lexi" w:date="2025-03-21T15:45:00Z" w16du:dateUtc="2025-03-21T21:45:00Z">
        <w:r w:rsidR="0064613C">
          <w:rPr>
            <w:rFonts w:ascii="Arial" w:hAnsi="Arial" w:cs="Arial"/>
            <w:color w:val="000000"/>
            <w:sz w:val="22"/>
            <w:szCs w:val="22"/>
          </w:rPr>
          <w:t xml:space="preserve">was not found to be statistically significant (p = </w:t>
        </w:r>
      </w:ins>
      <w:ins w:id="953" w:author="Keene-Snickers,Lexi" w:date="2025-03-21T15:46:00Z" w16du:dateUtc="2025-03-21T21:46:00Z">
        <w:r w:rsidR="0064613C">
          <w:rPr>
            <w:rFonts w:ascii="Arial" w:hAnsi="Arial" w:cs="Arial"/>
            <w:color w:val="000000"/>
            <w:sz w:val="22"/>
            <w:szCs w:val="22"/>
          </w:rPr>
          <w:t>0.12).</w:t>
        </w:r>
      </w:ins>
      <w:del w:id="954" w:author="Keene-Snickers,Lexi" w:date="2025-03-21T15:40:00Z" w16du:dateUtc="2025-03-21T21:40:00Z">
        <w:r w:rsidR="00662F11" w:rsidRPr="00172A8D" w:rsidDel="0064613C">
          <w:rPr>
            <w:rFonts w:ascii="Arial" w:hAnsi="Arial" w:cs="Arial"/>
            <w:color w:val="000000"/>
            <w:sz w:val="22"/>
            <w:szCs w:val="22"/>
          </w:rPr>
          <w:delText xml:space="preserve"> [</w:delText>
        </w:r>
        <w:commentRangeStart w:id="955"/>
        <w:r w:rsidR="00662F11" w:rsidRPr="00172A8D" w:rsidDel="0064613C">
          <w:rPr>
            <w:rFonts w:ascii="Arial" w:hAnsi="Arial" w:cs="Arial"/>
            <w:color w:val="000000"/>
            <w:sz w:val="22"/>
            <w:szCs w:val="22"/>
          </w:rPr>
          <w:delText>STATS</w:delText>
        </w:r>
        <w:commentRangeEnd w:id="955"/>
        <w:r w:rsidR="00543658" w:rsidRPr="00172A8D" w:rsidDel="0064613C">
          <w:rPr>
            <w:rStyle w:val="CommentReference"/>
          </w:rPr>
          <w:commentReference w:id="955"/>
        </w:r>
        <w:r w:rsidR="00662F11" w:rsidRPr="00172A8D" w:rsidDel="0064613C">
          <w:rPr>
            <w:rFonts w:ascii="Arial" w:hAnsi="Arial" w:cs="Arial"/>
            <w:color w:val="000000"/>
            <w:sz w:val="22"/>
            <w:szCs w:val="22"/>
          </w:rPr>
          <w:delText>].</w:delText>
        </w:r>
      </w:del>
    </w:p>
    <w:p w14:paraId="5DF29ECF" w14:textId="77777777" w:rsidR="00662F11" w:rsidRDefault="00662F11" w:rsidP="00081385">
      <w:pPr>
        <w:spacing w:line="360" w:lineRule="auto"/>
        <w:ind w:firstLine="720"/>
        <w:rPr>
          <w:rFonts w:ascii="Arial" w:hAnsi="Arial" w:cs="Arial"/>
          <w:color w:val="000000"/>
          <w:sz w:val="22"/>
          <w:szCs w:val="22"/>
        </w:rPr>
      </w:pPr>
    </w:p>
    <w:p w14:paraId="1926EC8C" w14:textId="3BF8AB30" w:rsidR="00C21F48" w:rsidRDefault="004023D8" w:rsidP="00081385">
      <w:pPr>
        <w:spacing w:line="360" w:lineRule="auto"/>
        <w:ind w:firstLine="720"/>
        <w:rPr>
          <w:rFonts w:ascii="Arial" w:hAnsi="Arial" w:cs="Arial"/>
          <w:color w:val="000000"/>
          <w:sz w:val="22"/>
          <w:szCs w:val="22"/>
        </w:rPr>
      </w:pPr>
      <w:r w:rsidRPr="005E70EB">
        <w:rPr>
          <w:rFonts w:ascii="Arial" w:hAnsi="Arial" w:cs="Arial"/>
          <w:b/>
          <w:bCs/>
          <w:color w:val="000000"/>
          <w:sz w:val="22"/>
          <w:szCs w:val="22"/>
        </w:rPr>
        <w:t>Figure 9</w:t>
      </w:r>
      <w:r>
        <w:rPr>
          <w:rFonts w:ascii="Arial" w:hAnsi="Arial" w:cs="Arial"/>
          <w:color w:val="000000"/>
          <w:sz w:val="22"/>
          <w:szCs w:val="22"/>
        </w:rPr>
        <w:t xml:space="preserve"> and our RT-qPCR data (</w:t>
      </w:r>
      <w:r w:rsidRPr="005E70EB">
        <w:rPr>
          <w:rFonts w:ascii="Arial" w:hAnsi="Arial" w:cs="Arial"/>
          <w:b/>
          <w:bCs/>
          <w:color w:val="000000"/>
          <w:sz w:val="22"/>
          <w:szCs w:val="22"/>
        </w:rPr>
        <w:t>Fig. 1</w:t>
      </w:r>
      <w:r>
        <w:rPr>
          <w:rFonts w:ascii="Arial" w:hAnsi="Arial" w:cs="Arial"/>
          <w:color w:val="000000"/>
          <w:sz w:val="22"/>
          <w:szCs w:val="22"/>
        </w:rPr>
        <w:t xml:space="preserve">) </w:t>
      </w:r>
      <w:r w:rsidR="00662F11">
        <w:rPr>
          <w:rFonts w:ascii="Arial" w:hAnsi="Arial" w:cs="Arial"/>
          <w:color w:val="000000"/>
          <w:sz w:val="22"/>
          <w:szCs w:val="22"/>
        </w:rPr>
        <w:t>suggested that genotype A samples had a bimodal infection phenotype</w:t>
      </w:r>
      <w:r>
        <w:rPr>
          <w:rFonts w:ascii="Arial" w:hAnsi="Arial" w:cs="Arial"/>
          <w:color w:val="000000"/>
          <w:sz w:val="22"/>
          <w:szCs w:val="22"/>
        </w:rPr>
        <w:t>. To investigate this</w:t>
      </w:r>
      <w:r w:rsidR="00662F11">
        <w:rPr>
          <w:rFonts w:ascii="Arial" w:hAnsi="Arial" w:cs="Arial"/>
          <w:color w:val="000000"/>
          <w:sz w:val="22"/>
          <w:szCs w:val="22"/>
        </w:rPr>
        <w:t>,</w:t>
      </w:r>
      <w:r>
        <w:rPr>
          <w:rFonts w:ascii="Arial" w:hAnsi="Arial" w:cs="Arial"/>
          <w:color w:val="000000"/>
          <w:sz w:val="22"/>
          <w:szCs w:val="22"/>
        </w:rPr>
        <w:t xml:space="preserve"> we plotted </w:t>
      </w:r>
      <w:r w:rsidR="00662F11">
        <w:rPr>
          <w:rFonts w:ascii="Arial" w:hAnsi="Arial" w:cs="Arial"/>
          <w:color w:val="000000"/>
          <w:sz w:val="22"/>
          <w:szCs w:val="22"/>
        </w:rPr>
        <w:t xml:space="preserve">a histogram of </w:t>
      </w:r>
      <w:r>
        <w:rPr>
          <w:rFonts w:ascii="Arial" w:hAnsi="Arial" w:cs="Arial"/>
          <w:color w:val="000000"/>
          <w:sz w:val="22"/>
          <w:szCs w:val="22"/>
        </w:rPr>
        <w:t xml:space="preserve">RPM </w:t>
      </w:r>
      <w:r w:rsidR="00662F11">
        <w:rPr>
          <w:rFonts w:ascii="Arial" w:hAnsi="Arial" w:cs="Arial"/>
          <w:color w:val="000000"/>
          <w:sz w:val="22"/>
          <w:szCs w:val="22"/>
        </w:rPr>
        <w:t>faceted by</w:t>
      </w:r>
      <w:r>
        <w:rPr>
          <w:rFonts w:ascii="Arial" w:hAnsi="Arial" w:cs="Arial"/>
          <w:color w:val="000000"/>
          <w:sz w:val="22"/>
          <w:szCs w:val="22"/>
        </w:rPr>
        <w:t xml:space="preserve"> segment</w:t>
      </w:r>
      <w:del w:id="956" w:author="Keene-Snickers,Lexi" w:date="2025-03-21T15:21:00Z" w16du:dateUtc="2025-03-21T21:21:00Z">
        <w:r w:rsidDel="0064613C">
          <w:rPr>
            <w:rFonts w:ascii="Arial" w:hAnsi="Arial" w:cs="Arial"/>
            <w:color w:val="000000"/>
            <w:sz w:val="22"/>
            <w:szCs w:val="22"/>
          </w:rPr>
          <w:delText xml:space="preserve"> </w:delText>
        </w:r>
      </w:del>
      <w:ins w:id="957" w:author="Keene-Snickers,Lexi" w:date="2025-03-21T15:21:00Z" w16du:dateUtc="2025-03-21T21:21:00Z">
        <w:r w:rsidR="0064613C">
          <w:rPr>
            <w:rFonts w:ascii="Arial" w:hAnsi="Arial" w:cs="Arial"/>
            <w:color w:val="000000"/>
            <w:sz w:val="22"/>
            <w:szCs w:val="22"/>
          </w:rPr>
          <w:t xml:space="preserve"> including partial sequences</w:t>
        </w:r>
      </w:ins>
      <w:del w:id="958" w:author="Keene-Snickers,Lexi" w:date="2025-03-21T15:21:00Z" w16du:dateUtc="2025-03-21T21:21:00Z">
        <w:r w:rsidDel="0064613C">
          <w:rPr>
            <w:rFonts w:ascii="Arial" w:hAnsi="Arial" w:cs="Arial"/>
            <w:color w:val="000000"/>
            <w:sz w:val="22"/>
            <w:szCs w:val="22"/>
          </w:rPr>
          <w:delText>and genotype</w:delText>
        </w:r>
      </w:del>
      <w:r>
        <w:rPr>
          <w:rFonts w:ascii="Arial" w:hAnsi="Arial" w:cs="Arial"/>
          <w:color w:val="000000"/>
          <w:sz w:val="22"/>
          <w:szCs w:val="22"/>
        </w:rPr>
        <w:t>.</w:t>
      </w:r>
      <w:ins w:id="959" w:author="Keene-Snickers,Lexi" w:date="2025-03-21T15:20:00Z" w16du:dateUtc="2025-03-21T21:20:00Z">
        <w:r w:rsidR="0064613C">
          <w:rPr>
            <w:rFonts w:ascii="Arial" w:hAnsi="Arial" w:cs="Arial"/>
            <w:color w:val="000000"/>
            <w:sz w:val="22"/>
            <w:szCs w:val="22"/>
          </w:rPr>
          <w:t xml:space="preserve"> There is a bimodal distri</w:t>
        </w:r>
      </w:ins>
      <w:ins w:id="960" w:author="Keene-Snickers,Lexi" w:date="2025-03-21T15:21:00Z" w16du:dateUtc="2025-03-21T21:21:00Z">
        <w:r w:rsidR="0064613C">
          <w:rPr>
            <w:rFonts w:ascii="Arial" w:hAnsi="Arial" w:cs="Arial"/>
            <w:color w:val="000000"/>
            <w:sz w:val="22"/>
            <w:szCs w:val="22"/>
          </w:rPr>
          <w:t>bution in galbut virus RNA 1 and 2 and a trimodal distribution in galbut virus RNA 3 and chaq virus</w:t>
        </w:r>
      </w:ins>
      <w:ins w:id="961" w:author="Keene-Snickers,Lexi" w:date="2025-03-21T15:22:00Z" w16du:dateUtc="2025-03-21T21:22:00Z">
        <w:r w:rsidR="0064613C">
          <w:rPr>
            <w:rFonts w:ascii="Arial" w:hAnsi="Arial" w:cs="Arial"/>
            <w:color w:val="000000"/>
            <w:sz w:val="22"/>
            <w:szCs w:val="22"/>
          </w:rPr>
          <w:t>. This agrees with the distributions seen in Figures 1 and 9</w:t>
        </w:r>
      </w:ins>
      <w:del w:id="962" w:author="Keene-Snickers,Lexi" w:date="2025-03-21T15:22:00Z" w16du:dateUtc="2025-03-21T21:22:00Z">
        <w:r w:rsidDel="0064613C">
          <w:rPr>
            <w:rFonts w:ascii="Arial" w:hAnsi="Arial" w:cs="Arial"/>
            <w:color w:val="000000"/>
            <w:sz w:val="22"/>
            <w:szCs w:val="22"/>
          </w:rPr>
          <w:delText xml:space="preserve"> </w:delText>
        </w:r>
        <w:commentRangeStart w:id="963"/>
        <w:commentRangeStart w:id="964"/>
        <w:r w:rsidDel="0064613C">
          <w:rPr>
            <w:rFonts w:ascii="Arial" w:hAnsi="Arial" w:cs="Arial"/>
            <w:color w:val="000000"/>
            <w:sz w:val="22"/>
            <w:szCs w:val="22"/>
          </w:rPr>
          <w:delText xml:space="preserve">This graph however did not support our hypothesis of a bimodal </w:delText>
        </w:r>
        <w:commentRangeEnd w:id="963"/>
        <w:r w:rsidR="00543658" w:rsidDel="0064613C">
          <w:rPr>
            <w:rStyle w:val="CommentReference"/>
          </w:rPr>
          <w:commentReference w:id="963"/>
        </w:r>
        <w:commentRangeEnd w:id="964"/>
        <w:r w:rsidR="00543658" w:rsidDel="0064613C">
          <w:rPr>
            <w:rStyle w:val="CommentReference"/>
          </w:rPr>
          <w:commentReference w:id="964"/>
        </w:r>
        <w:r w:rsidDel="0064613C">
          <w:rPr>
            <w:rFonts w:ascii="Arial" w:hAnsi="Arial" w:cs="Arial"/>
            <w:color w:val="000000"/>
            <w:sz w:val="22"/>
            <w:szCs w:val="22"/>
          </w:rPr>
          <w:delText>phenotype</w:delText>
        </w:r>
      </w:del>
      <w:r>
        <w:rPr>
          <w:rFonts w:ascii="Arial" w:hAnsi="Arial" w:cs="Arial"/>
          <w:color w:val="000000"/>
          <w:sz w:val="22"/>
          <w:szCs w:val="22"/>
        </w:rPr>
        <w:t xml:space="preserve"> (</w:t>
      </w:r>
      <w:r w:rsidRPr="005E70EB">
        <w:rPr>
          <w:rFonts w:ascii="Arial" w:hAnsi="Arial" w:cs="Arial"/>
          <w:b/>
          <w:bCs/>
          <w:color w:val="000000"/>
          <w:sz w:val="22"/>
          <w:szCs w:val="22"/>
        </w:rPr>
        <w:t>Supp. Fig. 7</w:t>
      </w:r>
      <w:r>
        <w:rPr>
          <w:rFonts w:ascii="Arial" w:hAnsi="Arial" w:cs="Arial"/>
          <w:color w:val="000000"/>
          <w:sz w:val="22"/>
          <w:szCs w:val="22"/>
        </w:rPr>
        <w:t>).</w:t>
      </w:r>
      <w:r w:rsidR="00662F11">
        <w:rPr>
          <w:rFonts w:ascii="Arial" w:hAnsi="Arial" w:cs="Arial"/>
          <w:color w:val="000000"/>
          <w:sz w:val="22"/>
          <w:szCs w:val="22"/>
        </w:rPr>
        <w:t xml:space="preserve"> </w:t>
      </w:r>
      <w:del w:id="965" w:author="Keene-Snickers,Lexi" w:date="2025-03-21T15:22:00Z" w16du:dateUtc="2025-03-21T21:22:00Z">
        <w:r w:rsidR="00907C9D" w:rsidDel="0064613C">
          <w:rPr>
            <w:rFonts w:ascii="Arial" w:hAnsi="Arial" w:cs="Arial"/>
            <w:color w:val="000000"/>
            <w:sz w:val="22"/>
            <w:szCs w:val="22"/>
          </w:rPr>
          <w:delText>[</w:delText>
        </w:r>
        <w:r w:rsidR="00662F11" w:rsidDel="0064613C">
          <w:rPr>
            <w:rFonts w:ascii="Arial" w:hAnsi="Arial" w:cs="Arial"/>
            <w:color w:val="000000"/>
            <w:sz w:val="22"/>
            <w:szCs w:val="22"/>
          </w:rPr>
          <w:delText>STATS</w:delText>
        </w:r>
        <w:r w:rsidR="00907C9D" w:rsidDel="0064613C">
          <w:rPr>
            <w:rFonts w:ascii="Arial" w:hAnsi="Arial" w:cs="Arial"/>
            <w:color w:val="000000"/>
            <w:sz w:val="22"/>
            <w:szCs w:val="22"/>
          </w:rPr>
          <w:delText>]</w:delText>
        </w:r>
      </w:del>
    </w:p>
    <w:p w14:paraId="5463EE3B" w14:textId="77777777" w:rsidR="00662F11" w:rsidDel="0064613C" w:rsidRDefault="00662F11" w:rsidP="00081385">
      <w:pPr>
        <w:spacing w:line="360" w:lineRule="auto"/>
        <w:ind w:firstLine="720"/>
        <w:rPr>
          <w:del w:id="966" w:author="Keene-Snickers,Lexi" w:date="2025-03-21T15:25:00Z" w16du:dateUtc="2025-03-21T21:25:00Z"/>
          <w:rFonts w:ascii="Arial" w:hAnsi="Arial" w:cs="Arial"/>
          <w:color w:val="000000"/>
          <w:sz w:val="22"/>
          <w:szCs w:val="22"/>
        </w:rPr>
      </w:pPr>
    </w:p>
    <w:p w14:paraId="417DFBB7" w14:textId="2B5B14E9" w:rsidR="00662F11" w:rsidDel="0064613C" w:rsidRDefault="00662F11" w:rsidP="0064613C">
      <w:pPr>
        <w:spacing w:line="360" w:lineRule="auto"/>
        <w:rPr>
          <w:del w:id="967" w:author="Keene-Snickers,Lexi" w:date="2025-03-21T15:25:00Z" w16du:dateUtc="2025-03-21T21:25:00Z"/>
          <w:rFonts w:ascii="Arial" w:hAnsi="Arial" w:cs="Arial"/>
          <w:color w:val="000000"/>
          <w:sz w:val="22"/>
          <w:szCs w:val="22"/>
        </w:rPr>
        <w:pPrChange w:id="968" w:author="Keene-Snickers,Lexi" w:date="2025-03-21T15:25:00Z" w16du:dateUtc="2025-03-21T21:25:00Z">
          <w:pPr>
            <w:spacing w:line="360" w:lineRule="auto"/>
            <w:ind w:firstLine="720"/>
          </w:pPr>
        </w:pPrChange>
      </w:pPr>
      <w:del w:id="969" w:author="Keene-Snickers,Lexi" w:date="2025-03-21T15:25:00Z" w16du:dateUtc="2025-03-21T21:25:00Z">
        <w:r w:rsidDel="0064613C">
          <w:rPr>
            <w:rFonts w:ascii="Arial" w:hAnsi="Arial" w:cs="Arial"/>
            <w:color w:val="000000"/>
            <w:sz w:val="22"/>
            <w:szCs w:val="22"/>
          </w:rPr>
          <w:delText xml:space="preserve">The phenomenon of </w:delText>
        </w:r>
        <w:commentRangeStart w:id="970"/>
        <w:commentRangeStart w:id="971"/>
        <w:r w:rsidDel="0064613C">
          <w:rPr>
            <w:rFonts w:ascii="Arial" w:hAnsi="Arial" w:cs="Arial"/>
            <w:color w:val="000000"/>
            <w:sz w:val="22"/>
            <w:szCs w:val="22"/>
          </w:rPr>
          <w:delText>superinfection exclusion</w:delText>
        </w:r>
        <w:commentRangeEnd w:id="970"/>
        <w:r w:rsidR="00A67FDB" w:rsidDel="0064613C">
          <w:rPr>
            <w:rStyle w:val="CommentReference"/>
          </w:rPr>
          <w:commentReference w:id="970"/>
        </w:r>
        <w:commentRangeEnd w:id="971"/>
        <w:r w:rsidR="00E2403B" w:rsidDel="0064613C">
          <w:rPr>
            <w:rStyle w:val="CommentReference"/>
          </w:rPr>
          <w:commentReference w:id="971"/>
        </w:r>
        <w:r w:rsidDel="0064613C">
          <w:rPr>
            <w:rFonts w:ascii="Arial" w:hAnsi="Arial" w:cs="Arial"/>
            <w:color w:val="000000"/>
            <w:sz w:val="22"/>
            <w:szCs w:val="22"/>
          </w:rPr>
          <w:delText xml:space="preserve">, the instance of one viral infection impeding the replication and dissemination of another viral infection of the same or similar virus has been well documented. Due to the presence of coinfections in our samples, we </w:delText>
        </w:r>
        <w:commentRangeStart w:id="972"/>
        <w:r w:rsidDel="0064613C">
          <w:rPr>
            <w:rFonts w:ascii="Arial" w:hAnsi="Arial" w:cs="Arial"/>
            <w:color w:val="000000"/>
            <w:sz w:val="22"/>
            <w:szCs w:val="22"/>
          </w:rPr>
          <w:delText xml:space="preserve">removed all samples </w:delText>
        </w:r>
        <w:commentRangeEnd w:id="972"/>
        <w:r w:rsidR="00C47E76" w:rsidDel="0064613C">
          <w:rPr>
            <w:rStyle w:val="CommentReference"/>
          </w:rPr>
          <w:commentReference w:id="972"/>
        </w:r>
        <w:r w:rsidDel="0064613C">
          <w:rPr>
            <w:rFonts w:ascii="Arial" w:hAnsi="Arial" w:cs="Arial"/>
            <w:color w:val="000000"/>
            <w:sz w:val="22"/>
            <w:szCs w:val="22"/>
          </w:rPr>
          <w:delText xml:space="preserve">with evidence of a coinfection from the analyses used for </w:delText>
        </w:r>
        <w:r w:rsidRPr="00E97611" w:rsidDel="0064613C">
          <w:rPr>
            <w:rFonts w:ascii="Arial" w:hAnsi="Arial" w:cs="Arial"/>
            <w:b/>
            <w:bCs/>
            <w:color w:val="000000"/>
            <w:sz w:val="22"/>
            <w:szCs w:val="22"/>
          </w:rPr>
          <w:delText>Figure 9</w:delText>
        </w:r>
        <w:r w:rsidDel="0064613C">
          <w:rPr>
            <w:rFonts w:ascii="Arial" w:hAnsi="Arial" w:cs="Arial"/>
            <w:color w:val="000000"/>
            <w:sz w:val="22"/>
            <w:szCs w:val="22"/>
          </w:rPr>
          <w:delText xml:space="preserve"> and </w:delText>
        </w:r>
        <w:r w:rsidRPr="00E97611" w:rsidDel="0064613C">
          <w:rPr>
            <w:rFonts w:ascii="Arial" w:hAnsi="Arial" w:cs="Arial"/>
            <w:b/>
            <w:bCs/>
            <w:color w:val="000000"/>
            <w:sz w:val="22"/>
            <w:szCs w:val="22"/>
          </w:rPr>
          <w:delText>Supplemental Figure 7</w:delText>
        </w:r>
        <w:r w:rsidDel="0064613C">
          <w:rPr>
            <w:rFonts w:ascii="Arial" w:hAnsi="Arial" w:cs="Arial"/>
            <w:color w:val="000000"/>
            <w:sz w:val="22"/>
            <w:szCs w:val="22"/>
          </w:rPr>
          <w:delText>.</w:delText>
        </w:r>
      </w:del>
    </w:p>
    <w:p w14:paraId="7751C7D5" w14:textId="77777777" w:rsidR="004C7DE3" w:rsidRPr="00DD52CF" w:rsidRDefault="004C7DE3" w:rsidP="0064613C">
      <w:pPr>
        <w:spacing w:line="360" w:lineRule="auto"/>
        <w:rPr>
          <w:rFonts w:ascii="Arial" w:hAnsi="Arial" w:cs="Arial"/>
          <w:color w:val="000000"/>
          <w:sz w:val="22"/>
          <w:szCs w:val="22"/>
        </w:rPr>
        <w:pPrChange w:id="973" w:author="Keene-Snickers,Lexi" w:date="2025-03-21T15:25:00Z" w16du:dateUtc="2025-03-21T21:25:00Z">
          <w:pPr>
            <w:spacing w:line="360" w:lineRule="auto"/>
            <w:ind w:firstLine="720"/>
          </w:pPr>
        </w:pPrChange>
      </w:pPr>
    </w:p>
    <w:p w14:paraId="68B95508" w14:textId="4BDF4668" w:rsidR="008603AA" w:rsidRDefault="004C7DE3" w:rsidP="00081385">
      <w:pPr>
        <w:spacing w:line="360" w:lineRule="auto"/>
        <w:rPr>
          <w:rFonts w:ascii="Arial" w:hAnsi="Arial" w:cs="Arial"/>
          <w:b/>
          <w:bCs/>
          <w:sz w:val="22"/>
          <w:szCs w:val="22"/>
        </w:rPr>
      </w:pPr>
      <w:del w:id="974" w:author="Keene-Snickers,Lexi" w:date="2025-03-21T15:03:00Z" w16du:dateUtc="2025-03-21T21:03:00Z">
        <w:r w:rsidDel="0064613C">
          <w:rPr>
            <w:rFonts w:ascii="Arial" w:hAnsi="Arial" w:cs="Arial"/>
            <w:b/>
            <w:bCs/>
            <w:noProof/>
            <w:sz w:val="22"/>
            <w:szCs w:val="22"/>
          </w:rPr>
          <w:drawing>
            <wp:inline distT="0" distB="0" distL="0" distR="0" wp14:anchorId="141FF1F7" wp14:editId="3EC800A8">
              <wp:extent cx="6821714" cy="2869347"/>
              <wp:effectExtent l="0" t="0" r="0" b="1270"/>
              <wp:docPr id="632276088" name="Picture 15" descr="A graph of a 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6088" name="Picture 15" descr="A graph of a viru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52404" cy="2882256"/>
                      </a:xfrm>
                      <a:prstGeom prst="rect">
                        <a:avLst/>
                      </a:prstGeom>
                    </pic:spPr>
                  </pic:pic>
                </a:graphicData>
              </a:graphic>
            </wp:inline>
          </w:drawing>
        </w:r>
      </w:del>
      <w:ins w:id="975" w:author="Keene-Snickers,Lexi" w:date="2025-03-21T15:05:00Z" w16du:dateUtc="2025-03-21T21:05:00Z">
        <w:r w:rsidR="0064613C">
          <w:rPr>
            <w:rFonts w:ascii="Arial" w:hAnsi="Arial" w:cs="Arial"/>
            <w:b/>
            <w:bCs/>
            <w:noProof/>
            <w:sz w:val="22"/>
            <w:szCs w:val="22"/>
          </w:rPr>
          <w:drawing>
            <wp:inline distT="0" distB="0" distL="0" distR="0" wp14:anchorId="4F9CEABB" wp14:editId="16101389">
              <wp:extent cx="6278415" cy="2806505"/>
              <wp:effectExtent l="0" t="0" r="0" b="635"/>
              <wp:docPr id="4293808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0867" name="Picture 429380867"/>
                      <pic:cNvPicPr/>
                    </pic:nvPicPr>
                    <pic:blipFill>
                      <a:blip r:embed="rId42"/>
                      <a:stretch>
                        <a:fillRect/>
                      </a:stretch>
                    </pic:blipFill>
                    <pic:spPr>
                      <a:xfrm>
                        <a:off x="0" y="0"/>
                        <a:ext cx="6294634" cy="2813755"/>
                      </a:xfrm>
                      <a:prstGeom prst="rect">
                        <a:avLst/>
                      </a:prstGeom>
                    </pic:spPr>
                  </pic:pic>
                </a:graphicData>
              </a:graphic>
            </wp:inline>
          </w:drawing>
        </w:r>
      </w:ins>
    </w:p>
    <w:p w14:paraId="298ABE6A" w14:textId="6358BCA2"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lastRenderedPageBreak/>
        <w:t xml:space="preserve">Figure </w:t>
      </w:r>
      <w:r w:rsidR="00812026">
        <w:rPr>
          <w:rFonts w:ascii="Arial" w:hAnsi="Arial" w:cs="Arial"/>
          <w:b/>
          <w:bCs/>
          <w:sz w:val="22"/>
          <w:szCs w:val="22"/>
        </w:rPr>
        <w:t>9</w:t>
      </w:r>
      <w:r w:rsidRPr="00631ADB">
        <w:rPr>
          <w:rFonts w:ascii="Arial" w:hAnsi="Arial" w:cs="Arial"/>
          <w:b/>
          <w:bCs/>
          <w:sz w:val="22"/>
          <w:szCs w:val="22"/>
        </w:rPr>
        <w:t>:</w:t>
      </w:r>
      <w:r w:rsidR="00631ADB" w:rsidRPr="00631ADB">
        <w:rPr>
          <w:rFonts w:ascii="Arial" w:hAnsi="Arial" w:cs="Arial"/>
          <w:b/>
          <w:bCs/>
          <w:sz w:val="22"/>
          <w:szCs w:val="22"/>
        </w:rPr>
        <w:t xml:space="preserve"> Galbut virus </w:t>
      </w:r>
      <w:commentRangeStart w:id="976"/>
      <w:r w:rsidR="00631ADB" w:rsidRPr="00631ADB">
        <w:rPr>
          <w:rFonts w:ascii="Arial" w:hAnsi="Arial" w:cs="Arial"/>
          <w:b/>
          <w:bCs/>
          <w:sz w:val="22"/>
          <w:szCs w:val="22"/>
        </w:rPr>
        <w:t>genotype A</w:t>
      </w:r>
      <w:commentRangeEnd w:id="976"/>
      <w:r w:rsidR="007740D7">
        <w:rPr>
          <w:rStyle w:val="CommentReference"/>
        </w:rPr>
        <w:commentReference w:id="976"/>
      </w:r>
      <w:r w:rsidR="00631ADB" w:rsidRPr="00631ADB">
        <w:rPr>
          <w:rFonts w:ascii="Arial" w:hAnsi="Arial" w:cs="Arial"/>
          <w:b/>
          <w:bCs/>
          <w:sz w:val="22"/>
          <w:szCs w:val="22"/>
        </w:rPr>
        <w:t xml:space="preserve"> </w:t>
      </w:r>
      <w:r w:rsidR="00C21F48">
        <w:rPr>
          <w:rFonts w:ascii="Arial" w:hAnsi="Arial" w:cs="Arial"/>
          <w:b/>
          <w:bCs/>
          <w:sz w:val="22"/>
          <w:szCs w:val="22"/>
        </w:rPr>
        <w:t xml:space="preserve">replicates to higher levels than genotype B. </w:t>
      </w:r>
      <w:r w:rsidR="00C21F48">
        <w:rPr>
          <w:rFonts w:ascii="Arial" w:hAnsi="Arial" w:cs="Arial"/>
          <w:sz w:val="22"/>
          <w:szCs w:val="22"/>
        </w:rPr>
        <w:t xml:space="preserve">(A) </w:t>
      </w:r>
      <w:commentRangeStart w:id="977"/>
      <w:r w:rsidR="00C21F48">
        <w:rPr>
          <w:rFonts w:ascii="Arial" w:hAnsi="Arial" w:cs="Arial"/>
          <w:sz w:val="22"/>
          <w:szCs w:val="22"/>
        </w:rPr>
        <w:t xml:space="preserve">Box </w:t>
      </w:r>
      <w:commentRangeEnd w:id="977"/>
      <w:r w:rsidR="00543658">
        <w:rPr>
          <w:rStyle w:val="CommentReference"/>
        </w:rPr>
        <w:commentReference w:id="977"/>
      </w:r>
      <w:r w:rsidR="00C21F48">
        <w:rPr>
          <w:rFonts w:ascii="Arial" w:hAnsi="Arial" w:cs="Arial"/>
          <w:sz w:val="22"/>
          <w:szCs w:val="22"/>
        </w:rPr>
        <w:t xml:space="preserve">plot of total galbut virus reads (per million) </w:t>
      </w:r>
      <w:del w:id="978" w:author="Keene-Snickers,Lexi" w:date="2025-03-21T15:25:00Z" w16du:dateUtc="2025-03-21T21:25:00Z">
        <w:r w:rsidR="00C21F48" w:rsidDel="0064613C">
          <w:rPr>
            <w:rFonts w:ascii="Arial" w:hAnsi="Arial" w:cs="Arial"/>
            <w:sz w:val="22"/>
            <w:szCs w:val="22"/>
          </w:rPr>
          <w:delText xml:space="preserve">on a log10 scale for </w:delText>
        </w:r>
      </w:del>
      <w:r w:rsidR="00C21F48">
        <w:rPr>
          <w:rFonts w:ascii="Arial" w:hAnsi="Arial" w:cs="Arial"/>
          <w:sz w:val="22"/>
          <w:szCs w:val="22"/>
        </w:rPr>
        <w:t>clade A</w:t>
      </w:r>
      <w:ins w:id="979" w:author="Keene-Snickers,Lexi" w:date="2025-03-21T15:25:00Z" w16du:dateUtc="2025-03-21T21:25:00Z">
        <w:r w:rsidR="0064613C">
          <w:rPr>
            <w:rFonts w:ascii="Arial" w:hAnsi="Arial" w:cs="Arial"/>
            <w:sz w:val="22"/>
            <w:szCs w:val="22"/>
          </w:rPr>
          <w:t xml:space="preserve">, </w:t>
        </w:r>
      </w:ins>
      <w:del w:id="980" w:author="Keene-Snickers,Lexi" w:date="2025-03-21T15:25:00Z" w16du:dateUtc="2025-03-21T21:25:00Z">
        <w:r w:rsidR="00C21F48" w:rsidDel="0064613C">
          <w:rPr>
            <w:rFonts w:ascii="Arial" w:hAnsi="Arial" w:cs="Arial"/>
            <w:sz w:val="22"/>
            <w:szCs w:val="22"/>
          </w:rPr>
          <w:delText xml:space="preserve"> and </w:delText>
        </w:r>
      </w:del>
      <w:r w:rsidR="00C21F48">
        <w:rPr>
          <w:rFonts w:ascii="Arial" w:hAnsi="Arial" w:cs="Arial"/>
          <w:sz w:val="22"/>
          <w:szCs w:val="22"/>
        </w:rPr>
        <w:t>B</w:t>
      </w:r>
      <w:ins w:id="981" w:author="Keene-Snickers,Lexi" w:date="2025-03-21T15:25:00Z" w16du:dateUtc="2025-03-21T21:25:00Z">
        <w:r w:rsidR="0064613C">
          <w:rPr>
            <w:rFonts w:ascii="Arial" w:hAnsi="Arial" w:cs="Arial"/>
            <w:sz w:val="22"/>
            <w:szCs w:val="22"/>
          </w:rPr>
          <w:t xml:space="preserve"> and samples with only</w:t>
        </w:r>
      </w:ins>
      <w:ins w:id="982" w:author="Keene-Snickers,Lexi" w:date="2025-03-21T15:26:00Z" w16du:dateUtc="2025-03-21T21:26:00Z">
        <w:r w:rsidR="0064613C">
          <w:rPr>
            <w:rFonts w:ascii="Arial" w:hAnsi="Arial" w:cs="Arial"/>
            <w:sz w:val="22"/>
            <w:szCs w:val="22"/>
          </w:rPr>
          <w:t xml:space="preserve"> partial sequences for which clade could not be determined (Unknown)</w:t>
        </w:r>
      </w:ins>
      <w:r w:rsidR="00C21F48">
        <w:rPr>
          <w:rFonts w:ascii="Arial" w:hAnsi="Arial" w:cs="Arial"/>
          <w:sz w:val="22"/>
          <w:szCs w:val="22"/>
        </w:rPr>
        <w:t xml:space="preserve">. </w:t>
      </w:r>
      <w:ins w:id="983" w:author="Keene-Snickers,Lexi" w:date="2025-03-21T15:27:00Z" w16du:dateUtc="2025-03-21T21:27:00Z">
        <w:r w:rsidR="0064613C">
          <w:rPr>
            <w:rFonts w:ascii="Arial" w:hAnsi="Arial" w:cs="Arial"/>
            <w:sz w:val="22"/>
            <w:szCs w:val="22"/>
          </w:rPr>
          <w:t>Only samples without evidence of co</w:t>
        </w:r>
      </w:ins>
      <w:ins w:id="984" w:author="Keene-Snickers,Lexi" w:date="2025-03-21T15:28:00Z" w16du:dateUtc="2025-03-21T21:28:00Z">
        <w:r w:rsidR="0064613C">
          <w:rPr>
            <w:rFonts w:ascii="Arial" w:hAnsi="Arial" w:cs="Arial"/>
            <w:sz w:val="22"/>
            <w:szCs w:val="22"/>
          </w:rPr>
          <w:t xml:space="preserve">infection were included. </w:t>
        </w:r>
      </w:ins>
      <w:r w:rsidR="00C21F48">
        <w:rPr>
          <w:rFonts w:ascii="Arial" w:hAnsi="Arial" w:cs="Arial"/>
          <w:sz w:val="22"/>
          <w:szCs w:val="22"/>
        </w:rPr>
        <w:t xml:space="preserve">(B) Boxplot of total galbut virus reads (per million) </w:t>
      </w:r>
      <w:del w:id="985" w:author="Keene-Snickers,Lexi" w:date="2025-03-21T15:26:00Z" w16du:dateUtc="2025-03-21T21:26:00Z">
        <w:r w:rsidR="00C21F48" w:rsidDel="0064613C">
          <w:rPr>
            <w:rFonts w:ascii="Arial" w:hAnsi="Arial" w:cs="Arial"/>
            <w:sz w:val="22"/>
            <w:szCs w:val="22"/>
          </w:rPr>
          <w:delText>on a log10 scale</w:delText>
        </w:r>
      </w:del>
      <w:r w:rsidR="00C21F48">
        <w:rPr>
          <w:rFonts w:ascii="Arial" w:hAnsi="Arial" w:cs="Arial"/>
          <w:sz w:val="22"/>
          <w:szCs w:val="22"/>
        </w:rPr>
        <w:t xml:space="preserve"> and the presence of chaq virus. </w:t>
      </w:r>
      <w:ins w:id="986" w:author="Keene-Snickers,Lexi" w:date="2025-03-21T15:26:00Z" w16du:dateUtc="2025-03-21T21:26:00Z">
        <w:r w:rsidR="0064613C">
          <w:rPr>
            <w:rFonts w:ascii="Arial" w:hAnsi="Arial" w:cs="Arial"/>
            <w:sz w:val="22"/>
            <w:szCs w:val="22"/>
          </w:rPr>
          <w:t>Data was filtered to only include clade A samples.</w:t>
        </w:r>
      </w:ins>
      <w:ins w:id="987" w:author="Keene-Snickers,Lexi" w:date="2025-03-21T15:27:00Z" w16du:dateUtc="2025-03-21T21:27:00Z">
        <w:r w:rsidR="0064613C">
          <w:rPr>
            <w:rFonts w:ascii="Arial" w:hAnsi="Arial" w:cs="Arial"/>
            <w:sz w:val="22"/>
            <w:szCs w:val="22"/>
          </w:rPr>
          <w:t xml:space="preserve"> </w:t>
        </w:r>
      </w:ins>
      <w:del w:id="988" w:author="Keene-Snickers,Lexi" w:date="2025-03-21T15:28:00Z" w16du:dateUtc="2025-03-21T21:28:00Z">
        <w:r w:rsidR="00C21F48" w:rsidDel="0064613C">
          <w:rPr>
            <w:rFonts w:ascii="Arial" w:hAnsi="Arial" w:cs="Arial"/>
            <w:sz w:val="22"/>
            <w:szCs w:val="22"/>
          </w:rPr>
          <w:delText>Graphs were generated with</w:delText>
        </w:r>
      </w:del>
      <w:del w:id="989" w:author="Keene-Snickers,Lexi" w:date="2025-03-21T15:27:00Z" w16du:dateUtc="2025-03-21T21:27:00Z">
        <w:r w:rsidR="00C21F48" w:rsidDel="0064613C">
          <w:rPr>
            <w:rFonts w:ascii="Arial" w:hAnsi="Arial" w:cs="Arial"/>
            <w:sz w:val="22"/>
            <w:szCs w:val="22"/>
          </w:rPr>
          <w:delText>out</w:delText>
        </w:r>
      </w:del>
      <w:del w:id="990" w:author="Keene-Snickers,Lexi" w:date="2025-03-21T15:28:00Z" w16du:dateUtc="2025-03-21T21:28:00Z">
        <w:r w:rsidR="00C21F48" w:rsidDel="0064613C">
          <w:rPr>
            <w:rFonts w:ascii="Arial" w:hAnsi="Arial" w:cs="Arial"/>
            <w:sz w:val="22"/>
            <w:szCs w:val="22"/>
          </w:rPr>
          <w:delText xml:space="preserve"> coinfection samples.</w:delText>
        </w:r>
      </w:del>
    </w:p>
    <w:p w14:paraId="7F6A78C5" w14:textId="77777777" w:rsidR="00290FAD" w:rsidRDefault="00290FAD" w:rsidP="00081385">
      <w:pPr>
        <w:spacing w:line="360" w:lineRule="auto"/>
        <w:rPr>
          <w:rFonts w:ascii="Arial" w:hAnsi="Arial" w:cs="Arial"/>
          <w:sz w:val="22"/>
          <w:szCs w:val="22"/>
        </w:rPr>
      </w:pPr>
    </w:p>
    <w:p w14:paraId="2196113A" w14:textId="2A4F5AF7" w:rsidR="004C7DE3" w:rsidRDefault="007555C1" w:rsidP="00081385">
      <w:pPr>
        <w:spacing w:line="360" w:lineRule="auto"/>
        <w:rPr>
          <w:rFonts w:ascii="Arial" w:hAnsi="Arial" w:cs="Arial"/>
          <w:sz w:val="22"/>
          <w:szCs w:val="22"/>
        </w:rPr>
      </w:pPr>
      <w:del w:id="991" w:author="Keene-Snickers,Lexi" w:date="2025-03-21T14:50:00Z" w16du:dateUtc="2025-03-21T20:50:00Z">
        <w:r w:rsidDel="0064613C">
          <w:rPr>
            <w:rFonts w:ascii="Arial" w:hAnsi="Arial" w:cs="Arial"/>
            <w:noProof/>
            <w:sz w:val="22"/>
            <w:szCs w:val="22"/>
          </w:rPr>
          <w:drawing>
            <wp:inline distT="0" distB="0" distL="0" distR="0" wp14:anchorId="2A15FACC" wp14:editId="48BE0037">
              <wp:extent cx="5943600" cy="4754880"/>
              <wp:effectExtent l="0" t="0" r="0" b="0"/>
              <wp:docPr id="158775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8672" name="Picture 1587758672"/>
                      <pic:cNvPicPr/>
                    </pic:nvPicPr>
                    <pic:blipFill>
                      <a:blip r:embed="rId43"/>
                      <a:stretch>
                        <a:fillRect/>
                      </a:stretch>
                    </pic:blipFill>
                    <pic:spPr>
                      <a:xfrm>
                        <a:off x="0" y="0"/>
                        <a:ext cx="5943600" cy="4754880"/>
                      </a:xfrm>
                      <a:prstGeom prst="rect">
                        <a:avLst/>
                      </a:prstGeom>
                    </pic:spPr>
                  </pic:pic>
                </a:graphicData>
              </a:graphic>
            </wp:inline>
          </w:drawing>
        </w:r>
      </w:del>
      <w:ins w:id="992" w:author="Keene-Snickers,Lexi" w:date="2025-03-21T14:51:00Z" w16du:dateUtc="2025-03-21T20:51:00Z">
        <w:r w:rsidR="0064613C">
          <w:rPr>
            <w:rFonts w:ascii="Arial" w:hAnsi="Arial" w:cs="Arial"/>
            <w:noProof/>
            <w:sz w:val="22"/>
            <w:szCs w:val="22"/>
          </w:rPr>
          <w:drawing>
            <wp:inline distT="0" distB="0" distL="0" distR="0" wp14:anchorId="41617DF6" wp14:editId="7B8779CC">
              <wp:extent cx="5943600" cy="4754880"/>
              <wp:effectExtent l="0" t="0" r="0" b="0"/>
              <wp:docPr id="20100969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96905" name="Picture 2010096905"/>
                      <pic:cNvPicPr/>
                    </pic:nvPicPr>
                    <pic:blipFill>
                      <a:blip r:embed="rId44"/>
                      <a:stretch>
                        <a:fillRect/>
                      </a:stretch>
                    </pic:blipFill>
                    <pic:spPr>
                      <a:xfrm>
                        <a:off x="0" y="0"/>
                        <a:ext cx="5943600" cy="4754880"/>
                      </a:xfrm>
                      <a:prstGeom prst="rect">
                        <a:avLst/>
                      </a:prstGeom>
                    </pic:spPr>
                  </pic:pic>
                </a:graphicData>
              </a:graphic>
            </wp:inline>
          </w:drawing>
        </w:r>
      </w:ins>
    </w:p>
    <w:p w14:paraId="07B119C4" w14:textId="4BB3F98B" w:rsidR="004C7DE3" w:rsidRPr="002458EE" w:rsidRDefault="004C7DE3" w:rsidP="00081385">
      <w:pPr>
        <w:spacing w:line="360" w:lineRule="auto"/>
        <w:rPr>
          <w:rFonts w:ascii="Arial" w:hAnsi="Arial" w:cs="Arial"/>
          <w:sz w:val="22"/>
          <w:szCs w:val="22"/>
        </w:rPr>
      </w:pPr>
      <w:r w:rsidRPr="00E97611">
        <w:rPr>
          <w:rFonts w:ascii="Arial" w:hAnsi="Arial" w:cs="Arial"/>
          <w:b/>
          <w:bCs/>
          <w:sz w:val="22"/>
          <w:szCs w:val="22"/>
        </w:rPr>
        <w:t xml:space="preserve">Supplemental Figure </w:t>
      </w:r>
      <w:r w:rsidR="00812026" w:rsidRPr="00E97611">
        <w:rPr>
          <w:rFonts w:ascii="Arial" w:hAnsi="Arial" w:cs="Arial"/>
          <w:b/>
          <w:bCs/>
          <w:sz w:val="22"/>
          <w:szCs w:val="22"/>
        </w:rPr>
        <w:t>7</w:t>
      </w:r>
      <w:r w:rsidRPr="00E97611">
        <w:rPr>
          <w:rFonts w:ascii="Arial" w:hAnsi="Arial" w:cs="Arial"/>
          <w:b/>
          <w:bCs/>
          <w:sz w:val="22"/>
          <w:szCs w:val="22"/>
        </w:rPr>
        <w:t xml:space="preserve">: </w:t>
      </w:r>
      <w:del w:id="993" w:author="Keene-Snickers,Lexi" w:date="2025-03-21T14:51:00Z" w16du:dateUtc="2025-03-21T20:51:00Z">
        <w:r w:rsidRPr="00E97611" w:rsidDel="0064613C">
          <w:rPr>
            <w:rFonts w:ascii="Arial" w:hAnsi="Arial" w:cs="Arial"/>
            <w:b/>
            <w:bCs/>
            <w:sz w:val="22"/>
            <w:szCs w:val="22"/>
          </w:rPr>
          <w:delText>Galbut virus does not show evidence</w:delText>
        </w:r>
      </w:del>
      <w:ins w:id="994" w:author="Keene-Snickers,Lexi" w:date="2025-03-21T14:51:00Z" w16du:dateUtc="2025-03-21T20:51:00Z">
        <w:r w:rsidR="0064613C">
          <w:rPr>
            <w:rFonts w:ascii="Arial" w:hAnsi="Arial" w:cs="Arial"/>
            <w:b/>
            <w:bCs/>
            <w:sz w:val="22"/>
            <w:szCs w:val="22"/>
          </w:rPr>
          <w:t>There is</w:t>
        </w:r>
      </w:ins>
      <w:r w:rsidRPr="00E97611">
        <w:rPr>
          <w:rFonts w:ascii="Arial" w:hAnsi="Arial" w:cs="Arial"/>
          <w:b/>
          <w:bCs/>
          <w:sz w:val="22"/>
          <w:szCs w:val="22"/>
        </w:rPr>
        <w:t xml:space="preserve"> </w:t>
      </w:r>
      <w:del w:id="995" w:author="Keene-Snickers,Lexi" w:date="2025-03-21T14:51:00Z" w16du:dateUtc="2025-03-21T20:51:00Z">
        <w:r w:rsidRPr="00E97611" w:rsidDel="0064613C">
          <w:rPr>
            <w:rFonts w:ascii="Arial" w:hAnsi="Arial" w:cs="Arial"/>
            <w:b/>
            <w:bCs/>
            <w:sz w:val="22"/>
            <w:szCs w:val="22"/>
          </w:rPr>
          <w:delText xml:space="preserve">of </w:delText>
        </w:r>
      </w:del>
      <w:r w:rsidRPr="00E97611">
        <w:rPr>
          <w:rFonts w:ascii="Arial" w:hAnsi="Arial" w:cs="Arial"/>
          <w:b/>
          <w:bCs/>
          <w:sz w:val="22"/>
          <w:szCs w:val="22"/>
        </w:rPr>
        <w:t xml:space="preserve">a bimodal </w:t>
      </w:r>
      <w:ins w:id="996" w:author="Keene-Snickers,Lexi" w:date="2025-03-21T14:51:00Z" w16du:dateUtc="2025-03-21T20:51:00Z">
        <w:r w:rsidR="0064613C">
          <w:rPr>
            <w:rFonts w:ascii="Arial" w:hAnsi="Arial" w:cs="Arial"/>
            <w:b/>
            <w:bCs/>
            <w:sz w:val="22"/>
            <w:szCs w:val="22"/>
          </w:rPr>
          <w:t xml:space="preserve">infection pattern in RNA 1 and 2 of galbut virus and </w:t>
        </w:r>
      </w:ins>
      <w:del w:id="997" w:author="Keene-Snickers,Lexi" w:date="2025-03-21T14:52:00Z" w16du:dateUtc="2025-03-21T20:52:00Z">
        <w:r w:rsidRPr="00E97611" w:rsidDel="0064613C">
          <w:rPr>
            <w:rFonts w:ascii="Arial" w:hAnsi="Arial" w:cs="Arial"/>
            <w:b/>
            <w:bCs/>
            <w:sz w:val="22"/>
            <w:szCs w:val="22"/>
          </w:rPr>
          <w:delText xml:space="preserve">or </w:delText>
        </w:r>
      </w:del>
      <w:ins w:id="998" w:author="Keene-Snickers,Lexi" w:date="2025-03-21T14:52:00Z" w16du:dateUtc="2025-03-21T20:52:00Z">
        <w:r w:rsidR="0064613C">
          <w:rPr>
            <w:rFonts w:ascii="Arial" w:hAnsi="Arial" w:cs="Arial"/>
            <w:b/>
            <w:bCs/>
            <w:sz w:val="22"/>
            <w:szCs w:val="22"/>
          </w:rPr>
          <w:t>a</w:t>
        </w:r>
        <w:r w:rsidR="0064613C" w:rsidRPr="00E97611">
          <w:rPr>
            <w:rFonts w:ascii="Arial" w:hAnsi="Arial" w:cs="Arial"/>
            <w:b/>
            <w:bCs/>
            <w:sz w:val="22"/>
            <w:szCs w:val="22"/>
          </w:rPr>
          <w:t xml:space="preserve"> </w:t>
        </w:r>
      </w:ins>
      <w:r w:rsidRPr="00E97611">
        <w:rPr>
          <w:rFonts w:ascii="Arial" w:hAnsi="Arial" w:cs="Arial"/>
          <w:b/>
          <w:bCs/>
          <w:sz w:val="22"/>
          <w:szCs w:val="22"/>
        </w:rPr>
        <w:t>trimodal infection pattern</w:t>
      </w:r>
      <w:ins w:id="999" w:author="Keene-Snickers,Lexi" w:date="2025-03-21T14:52:00Z" w16du:dateUtc="2025-03-21T20:52:00Z">
        <w:r w:rsidR="0064613C">
          <w:rPr>
            <w:rFonts w:ascii="Arial" w:hAnsi="Arial" w:cs="Arial"/>
            <w:b/>
            <w:bCs/>
            <w:sz w:val="22"/>
            <w:szCs w:val="22"/>
          </w:rPr>
          <w:t xml:space="preserve"> in galbut virus RNA 3 and chaq virus</w:t>
        </w:r>
      </w:ins>
      <w:r w:rsidRPr="00E97611">
        <w:rPr>
          <w:rFonts w:ascii="Arial" w:hAnsi="Arial" w:cs="Arial"/>
          <w:b/>
          <w:bCs/>
          <w:sz w:val="22"/>
          <w:szCs w:val="22"/>
        </w:rPr>
        <w:t>.</w:t>
      </w:r>
      <w:r w:rsidR="00FF5DED">
        <w:rPr>
          <w:rFonts w:ascii="Arial" w:hAnsi="Arial" w:cs="Arial"/>
          <w:b/>
          <w:bCs/>
          <w:sz w:val="22"/>
          <w:szCs w:val="22"/>
        </w:rPr>
        <w:t xml:space="preserve"> </w:t>
      </w:r>
      <w:r w:rsidR="002458EE">
        <w:rPr>
          <w:rFonts w:ascii="Arial" w:hAnsi="Arial" w:cs="Arial"/>
          <w:sz w:val="22"/>
          <w:szCs w:val="22"/>
        </w:rPr>
        <w:t xml:space="preserve">The number of galbut virus and chaq virus reads (per million) are shown as a histogram of the number of samples in each bin. </w:t>
      </w:r>
      <w:r w:rsidR="00821245">
        <w:rPr>
          <w:rFonts w:ascii="Arial" w:hAnsi="Arial" w:cs="Arial"/>
          <w:sz w:val="22"/>
          <w:szCs w:val="22"/>
        </w:rPr>
        <w:t xml:space="preserve">Plots are faceted by </w:t>
      </w:r>
      <w:commentRangeStart w:id="1000"/>
      <w:r w:rsidR="00821245">
        <w:rPr>
          <w:rFonts w:ascii="Arial" w:hAnsi="Arial" w:cs="Arial"/>
          <w:sz w:val="22"/>
          <w:szCs w:val="22"/>
        </w:rPr>
        <w:t>segment</w:t>
      </w:r>
      <w:del w:id="1001" w:author="Keene-Snickers,Lexi" w:date="2025-03-21T14:52:00Z" w16du:dateUtc="2025-03-21T20:52:00Z">
        <w:r w:rsidR="00821245" w:rsidDel="0064613C">
          <w:rPr>
            <w:rFonts w:ascii="Arial" w:hAnsi="Arial" w:cs="Arial"/>
            <w:sz w:val="22"/>
            <w:szCs w:val="22"/>
          </w:rPr>
          <w:delText xml:space="preserve"> and whether the samples was genotype A or B. Samples with coinfections were omitted to facet by genotype</w:delText>
        </w:r>
      </w:del>
      <w:r w:rsidR="00821245">
        <w:rPr>
          <w:rFonts w:ascii="Arial" w:hAnsi="Arial" w:cs="Arial"/>
          <w:sz w:val="22"/>
          <w:szCs w:val="22"/>
        </w:rPr>
        <w:t>.</w:t>
      </w:r>
      <w:commentRangeEnd w:id="1000"/>
      <w:r w:rsidR="0064613C">
        <w:rPr>
          <w:rStyle w:val="CommentReference"/>
        </w:rPr>
        <w:commentReference w:id="1000"/>
      </w:r>
    </w:p>
    <w:p w14:paraId="39426B33" w14:textId="77777777" w:rsidR="00FF5DED" w:rsidRPr="00FF5DED" w:rsidRDefault="00FF5DED" w:rsidP="00081385">
      <w:pPr>
        <w:spacing w:line="360" w:lineRule="auto"/>
        <w:rPr>
          <w:rFonts w:ascii="Arial" w:hAnsi="Arial" w:cs="Arial"/>
          <w:sz w:val="22"/>
          <w:szCs w:val="22"/>
        </w:rPr>
      </w:pPr>
    </w:p>
    <w:p w14:paraId="7D9D24AF" w14:textId="5ECCFC33"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is more common </w:t>
      </w:r>
      <w:r w:rsidR="00181A47">
        <w:rPr>
          <w:rFonts w:ascii="Arial" w:hAnsi="Arial" w:cs="Arial"/>
          <w:b/>
          <w:bCs/>
          <w:sz w:val="22"/>
          <w:szCs w:val="22"/>
        </w:rPr>
        <w:t>within</w:t>
      </w:r>
      <w:r w:rsidR="00181A47" w:rsidRPr="004271E5">
        <w:rPr>
          <w:rFonts w:ascii="Arial" w:hAnsi="Arial" w:cs="Arial"/>
          <w:b/>
          <w:bCs/>
          <w:sz w:val="22"/>
          <w:szCs w:val="22"/>
        </w:rPr>
        <w:t xml:space="preserve"> </w:t>
      </w:r>
      <w:r w:rsidRPr="004271E5">
        <w:rPr>
          <w:rFonts w:ascii="Arial" w:hAnsi="Arial" w:cs="Arial"/>
          <w:b/>
          <w:bCs/>
          <w:sz w:val="22"/>
          <w:szCs w:val="22"/>
        </w:rPr>
        <w:t>genotypes than across genotypes</w:t>
      </w:r>
    </w:p>
    <w:p w14:paraId="27203770" w14:textId="77777777" w:rsidR="004271E5" w:rsidRDefault="004271E5" w:rsidP="00081385">
      <w:pPr>
        <w:spacing w:line="360" w:lineRule="auto"/>
        <w:rPr>
          <w:rFonts w:ascii="Arial" w:hAnsi="Arial" w:cs="Arial"/>
          <w:sz w:val="22"/>
          <w:szCs w:val="22"/>
        </w:rPr>
      </w:pPr>
    </w:p>
    <w:p w14:paraId="7EBC939F" w14:textId="68BEA009" w:rsidR="0064613C" w:rsidRDefault="00290FAD" w:rsidP="00081385">
      <w:pPr>
        <w:spacing w:line="360" w:lineRule="auto"/>
        <w:rPr>
          <w:ins w:id="1002" w:author="Keene-Snickers,Lexi" w:date="2025-03-21T13:41:00Z" w16du:dateUtc="2025-03-21T19:41:00Z"/>
          <w:rFonts w:ascii="Arial" w:hAnsi="Arial" w:cs="Arial"/>
          <w:sz w:val="22"/>
          <w:szCs w:val="22"/>
        </w:rPr>
      </w:pPr>
      <w:r>
        <w:rPr>
          <w:rFonts w:ascii="Arial" w:hAnsi="Arial" w:cs="Arial"/>
          <w:sz w:val="22"/>
          <w:szCs w:val="22"/>
        </w:rPr>
        <w:lastRenderedPageBreak/>
        <w:tab/>
      </w:r>
      <w:r w:rsidR="005C4CE8">
        <w:rPr>
          <w:rFonts w:ascii="Arial" w:hAnsi="Arial" w:cs="Arial"/>
          <w:sz w:val="22"/>
          <w:szCs w:val="22"/>
        </w:rPr>
        <w:t>Reassortment – the shuffling of genome segments following co-infection is typical 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xO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64613C" w:rsidRPr="0064613C">
            <w:rPr>
              <w:rFonts w:ascii="Arial" w:hAnsi="Arial" w:cs="Arial"/>
              <w:color w:val="000000"/>
              <w:sz w:val="22"/>
              <w:szCs w:val="22"/>
              <w:vertAlign w:val="superscript"/>
            </w:rPr>
            <w:t>19</w:t>
          </w:r>
        </w:sdtContent>
      </w:sdt>
      <w:r w:rsidR="005C4CE8">
        <w:rPr>
          <w:rFonts w:ascii="Arial" w:hAnsi="Arial" w:cs="Arial"/>
          <w:sz w:val="22"/>
          <w:szCs w:val="22"/>
        </w:rPr>
        <w:t xml:space="preserve">.  </w:t>
      </w:r>
      <w:r w:rsidR="008C5374">
        <w:rPr>
          <w:rFonts w:ascii="Arial" w:hAnsi="Arial" w:cs="Arial"/>
          <w:sz w:val="22"/>
          <w:szCs w:val="22"/>
        </w:rPr>
        <w:t>The short branches in trees and high frequency of co-infection complicated detection of reassortment.</w:t>
      </w:r>
      <w:ins w:id="1003" w:author="Keene-Snickers,Lexi" w:date="2025-03-21T13:39:00Z" w16du:dateUtc="2025-03-21T19:39:00Z">
        <w:r w:rsidR="0064613C">
          <w:rPr>
            <w:rFonts w:ascii="Arial" w:hAnsi="Arial" w:cs="Arial"/>
            <w:sz w:val="22"/>
            <w:szCs w:val="22"/>
          </w:rPr>
          <w:t xml:space="preserve"> To mitigate th</w:t>
        </w:r>
      </w:ins>
      <w:ins w:id="1004" w:author="Keene-Snickers,Lexi" w:date="2025-03-21T13:40:00Z" w16du:dateUtc="2025-03-21T19:40:00Z">
        <w:r w:rsidR="0064613C">
          <w:rPr>
            <w:rFonts w:ascii="Arial" w:hAnsi="Arial" w:cs="Arial"/>
            <w:sz w:val="22"/>
            <w:szCs w:val="22"/>
          </w:rPr>
          <w:t xml:space="preserve">is complication, samples with evidence of coinfection were removed from the preceding analyses. </w:t>
        </w:r>
      </w:ins>
    </w:p>
    <w:p w14:paraId="0FE8D45C" w14:textId="77777777" w:rsidR="0064613C" w:rsidRDefault="0064613C" w:rsidP="00081385">
      <w:pPr>
        <w:spacing w:line="360" w:lineRule="auto"/>
        <w:rPr>
          <w:ins w:id="1005" w:author="Keene-Snickers,Lexi" w:date="2025-03-21T13:41:00Z" w16du:dateUtc="2025-03-21T19:41:00Z"/>
          <w:rFonts w:ascii="Arial" w:hAnsi="Arial" w:cs="Arial"/>
          <w:sz w:val="22"/>
          <w:szCs w:val="22"/>
        </w:rPr>
      </w:pPr>
    </w:p>
    <w:p w14:paraId="59DD3996" w14:textId="1F735075" w:rsidR="002D1889" w:rsidRDefault="0064613C" w:rsidP="0064613C">
      <w:pPr>
        <w:spacing w:line="360" w:lineRule="auto"/>
        <w:ind w:firstLine="720"/>
        <w:rPr>
          <w:rFonts w:ascii="Arial" w:hAnsi="Arial" w:cs="Arial"/>
          <w:sz w:val="22"/>
          <w:szCs w:val="22"/>
        </w:rPr>
        <w:pPrChange w:id="1006" w:author="Keene-Snickers,Lexi" w:date="2025-03-21T13:41:00Z" w16du:dateUtc="2025-03-21T19:41:00Z">
          <w:pPr>
            <w:spacing w:line="360" w:lineRule="auto"/>
          </w:pPr>
        </w:pPrChange>
      </w:pPr>
      <w:ins w:id="1007" w:author="Keene-Snickers,Lexi" w:date="2025-03-21T13:40:00Z" w16du:dateUtc="2025-03-21T19:40:00Z">
        <w:r>
          <w:rPr>
            <w:rFonts w:ascii="Arial" w:hAnsi="Arial" w:cs="Arial"/>
            <w:sz w:val="22"/>
            <w:szCs w:val="22"/>
          </w:rPr>
          <w:t>T</w:t>
        </w:r>
      </w:ins>
      <w:del w:id="1008" w:author="Keene-Snickers,Lexi" w:date="2025-03-21T13:39:00Z" w16du:dateUtc="2025-03-21T19:39:00Z">
        <w:r w:rsidR="008C5374" w:rsidDel="0064613C">
          <w:rPr>
            <w:rFonts w:ascii="Arial" w:hAnsi="Arial" w:cs="Arial"/>
            <w:sz w:val="22"/>
            <w:szCs w:val="22"/>
          </w:rPr>
          <w:delText xml:space="preserve"> </w:delText>
        </w:r>
      </w:del>
      <w:del w:id="1009" w:author="Keene-Snickers,Lexi" w:date="2025-03-21T13:40:00Z" w16du:dateUtc="2025-03-21T19:40:00Z">
        <w:r w:rsidR="008C5374" w:rsidDel="0064613C">
          <w:rPr>
            <w:rFonts w:ascii="Arial" w:hAnsi="Arial" w:cs="Arial"/>
            <w:sz w:val="22"/>
            <w:szCs w:val="22"/>
          </w:rPr>
          <w:delText xml:space="preserve"> Nevertheless, </w:delText>
        </w:r>
      </w:del>
      <w:ins w:id="1010" w:author="Stenglein,Mark" w:date="2025-03-12T16:54:00Z" w16du:dateUtc="2025-03-12T22:54:00Z">
        <w:del w:id="1011" w:author="Keene-Snickers,Lexi" w:date="2025-03-21T13:40:00Z" w16du:dateUtc="2025-03-21T19:40:00Z">
          <w:r w:rsidR="008C5374" w:rsidDel="0064613C">
            <w:rPr>
              <w:rFonts w:ascii="Arial" w:hAnsi="Arial" w:cs="Arial"/>
              <w:sz w:val="22"/>
              <w:szCs w:val="22"/>
            </w:rPr>
            <w:delText>t</w:delText>
          </w:r>
        </w:del>
      </w:ins>
      <w:r w:rsidR="00142E50">
        <w:rPr>
          <w:rFonts w:ascii="Arial" w:hAnsi="Arial" w:cs="Arial"/>
          <w:sz w:val="22"/>
          <w:szCs w:val="22"/>
        </w:rPr>
        <w:t xml:space="preserve">here </w:t>
      </w:r>
      <w:r w:rsidR="008C5374">
        <w:rPr>
          <w:rFonts w:ascii="Arial" w:hAnsi="Arial" w:cs="Arial"/>
          <w:sz w:val="22"/>
          <w:szCs w:val="22"/>
        </w:rPr>
        <w:t xml:space="preserve">were many well-supported examples </w:t>
      </w:r>
      <w:del w:id="1012" w:author="Stenglein,Mark" w:date="2025-03-12T16:54:00Z" w16du:dateUtc="2025-03-12T22:54:00Z">
        <w:r w:rsidR="00142E50" w:rsidDel="008C5374">
          <w:rPr>
            <w:rFonts w:ascii="Arial" w:hAnsi="Arial" w:cs="Arial"/>
            <w:sz w:val="22"/>
            <w:szCs w:val="22"/>
          </w:rPr>
          <w:delText xml:space="preserve">evidence </w:delText>
        </w:r>
      </w:del>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973627">
        <w:rPr>
          <w:rFonts w:ascii="Arial" w:hAnsi="Arial" w:cs="Arial"/>
          <w:sz w:val="22"/>
          <w:szCs w:val="22"/>
        </w:rPr>
        <w:t xml:space="preserve"> (</w:t>
      </w:r>
      <w:r w:rsidR="00973627" w:rsidRPr="00973627">
        <w:rPr>
          <w:rFonts w:ascii="Arial" w:hAnsi="Arial" w:cs="Arial"/>
          <w:b/>
          <w:bCs/>
          <w:sz w:val="22"/>
          <w:szCs w:val="22"/>
          <w:rPrChange w:id="1013" w:author="Stenglein,Mark" w:date="2025-03-12T16:42:00Z" w16du:dateUtc="2025-03-12T22:42:00Z">
            <w:rPr>
              <w:rFonts w:ascii="Arial" w:hAnsi="Arial" w:cs="Arial"/>
              <w:sz w:val="22"/>
              <w:szCs w:val="22"/>
            </w:rPr>
          </w:rPrChange>
        </w:rPr>
        <w:t>Figs. 10, 11 &amp; 12</w:t>
      </w:r>
      <w:r w:rsidR="00973627">
        <w:rPr>
          <w:rFonts w:ascii="Arial" w:hAnsi="Arial" w:cs="Arial"/>
          <w:sz w:val="22"/>
          <w:szCs w:val="22"/>
        </w:rPr>
        <w:t>)</w:t>
      </w:r>
      <w:r w:rsidR="00142E50">
        <w:rPr>
          <w:rFonts w:ascii="Arial" w:hAnsi="Arial" w:cs="Arial"/>
          <w:sz w:val="22"/>
          <w:szCs w:val="22"/>
        </w:rPr>
        <w:t xml:space="preserve">. </w:t>
      </w:r>
      <w:del w:id="1014" w:author="Keene-Snickers,Lexi" w:date="2025-03-21T13:47:00Z" w16du:dateUtc="2025-03-21T19:47:00Z">
        <w:r w:rsidR="00D4340E" w:rsidDel="0064613C">
          <w:rPr>
            <w:rFonts w:ascii="Arial" w:hAnsi="Arial" w:cs="Arial"/>
            <w:sz w:val="22"/>
            <w:szCs w:val="22"/>
          </w:rPr>
          <w:delText>Most of the reassortment</w:delText>
        </w:r>
      </w:del>
      <w:ins w:id="1015" w:author="Keene-Snickers,Lexi" w:date="2025-03-21T13:47:00Z" w16du:dateUtc="2025-03-21T19:47:00Z">
        <w:r>
          <w:rPr>
            <w:rFonts w:ascii="Arial" w:hAnsi="Arial" w:cs="Arial"/>
            <w:sz w:val="22"/>
            <w:szCs w:val="22"/>
          </w:rPr>
          <w:t>Reassortment</w:t>
        </w:r>
      </w:ins>
      <w:r w:rsidR="00D4340E">
        <w:rPr>
          <w:rFonts w:ascii="Arial" w:hAnsi="Arial" w:cs="Arial"/>
          <w:sz w:val="22"/>
          <w:szCs w:val="22"/>
        </w:rPr>
        <w:t xml:space="preserve"> </w:t>
      </w:r>
      <w:r w:rsidR="00973627">
        <w:rPr>
          <w:rFonts w:ascii="Arial" w:hAnsi="Arial" w:cs="Arial"/>
          <w:sz w:val="22"/>
          <w:szCs w:val="22"/>
        </w:rPr>
        <w:t xml:space="preserve">involved parental viruses from the same </w:t>
      </w:r>
      <w:r w:rsidR="00D4340E">
        <w:rPr>
          <w:rFonts w:ascii="Arial" w:hAnsi="Arial" w:cs="Arial"/>
          <w:sz w:val="22"/>
          <w:szCs w:val="22"/>
        </w:rPr>
        <w:t xml:space="preserve">genotype. </w:t>
      </w:r>
      <w:r w:rsidR="00973627">
        <w:rPr>
          <w:rFonts w:ascii="Arial" w:hAnsi="Arial" w:cs="Arial"/>
          <w:sz w:val="22"/>
          <w:szCs w:val="22"/>
        </w:rPr>
        <w:t xml:space="preserve">For </w:t>
      </w:r>
      <w:proofErr w:type="gramStart"/>
      <w:r w:rsidR="005C4CE8">
        <w:rPr>
          <w:rFonts w:ascii="Arial" w:hAnsi="Arial" w:cs="Arial"/>
          <w:sz w:val="22"/>
          <w:szCs w:val="22"/>
        </w:rPr>
        <w:t>example</w:t>
      </w:r>
      <w:proofErr w:type="gramEnd"/>
      <w:del w:id="1016" w:author="Stenglein,Mark" w:date="2025-03-12T16:42:00Z" w16du:dateUtc="2025-03-12T22:42:00Z">
        <w:r w:rsidR="005C4CE8" w:rsidDel="00973627">
          <w:rPr>
            <w:rFonts w:ascii="Arial" w:hAnsi="Arial" w:cs="Arial"/>
            <w:sz w:val="22"/>
            <w:szCs w:val="22"/>
          </w:rPr>
          <w:delText>s</w:delText>
        </w:r>
      </w:del>
      <w:r w:rsidR="005C4CE8">
        <w:rPr>
          <w:rFonts w:ascii="Arial" w:hAnsi="Arial" w:cs="Arial"/>
          <w:sz w:val="22"/>
          <w:szCs w:val="22"/>
        </w:rPr>
        <w:t xml:space="preserve">, sample </w:t>
      </w:r>
      <w:r w:rsidR="005C4CE8" w:rsidRPr="002D1889">
        <w:rPr>
          <w:rFonts w:ascii="Arial" w:hAnsi="Arial" w:cs="Arial"/>
          <w:sz w:val="22"/>
          <w:szCs w:val="22"/>
        </w:rPr>
        <w:t>500-M-61-2</w:t>
      </w:r>
      <w:r w:rsidR="005C4CE8">
        <w:rPr>
          <w:rFonts w:ascii="Arial" w:hAnsi="Arial" w:cs="Arial"/>
          <w:sz w:val="22"/>
          <w:szCs w:val="22"/>
        </w:rPr>
        <w:t xml:space="preserve">, </w:t>
      </w:r>
      <w:r w:rsidR="00142E50">
        <w:rPr>
          <w:rFonts w:ascii="Arial" w:hAnsi="Arial" w:cs="Arial"/>
          <w:sz w:val="22"/>
          <w:szCs w:val="22"/>
        </w:rPr>
        <w:t>from Colorado in 2023</w:t>
      </w:r>
      <w:r w:rsidR="002D1889">
        <w:rPr>
          <w:rFonts w:ascii="Arial" w:hAnsi="Arial" w:cs="Arial"/>
          <w:sz w:val="22"/>
          <w:szCs w:val="22"/>
        </w:rPr>
        <w:t xml:space="preserve"> (Accessions: PQ</w:t>
      </w:r>
      <w:r w:rsidR="002D1889" w:rsidRPr="002D1889">
        <w:t xml:space="preserve"> </w:t>
      </w:r>
      <w:r w:rsidR="002D1889" w:rsidRPr="002D1889">
        <w:rPr>
          <w:rFonts w:ascii="Arial" w:hAnsi="Arial" w:cs="Arial"/>
          <w:sz w:val="22"/>
          <w:szCs w:val="22"/>
        </w:rPr>
        <w:t>PQ625159, PQ625069, PQ624966, PQ624857</w:t>
      </w:r>
      <w:r w:rsidR="002D1889">
        <w:rPr>
          <w:rFonts w:ascii="Arial" w:hAnsi="Arial" w:cs="Arial"/>
          <w:sz w:val="22"/>
          <w:szCs w:val="22"/>
        </w:rPr>
        <w:t>)</w:t>
      </w:r>
      <w:r w:rsidR="005C4CE8">
        <w:rPr>
          <w:rFonts w:ascii="Arial" w:hAnsi="Arial" w:cs="Arial"/>
          <w:sz w:val="22"/>
          <w:szCs w:val="22"/>
        </w:rPr>
        <w:t>,</w:t>
      </w:r>
      <w:r w:rsidR="00142E50">
        <w:rPr>
          <w:rFonts w:ascii="Arial" w:hAnsi="Arial" w:cs="Arial"/>
          <w:sz w:val="22"/>
          <w:szCs w:val="22"/>
        </w:rPr>
        <w:t xml:space="preserve"> </w:t>
      </w:r>
      <w:r w:rsidR="002D1889">
        <w:rPr>
          <w:rFonts w:ascii="Arial" w:hAnsi="Arial" w:cs="Arial"/>
          <w:sz w:val="22"/>
          <w:szCs w:val="22"/>
        </w:rPr>
        <w:t>is</w:t>
      </w:r>
      <w:r w:rsidR="00142E50">
        <w:rPr>
          <w:rFonts w:ascii="Arial" w:hAnsi="Arial" w:cs="Arial"/>
          <w:sz w:val="22"/>
          <w:szCs w:val="22"/>
        </w:rPr>
        <w:t xml:space="preserve"> genotype A but RNAs </w:t>
      </w:r>
      <w:r w:rsidR="00591612">
        <w:rPr>
          <w:rFonts w:ascii="Arial" w:hAnsi="Arial" w:cs="Arial"/>
          <w:sz w:val="22"/>
          <w:szCs w:val="22"/>
        </w:rPr>
        <w:t>1</w:t>
      </w:r>
      <w:r w:rsidR="00142E50">
        <w:rPr>
          <w:rFonts w:ascii="Arial" w:hAnsi="Arial" w:cs="Arial"/>
          <w:sz w:val="22"/>
          <w:szCs w:val="22"/>
        </w:rPr>
        <w:t xml:space="preserve"> and </w:t>
      </w:r>
      <w:r w:rsidR="00591612">
        <w:rPr>
          <w:rFonts w:ascii="Arial" w:hAnsi="Arial" w:cs="Arial"/>
          <w:sz w:val="22"/>
          <w:szCs w:val="22"/>
        </w:rPr>
        <w:t>2</w:t>
      </w:r>
      <w:r w:rsidR="00142E50">
        <w:rPr>
          <w:rFonts w:ascii="Arial" w:hAnsi="Arial" w:cs="Arial"/>
          <w:sz w:val="22"/>
          <w:szCs w:val="22"/>
        </w:rPr>
        <w:t xml:space="preserve"> are on </w:t>
      </w:r>
      <w:del w:id="1017" w:author="Keene-Snickers,Lexi" w:date="2025-03-21T13:47:00Z" w16du:dateUtc="2025-03-21T19:47:00Z">
        <w:r w:rsidR="00142E50" w:rsidDel="0064613C">
          <w:rPr>
            <w:rFonts w:ascii="Arial" w:hAnsi="Arial" w:cs="Arial"/>
            <w:sz w:val="22"/>
            <w:szCs w:val="22"/>
          </w:rPr>
          <w:delText xml:space="preserve">an </w:delText>
        </w:r>
      </w:del>
      <w:r w:rsidR="00142E50">
        <w:rPr>
          <w:rFonts w:ascii="Arial" w:hAnsi="Arial" w:cs="Arial"/>
          <w:sz w:val="22"/>
          <w:szCs w:val="22"/>
        </w:rPr>
        <w:t>isolated branch</w:t>
      </w:r>
      <w:r w:rsidR="002D1889">
        <w:rPr>
          <w:rFonts w:ascii="Arial" w:hAnsi="Arial" w:cs="Arial"/>
          <w:sz w:val="22"/>
          <w:szCs w:val="22"/>
        </w:rPr>
        <w:t>es</w:t>
      </w:r>
      <w:r w:rsidR="00142E50">
        <w:rPr>
          <w:rFonts w:ascii="Arial" w:hAnsi="Arial" w:cs="Arial"/>
          <w:sz w:val="22"/>
          <w:szCs w:val="22"/>
        </w:rPr>
        <w:t xml:space="preserve"> (</w:t>
      </w:r>
      <w:r w:rsidR="00142E50" w:rsidRPr="00142E50">
        <w:rPr>
          <w:rFonts w:ascii="Arial" w:hAnsi="Arial" w:cs="Arial"/>
          <w:b/>
          <w:bCs/>
          <w:sz w:val="22"/>
          <w:szCs w:val="22"/>
        </w:rPr>
        <w:t xml:space="preserve">Fig. </w:t>
      </w:r>
      <w:r w:rsidR="00CB524A">
        <w:rPr>
          <w:rFonts w:ascii="Arial" w:hAnsi="Arial" w:cs="Arial"/>
          <w:b/>
          <w:bCs/>
          <w:sz w:val="22"/>
          <w:szCs w:val="22"/>
        </w:rPr>
        <w:t>10</w:t>
      </w:r>
      <w:r w:rsidR="00142E50" w:rsidRPr="00142E50">
        <w:rPr>
          <w:rFonts w:ascii="Arial" w:hAnsi="Arial" w:cs="Arial"/>
          <w:b/>
          <w:bCs/>
          <w:sz w:val="22"/>
          <w:szCs w:val="22"/>
        </w:rPr>
        <w:t xml:space="preserve">, </w:t>
      </w:r>
      <w:r w:rsidR="00CB524A">
        <w:rPr>
          <w:rFonts w:ascii="Arial" w:hAnsi="Arial" w:cs="Arial"/>
          <w:b/>
          <w:bCs/>
          <w:sz w:val="22"/>
          <w:szCs w:val="22"/>
        </w:rPr>
        <w:t>11</w:t>
      </w:r>
      <w:r w:rsidR="00142E50" w:rsidRPr="00142E50">
        <w:rPr>
          <w:rFonts w:ascii="Arial" w:hAnsi="Arial" w:cs="Arial"/>
          <w:b/>
          <w:bCs/>
          <w:sz w:val="22"/>
          <w:szCs w:val="22"/>
        </w:rPr>
        <w:t xml:space="preserve"> &amp; 1</w:t>
      </w:r>
      <w:r w:rsidR="00CB524A">
        <w:rPr>
          <w:rFonts w:ascii="Arial" w:hAnsi="Arial" w:cs="Arial"/>
          <w:b/>
          <w:bCs/>
          <w:sz w:val="22"/>
          <w:szCs w:val="22"/>
        </w:rPr>
        <w:t>2</w:t>
      </w:r>
      <w:r w:rsidR="00142E50">
        <w:rPr>
          <w:rFonts w:ascii="Arial" w:hAnsi="Arial" w:cs="Arial"/>
          <w:sz w:val="22"/>
          <w:szCs w:val="22"/>
        </w:rPr>
        <w:t xml:space="preserve">). </w:t>
      </w:r>
      <w:r w:rsidR="002D1889">
        <w:rPr>
          <w:rFonts w:ascii="Arial" w:hAnsi="Arial" w:cs="Arial"/>
          <w:sz w:val="22"/>
          <w:szCs w:val="22"/>
        </w:rPr>
        <w:t>Another example of within clade diversity is galbut virus RNA 2 of 500-F-67</w:t>
      </w:r>
      <w:r w:rsidR="007F2AD5">
        <w:rPr>
          <w:rFonts w:ascii="Arial" w:hAnsi="Arial" w:cs="Arial"/>
          <w:sz w:val="22"/>
          <w:szCs w:val="22"/>
        </w:rPr>
        <w:t>, a Colorado 2023 sample,</w:t>
      </w:r>
      <w:r w:rsidR="002D1889">
        <w:rPr>
          <w:rFonts w:ascii="Arial" w:hAnsi="Arial" w:cs="Arial"/>
          <w:sz w:val="22"/>
          <w:szCs w:val="22"/>
        </w:rPr>
        <w:t xml:space="preserve"> (Accessions:</w:t>
      </w:r>
      <w:r w:rsidR="002D1889" w:rsidRPr="002D1889">
        <w:t xml:space="preserve"> </w:t>
      </w:r>
      <w:r w:rsidR="002D1889" w:rsidRPr="002D1889">
        <w:rPr>
          <w:rFonts w:ascii="Arial" w:hAnsi="Arial" w:cs="Arial"/>
          <w:sz w:val="22"/>
          <w:szCs w:val="22"/>
        </w:rPr>
        <w:t>PQ625063, PQ624960, PQ624850</w:t>
      </w:r>
      <w:r w:rsidR="002D1889">
        <w:rPr>
          <w:rFonts w:ascii="Arial" w:hAnsi="Arial" w:cs="Arial"/>
          <w:sz w:val="22"/>
          <w:szCs w:val="22"/>
        </w:rPr>
        <w:t xml:space="preserve">) which is most </w:t>
      </w:r>
      <w:proofErr w:type="gramStart"/>
      <w:r w:rsidR="002D1889">
        <w:rPr>
          <w:rFonts w:ascii="Arial" w:hAnsi="Arial" w:cs="Arial"/>
          <w:sz w:val="22"/>
          <w:szCs w:val="22"/>
        </w:rPr>
        <w:t>similar to</w:t>
      </w:r>
      <w:proofErr w:type="gramEnd"/>
      <w:r w:rsidR="002D1889">
        <w:rPr>
          <w:rFonts w:ascii="Arial" w:hAnsi="Arial" w:cs="Arial"/>
          <w:sz w:val="22"/>
          <w:szCs w:val="22"/>
        </w:rPr>
        <w:t xml:space="preserve"> Pennsylvania sequences </w:t>
      </w:r>
      <w:del w:id="1018" w:author="Keene-Snickers,Lexi" w:date="2025-03-21T13:41:00Z" w16du:dateUtc="2025-03-21T19:41:00Z">
        <w:r w:rsidR="002D1889" w:rsidDel="0064613C">
          <w:rPr>
            <w:rFonts w:ascii="Arial" w:hAnsi="Arial" w:cs="Arial"/>
            <w:sz w:val="22"/>
            <w:szCs w:val="22"/>
          </w:rPr>
          <w:delText xml:space="preserve">but </w:delText>
        </w:r>
      </w:del>
      <w:ins w:id="1019" w:author="Keene-Snickers,Lexi" w:date="2025-03-21T13:41:00Z" w16du:dateUtc="2025-03-21T19:41:00Z">
        <w:r>
          <w:rPr>
            <w:rFonts w:ascii="Arial" w:hAnsi="Arial" w:cs="Arial"/>
            <w:sz w:val="22"/>
            <w:szCs w:val="22"/>
          </w:rPr>
          <w:t>w</w:t>
        </w:r>
      </w:ins>
      <w:ins w:id="1020" w:author="Keene-Snickers,Lexi" w:date="2025-03-21T13:42:00Z" w16du:dateUtc="2025-03-21T19:42:00Z">
        <w:r>
          <w:rPr>
            <w:rFonts w:ascii="Arial" w:hAnsi="Arial" w:cs="Arial"/>
            <w:sz w:val="22"/>
            <w:szCs w:val="22"/>
          </w:rPr>
          <w:t>hile</w:t>
        </w:r>
      </w:ins>
      <w:ins w:id="1021" w:author="Keene-Snickers,Lexi" w:date="2025-03-21T13:41:00Z" w16du:dateUtc="2025-03-21T19:41:00Z">
        <w:r>
          <w:rPr>
            <w:rFonts w:ascii="Arial" w:hAnsi="Arial" w:cs="Arial"/>
            <w:sz w:val="22"/>
            <w:szCs w:val="22"/>
          </w:rPr>
          <w:t xml:space="preserve"> </w:t>
        </w:r>
      </w:ins>
      <w:r w:rsidR="002D1889">
        <w:rPr>
          <w:rFonts w:ascii="Arial" w:hAnsi="Arial" w:cs="Arial"/>
          <w:sz w:val="22"/>
          <w:szCs w:val="22"/>
        </w:rPr>
        <w:t>the RNA 3 is more similar to samples from Maine and Colorado (</w:t>
      </w:r>
      <w:r w:rsidR="002D1889" w:rsidRPr="00142E50">
        <w:rPr>
          <w:rFonts w:ascii="Arial" w:hAnsi="Arial" w:cs="Arial"/>
          <w:b/>
          <w:bCs/>
          <w:sz w:val="22"/>
          <w:szCs w:val="22"/>
        </w:rPr>
        <w:t xml:space="preserve">Fig. </w:t>
      </w:r>
      <w:r w:rsidR="002D1889">
        <w:rPr>
          <w:rFonts w:ascii="Arial" w:hAnsi="Arial" w:cs="Arial"/>
          <w:b/>
          <w:bCs/>
          <w:sz w:val="22"/>
          <w:szCs w:val="22"/>
        </w:rPr>
        <w:t>10</w:t>
      </w:r>
      <w:r w:rsidR="002D1889" w:rsidRPr="00142E50">
        <w:rPr>
          <w:rFonts w:ascii="Arial" w:hAnsi="Arial" w:cs="Arial"/>
          <w:b/>
          <w:bCs/>
          <w:sz w:val="22"/>
          <w:szCs w:val="22"/>
        </w:rPr>
        <w:t>, 1</w:t>
      </w:r>
      <w:r w:rsidR="002D1889">
        <w:rPr>
          <w:rFonts w:ascii="Arial" w:hAnsi="Arial" w:cs="Arial"/>
          <w:b/>
          <w:bCs/>
          <w:sz w:val="22"/>
          <w:szCs w:val="22"/>
        </w:rPr>
        <w:t>1</w:t>
      </w:r>
      <w:r w:rsidR="002D1889" w:rsidRPr="00142E50">
        <w:rPr>
          <w:rFonts w:ascii="Arial" w:hAnsi="Arial" w:cs="Arial"/>
          <w:b/>
          <w:bCs/>
          <w:sz w:val="22"/>
          <w:szCs w:val="22"/>
        </w:rPr>
        <w:t xml:space="preserve"> &amp; 1</w:t>
      </w:r>
      <w:r w:rsidR="002D1889">
        <w:rPr>
          <w:rFonts w:ascii="Arial" w:hAnsi="Arial" w:cs="Arial"/>
          <w:b/>
          <w:bCs/>
          <w:sz w:val="22"/>
          <w:szCs w:val="22"/>
        </w:rPr>
        <w:t>2</w:t>
      </w:r>
      <w:r w:rsidR="002D1889">
        <w:rPr>
          <w:rFonts w:ascii="Arial" w:hAnsi="Arial" w:cs="Arial"/>
          <w:sz w:val="22"/>
          <w:szCs w:val="22"/>
        </w:rPr>
        <w:t>).</w:t>
      </w:r>
    </w:p>
    <w:p w14:paraId="20A1244F" w14:textId="77777777" w:rsidR="002D1889" w:rsidDel="0064613C" w:rsidRDefault="002D1889" w:rsidP="00081385">
      <w:pPr>
        <w:spacing w:line="360" w:lineRule="auto"/>
        <w:rPr>
          <w:del w:id="1022" w:author="Keene-Snickers,Lexi" w:date="2025-03-21T13:43:00Z" w16du:dateUtc="2025-03-21T19:43:00Z"/>
          <w:rFonts w:ascii="Arial" w:hAnsi="Arial" w:cs="Arial"/>
          <w:sz w:val="22"/>
          <w:szCs w:val="22"/>
        </w:rPr>
      </w:pPr>
    </w:p>
    <w:p w14:paraId="0AEC5D6A" w14:textId="5EEEF03A" w:rsidR="00142E50" w:rsidDel="0064613C" w:rsidRDefault="002D1889" w:rsidP="00E97611">
      <w:pPr>
        <w:spacing w:line="360" w:lineRule="auto"/>
        <w:ind w:firstLine="720"/>
        <w:rPr>
          <w:del w:id="1023" w:author="Keene-Snickers,Lexi" w:date="2025-03-21T13:43:00Z" w16du:dateUtc="2025-03-21T19:43:00Z"/>
          <w:rFonts w:ascii="Arial" w:hAnsi="Arial" w:cs="Arial"/>
          <w:sz w:val="22"/>
          <w:szCs w:val="22"/>
        </w:rPr>
      </w:pPr>
      <w:del w:id="1024" w:author="Keene-Snickers,Lexi" w:date="2025-03-21T13:43:00Z" w16du:dateUtc="2025-03-21T19:43:00Z">
        <w:r w:rsidDel="0064613C">
          <w:rPr>
            <w:rFonts w:ascii="Arial" w:hAnsi="Arial" w:cs="Arial"/>
            <w:sz w:val="22"/>
            <w:szCs w:val="22"/>
          </w:rPr>
          <w:delText xml:space="preserve">There is </w:delText>
        </w:r>
      </w:del>
      <w:ins w:id="1025" w:author="Stenglein,Mark" w:date="2025-03-12T16:43:00Z" w16du:dateUtc="2025-03-12T22:43:00Z">
        <w:del w:id="1026" w:author="Keene-Snickers,Lexi" w:date="2025-03-21T13:43:00Z" w16du:dateUtc="2025-03-21T19:43:00Z">
          <w:r w:rsidR="00973627" w:rsidDel="0064613C">
            <w:rPr>
              <w:rFonts w:ascii="Arial" w:hAnsi="Arial" w:cs="Arial"/>
              <w:sz w:val="22"/>
              <w:szCs w:val="22"/>
            </w:rPr>
            <w:delText xml:space="preserve">was </w:delText>
          </w:r>
        </w:del>
      </w:ins>
      <w:del w:id="1027" w:author="Keene-Snickers,Lexi" w:date="2025-03-21T13:43:00Z" w16du:dateUtc="2025-03-21T19:43:00Z">
        <w:r w:rsidDel="0064613C">
          <w:rPr>
            <w:rFonts w:ascii="Arial" w:hAnsi="Arial" w:cs="Arial"/>
            <w:sz w:val="22"/>
            <w:szCs w:val="22"/>
          </w:rPr>
          <w:delText>also evidence of reassortment between genotypes. Sample</w:delText>
        </w:r>
        <w:r w:rsidR="00142E50" w:rsidDel="0064613C">
          <w:rPr>
            <w:rFonts w:ascii="Arial" w:hAnsi="Arial" w:cs="Arial"/>
            <w:sz w:val="22"/>
            <w:szCs w:val="22"/>
          </w:rPr>
          <w:delText xml:space="preserve"> </w:delText>
        </w:r>
        <w:r w:rsidR="00142E50" w:rsidRPr="002D1889" w:rsidDel="0064613C">
          <w:rPr>
            <w:rFonts w:ascii="Arial" w:hAnsi="Arial" w:cs="Arial"/>
            <w:sz w:val="22"/>
            <w:szCs w:val="22"/>
          </w:rPr>
          <w:delText xml:space="preserve"> 500-M-60</w:delText>
        </w:r>
        <w:r w:rsidR="007F2AD5" w:rsidDel="0064613C">
          <w:rPr>
            <w:rFonts w:ascii="Arial" w:hAnsi="Arial" w:cs="Arial"/>
            <w:sz w:val="22"/>
            <w:szCs w:val="22"/>
          </w:rPr>
          <w:delText>, from Colorado 2023,</w:delText>
        </w:r>
        <w:r w:rsidR="00142E50" w:rsidDel="0064613C">
          <w:rPr>
            <w:rFonts w:ascii="Arial" w:hAnsi="Arial" w:cs="Arial"/>
            <w:sz w:val="22"/>
            <w:szCs w:val="22"/>
          </w:rPr>
          <w:delText xml:space="preserve"> has two RNA </w:delText>
        </w:r>
        <w:r w:rsidR="00591612" w:rsidDel="0064613C">
          <w:rPr>
            <w:rFonts w:ascii="Arial" w:hAnsi="Arial" w:cs="Arial"/>
            <w:sz w:val="22"/>
            <w:szCs w:val="22"/>
          </w:rPr>
          <w:delText xml:space="preserve">3 </w:delText>
        </w:r>
        <w:r w:rsidR="00142E50" w:rsidDel="0064613C">
          <w:rPr>
            <w:rFonts w:ascii="Arial" w:hAnsi="Arial" w:cs="Arial"/>
            <w:sz w:val="22"/>
            <w:szCs w:val="22"/>
          </w:rPr>
          <w:delText xml:space="preserve">segments, one </w:delText>
        </w:r>
        <w:r w:rsidR="00591612" w:rsidDel="0064613C">
          <w:rPr>
            <w:rFonts w:ascii="Arial" w:hAnsi="Arial" w:cs="Arial"/>
            <w:sz w:val="22"/>
            <w:szCs w:val="22"/>
          </w:rPr>
          <w:delText xml:space="preserve">of </w:delText>
        </w:r>
        <w:r w:rsidR="00142E50" w:rsidDel="0064613C">
          <w:rPr>
            <w:rFonts w:ascii="Arial" w:hAnsi="Arial" w:cs="Arial"/>
            <w:sz w:val="22"/>
            <w:szCs w:val="22"/>
          </w:rPr>
          <w:delText xml:space="preserve">each genotype while the RNA </w:delText>
        </w:r>
        <w:r w:rsidR="00591612" w:rsidDel="0064613C">
          <w:rPr>
            <w:rFonts w:ascii="Arial" w:hAnsi="Arial" w:cs="Arial"/>
            <w:sz w:val="22"/>
            <w:szCs w:val="22"/>
          </w:rPr>
          <w:delText>1</w:delText>
        </w:r>
        <w:r w:rsidR="00142E50" w:rsidDel="0064613C">
          <w:rPr>
            <w:rFonts w:ascii="Arial" w:hAnsi="Arial" w:cs="Arial"/>
            <w:sz w:val="22"/>
            <w:szCs w:val="22"/>
          </w:rPr>
          <w:delText xml:space="preserve"> and </w:delText>
        </w:r>
        <w:r w:rsidR="00591612" w:rsidDel="0064613C">
          <w:rPr>
            <w:rFonts w:ascii="Arial" w:hAnsi="Arial" w:cs="Arial"/>
            <w:sz w:val="22"/>
            <w:szCs w:val="22"/>
          </w:rPr>
          <w:delText>2</w:delText>
        </w:r>
        <w:r w:rsidR="00142E50" w:rsidDel="0064613C">
          <w:rPr>
            <w:rFonts w:ascii="Arial" w:hAnsi="Arial" w:cs="Arial"/>
            <w:sz w:val="22"/>
            <w:szCs w:val="22"/>
          </w:rPr>
          <w:delText xml:space="preserve"> segments </w:delText>
        </w:r>
        <w:r w:rsidR="00CB524A" w:rsidDel="0064613C">
          <w:rPr>
            <w:rFonts w:ascii="Arial" w:hAnsi="Arial" w:cs="Arial"/>
            <w:sz w:val="22"/>
            <w:szCs w:val="22"/>
          </w:rPr>
          <w:delText xml:space="preserve">had </w:delText>
        </w:r>
        <w:r w:rsidR="00142E50" w:rsidDel="0064613C">
          <w:rPr>
            <w:rFonts w:ascii="Arial" w:hAnsi="Arial" w:cs="Arial"/>
            <w:sz w:val="22"/>
            <w:szCs w:val="22"/>
          </w:rPr>
          <w:delText xml:space="preserve">no </w:delText>
        </w:r>
        <w:r w:rsidR="00CB524A" w:rsidDel="0064613C">
          <w:rPr>
            <w:rFonts w:ascii="Arial" w:hAnsi="Arial" w:cs="Arial"/>
            <w:sz w:val="22"/>
            <w:szCs w:val="22"/>
          </w:rPr>
          <w:delText xml:space="preserve">other </w:delText>
        </w:r>
        <w:r w:rsidR="00142E50" w:rsidDel="0064613C">
          <w:rPr>
            <w:rFonts w:ascii="Arial" w:hAnsi="Arial" w:cs="Arial"/>
            <w:sz w:val="22"/>
            <w:szCs w:val="22"/>
          </w:rPr>
          <w:delText xml:space="preserve">partial segments and </w:delText>
        </w:r>
        <w:r w:rsidR="00CB524A" w:rsidDel="0064613C">
          <w:rPr>
            <w:rFonts w:ascii="Arial" w:hAnsi="Arial" w:cs="Arial"/>
            <w:sz w:val="22"/>
            <w:szCs w:val="22"/>
          </w:rPr>
          <w:delText>are</w:delText>
        </w:r>
        <w:r w:rsidR="00142E50" w:rsidDel="0064613C">
          <w:rPr>
            <w:rFonts w:ascii="Arial" w:hAnsi="Arial" w:cs="Arial"/>
            <w:sz w:val="22"/>
            <w:szCs w:val="22"/>
          </w:rPr>
          <w:delText xml:space="preserve"> genotype B (</w:delText>
        </w:r>
        <w:r w:rsidR="00142E50" w:rsidRPr="00142E50" w:rsidDel="0064613C">
          <w:rPr>
            <w:rFonts w:ascii="Arial" w:hAnsi="Arial" w:cs="Arial"/>
            <w:b/>
            <w:bCs/>
            <w:sz w:val="22"/>
            <w:szCs w:val="22"/>
          </w:rPr>
          <w:delText xml:space="preserve">Fig. </w:delText>
        </w:r>
        <w:r w:rsidR="00CB524A" w:rsidDel="0064613C">
          <w:rPr>
            <w:rFonts w:ascii="Arial" w:hAnsi="Arial" w:cs="Arial"/>
            <w:b/>
            <w:bCs/>
            <w:sz w:val="22"/>
            <w:szCs w:val="22"/>
          </w:rPr>
          <w:delText>10</w:delText>
        </w:r>
        <w:r w:rsidR="00142E50" w:rsidRPr="00142E50" w:rsidDel="0064613C">
          <w:rPr>
            <w:rFonts w:ascii="Arial" w:hAnsi="Arial" w:cs="Arial"/>
            <w:b/>
            <w:bCs/>
            <w:sz w:val="22"/>
            <w:szCs w:val="22"/>
          </w:rPr>
          <w:delText>, 1</w:delText>
        </w:r>
        <w:r w:rsidR="00CB524A" w:rsidDel="0064613C">
          <w:rPr>
            <w:rFonts w:ascii="Arial" w:hAnsi="Arial" w:cs="Arial"/>
            <w:b/>
            <w:bCs/>
            <w:sz w:val="22"/>
            <w:szCs w:val="22"/>
          </w:rPr>
          <w:delText>1</w:delText>
        </w:r>
        <w:r w:rsidR="00142E50" w:rsidRPr="00142E50" w:rsidDel="0064613C">
          <w:rPr>
            <w:rFonts w:ascii="Arial" w:hAnsi="Arial" w:cs="Arial"/>
            <w:b/>
            <w:bCs/>
            <w:sz w:val="22"/>
            <w:szCs w:val="22"/>
          </w:rPr>
          <w:delText xml:space="preserve"> &amp; 1</w:delText>
        </w:r>
        <w:r w:rsidR="00CB524A" w:rsidDel="0064613C">
          <w:rPr>
            <w:rFonts w:ascii="Arial" w:hAnsi="Arial" w:cs="Arial"/>
            <w:b/>
            <w:bCs/>
            <w:sz w:val="22"/>
            <w:szCs w:val="22"/>
          </w:rPr>
          <w:delText>2</w:delText>
        </w:r>
        <w:r w:rsidR="00142E50" w:rsidDel="0064613C">
          <w:rPr>
            <w:rFonts w:ascii="Arial" w:hAnsi="Arial" w:cs="Arial"/>
            <w:sz w:val="22"/>
            <w:szCs w:val="22"/>
          </w:rPr>
          <w:delText xml:space="preserve">). </w:delText>
        </w:r>
      </w:del>
    </w:p>
    <w:p w14:paraId="28A2CDE2" w14:textId="0F82DA15" w:rsidR="00A11028" w:rsidDel="0064613C" w:rsidRDefault="00A11028" w:rsidP="00081385">
      <w:pPr>
        <w:spacing w:line="360" w:lineRule="auto"/>
        <w:rPr>
          <w:del w:id="1028" w:author="Keene-Snickers,Lexi" w:date="2025-03-20T09:15:00Z" w16du:dateUtc="2025-03-20T15:15:00Z"/>
          <w:rFonts w:ascii="Arial" w:hAnsi="Arial" w:cs="Arial"/>
          <w:sz w:val="22"/>
          <w:szCs w:val="22"/>
        </w:rPr>
      </w:pPr>
      <w:del w:id="1029" w:author="Keene-Snickers,Lexi" w:date="2025-03-21T13:43:00Z" w16du:dateUtc="2025-03-21T19:43:00Z">
        <w:r w:rsidDel="0064613C">
          <w:rPr>
            <w:rFonts w:ascii="Arial" w:hAnsi="Arial" w:cs="Arial"/>
            <w:sz w:val="22"/>
            <w:szCs w:val="22"/>
          </w:rPr>
          <w:tab/>
        </w:r>
      </w:del>
    </w:p>
    <w:p w14:paraId="44E6E611" w14:textId="27CD6D7F" w:rsidR="00A11028" w:rsidDel="0064613C" w:rsidRDefault="00A11028" w:rsidP="00081385">
      <w:pPr>
        <w:spacing w:line="360" w:lineRule="auto"/>
        <w:rPr>
          <w:del w:id="1030" w:author="Keene-Snickers,Lexi" w:date="2025-03-20T09:15:00Z" w16du:dateUtc="2025-03-20T15:15:00Z"/>
          <w:rFonts w:ascii="Arial" w:hAnsi="Arial" w:cs="Arial"/>
          <w:sz w:val="22"/>
          <w:szCs w:val="22"/>
        </w:rPr>
      </w:pPr>
      <w:del w:id="1031" w:author="Keene-Snickers,Lexi" w:date="2025-03-20T09:15:00Z" w16du:dateUtc="2025-03-20T15:15:00Z">
        <w:r w:rsidDel="0064613C">
          <w:rPr>
            <w:rFonts w:ascii="Arial" w:hAnsi="Arial" w:cs="Arial"/>
            <w:sz w:val="22"/>
            <w:szCs w:val="22"/>
          </w:rPr>
          <w:delText xml:space="preserve">Two challenges: 1) short branch lengths, particularly within the galbut A clade 2) </w:delText>
        </w:r>
        <w:commentRangeStart w:id="1032"/>
        <w:commentRangeStart w:id="1033"/>
        <w:r w:rsidDel="0064613C">
          <w:rPr>
            <w:rFonts w:ascii="Arial" w:hAnsi="Arial" w:cs="Arial"/>
            <w:sz w:val="22"/>
            <w:szCs w:val="22"/>
          </w:rPr>
          <w:delText>co-infection.</w:delText>
        </w:r>
        <w:commentRangeEnd w:id="1032"/>
        <w:r w:rsidR="007F2AD5" w:rsidDel="0064613C">
          <w:rPr>
            <w:rStyle w:val="CommentReference"/>
          </w:rPr>
          <w:commentReference w:id="1032"/>
        </w:r>
        <w:commentRangeEnd w:id="1033"/>
        <w:r w:rsidR="003643D0" w:rsidDel="0064613C">
          <w:rPr>
            <w:rStyle w:val="CommentReference"/>
          </w:rPr>
          <w:commentReference w:id="1033"/>
        </w:r>
      </w:del>
    </w:p>
    <w:p w14:paraId="7E472512" w14:textId="77777777" w:rsidR="00142E50" w:rsidRDefault="00142E50" w:rsidP="00081385">
      <w:pPr>
        <w:spacing w:line="360" w:lineRule="auto"/>
        <w:rPr>
          <w:rFonts w:ascii="Arial" w:hAnsi="Arial" w:cs="Arial"/>
          <w:sz w:val="22"/>
          <w:szCs w:val="22"/>
        </w:rPr>
      </w:pPr>
    </w:p>
    <w:p w14:paraId="408CC397" w14:textId="4E0DC965" w:rsidR="0083169E" w:rsidRDefault="0083169E" w:rsidP="00081385">
      <w:pPr>
        <w:spacing w:line="360" w:lineRule="auto"/>
        <w:rPr>
          <w:rFonts w:ascii="Arial" w:hAnsi="Arial" w:cs="Arial"/>
          <w:sz w:val="22"/>
          <w:szCs w:val="22"/>
        </w:rPr>
      </w:pPr>
      <w:r>
        <w:rPr>
          <w:rFonts w:ascii="Arial" w:hAnsi="Arial" w:cs="Arial"/>
          <w:sz w:val="22"/>
          <w:szCs w:val="22"/>
        </w:rPr>
        <w:tab/>
      </w:r>
      <w:commentRangeStart w:id="1034"/>
      <w:r w:rsidR="002F03E6">
        <w:rPr>
          <w:rFonts w:ascii="Arial" w:hAnsi="Arial" w:cs="Arial"/>
          <w:sz w:val="22"/>
          <w:szCs w:val="22"/>
        </w:rPr>
        <w:t xml:space="preserve">Chaq </w:t>
      </w:r>
      <w:commentRangeEnd w:id="1034"/>
      <w:r w:rsidR="0064613C">
        <w:rPr>
          <w:rStyle w:val="CommentReference"/>
        </w:rPr>
        <w:commentReference w:id="1034"/>
      </w:r>
      <w:r w:rsidR="002F03E6">
        <w:rPr>
          <w:rFonts w:ascii="Arial" w:hAnsi="Arial" w:cs="Arial"/>
          <w:sz w:val="22"/>
          <w:szCs w:val="22"/>
        </w:rPr>
        <w:t xml:space="preserve">virus seems to be exclusively associated with galbut virus clade A infections.  There were </w:t>
      </w:r>
      <w:commentRangeStart w:id="1035"/>
      <w:r w:rsidR="002F03E6">
        <w:rPr>
          <w:rFonts w:ascii="Arial" w:hAnsi="Arial" w:cs="Arial"/>
          <w:sz w:val="22"/>
          <w:szCs w:val="22"/>
        </w:rPr>
        <w:t xml:space="preserve">four </w:t>
      </w:r>
      <w:commentRangeEnd w:id="1035"/>
      <w:r w:rsidR="003643D0">
        <w:rPr>
          <w:rStyle w:val="CommentReference"/>
        </w:rPr>
        <w:commentReference w:id="1035"/>
      </w:r>
      <w:r w:rsidR="002F03E6">
        <w:rPr>
          <w:rFonts w:ascii="Arial" w:hAnsi="Arial" w:cs="Arial"/>
          <w:sz w:val="22"/>
          <w:szCs w:val="22"/>
        </w:rPr>
        <w:t xml:space="preserve">instances of clade B infections that included chaq virus, but in </w:t>
      </w:r>
      <w:proofErr w:type="gramStart"/>
      <w:r w:rsidR="002F03E6">
        <w:rPr>
          <w:rFonts w:ascii="Arial" w:hAnsi="Arial" w:cs="Arial"/>
          <w:sz w:val="22"/>
          <w:szCs w:val="22"/>
        </w:rPr>
        <w:t>all of</w:t>
      </w:r>
      <w:proofErr w:type="gramEnd"/>
      <w:r w:rsidR="002F03E6">
        <w:rPr>
          <w:rFonts w:ascii="Arial" w:hAnsi="Arial" w:cs="Arial"/>
          <w:sz w:val="22"/>
          <w:szCs w:val="22"/>
        </w:rPr>
        <w:t xml:space="preserve"> these instances, there were co-infecting clade A segments. </w:t>
      </w:r>
      <w:r w:rsidR="004271E5">
        <w:rPr>
          <w:rFonts w:ascii="Arial" w:hAnsi="Arial" w:cs="Arial"/>
          <w:sz w:val="22"/>
          <w:szCs w:val="22"/>
        </w:rPr>
        <w:t xml:space="preserve">Two </w:t>
      </w:r>
      <w:r w:rsidR="002F03E6">
        <w:rPr>
          <w:rFonts w:ascii="Arial" w:hAnsi="Arial" w:cs="Arial"/>
          <w:sz w:val="22"/>
          <w:szCs w:val="22"/>
        </w:rPr>
        <w:t xml:space="preserve">instances </w:t>
      </w:r>
      <w:r w:rsidR="004271E5">
        <w:rPr>
          <w:rFonts w:ascii="Arial" w:hAnsi="Arial" w:cs="Arial"/>
          <w:sz w:val="22"/>
          <w:szCs w:val="22"/>
        </w:rPr>
        <w:t>were samples with complete galbut virus coinfections of genotypes A and B (ME-M-7 &amp; Penn-F-4</w:t>
      </w:r>
      <w:r w:rsidR="002F03E6">
        <w:rPr>
          <w:rFonts w:ascii="Arial" w:hAnsi="Arial" w:cs="Arial"/>
          <w:sz w:val="22"/>
          <w:szCs w:val="22"/>
        </w:rPr>
        <w:t xml:space="preserve">; </w:t>
      </w:r>
      <w:r w:rsidR="004271E5" w:rsidRPr="00773A92">
        <w:rPr>
          <w:rFonts w:ascii="Arial" w:hAnsi="Arial" w:cs="Arial"/>
          <w:b/>
          <w:bCs/>
          <w:sz w:val="22"/>
          <w:szCs w:val="22"/>
        </w:rPr>
        <w:t>Fig. 1</w:t>
      </w:r>
      <w:r w:rsidR="00CB524A">
        <w:rPr>
          <w:rFonts w:ascii="Arial" w:hAnsi="Arial" w:cs="Arial"/>
          <w:b/>
          <w:bCs/>
          <w:sz w:val="22"/>
          <w:szCs w:val="22"/>
        </w:rPr>
        <w:t>3</w:t>
      </w:r>
      <w:r w:rsidR="004271E5" w:rsidRPr="00773A92">
        <w:rPr>
          <w:rFonts w:ascii="Arial" w:hAnsi="Arial" w:cs="Arial"/>
          <w:b/>
          <w:bCs/>
          <w:sz w:val="22"/>
          <w:szCs w:val="22"/>
        </w:rPr>
        <w:t>, 1</w:t>
      </w:r>
      <w:r w:rsidR="00CB524A">
        <w:rPr>
          <w:rFonts w:ascii="Arial" w:hAnsi="Arial" w:cs="Arial"/>
          <w:b/>
          <w:bCs/>
          <w:sz w:val="22"/>
          <w:szCs w:val="22"/>
        </w:rPr>
        <w:t>4</w:t>
      </w:r>
      <w:r w:rsidR="004271E5" w:rsidRPr="00773A92">
        <w:rPr>
          <w:rFonts w:ascii="Arial" w:hAnsi="Arial" w:cs="Arial"/>
          <w:b/>
          <w:bCs/>
          <w:sz w:val="22"/>
          <w:szCs w:val="22"/>
        </w:rPr>
        <w:t xml:space="preserve"> &amp; 1</w:t>
      </w:r>
      <w:r w:rsidR="00CB524A">
        <w:rPr>
          <w:rFonts w:ascii="Arial" w:hAnsi="Arial" w:cs="Arial"/>
          <w:b/>
          <w:bCs/>
          <w:sz w:val="22"/>
          <w:szCs w:val="22"/>
        </w:rPr>
        <w:t>5</w:t>
      </w:r>
      <w:r w:rsidR="004271E5">
        <w:rPr>
          <w:rFonts w:ascii="Arial" w:hAnsi="Arial" w:cs="Arial"/>
          <w:sz w:val="22"/>
          <w:szCs w:val="22"/>
        </w:rPr>
        <w:t xml:space="preserve">). The </w:t>
      </w:r>
      <w:r w:rsidR="00591612">
        <w:rPr>
          <w:rFonts w:ascii="Arial" w:hAnsi="Arial" w:cs="Arial"/>
          <w:sz w:val="22"/>
          <w:szCs w:val="22"/>
        </w:rPr>
        <w:t>third</w:t>
      </w:r>
      <w:r w:rsidR="004271E5">
        <w:rPr>
          <w:rFonts w:ascii="Arial" w:hAnsi="Arial" w:cs="Arial"/>
          <w:sz w:val="22"/>
          <w:szCs w:val="22"/>
        </w:rPr>
        <w:t xml:space="preserve"> </w:t>
      </w:r>
      <w:r w:rsidR="002F03E6">
        <w:rPr>
          <w:rFonts w:ascii="Arial" w:hAnsi="Arial" w:cs="Arial"/>
          <w:sz w:val="22"/>
          <w:szCs w:val="22"/>
        </w:rPr>
        <w:t xml:space="preserve">instance was </w:t>
      </w:r>
      <w:r w:rsidR="004271E5">
        <w:rPr>
          <w:rFonts w:ascii="Arial" w:hAnsi="Arial" w:cs="Arial"/>
          <w:sz w:val="22"/>
          <w:szCs w:val="22"/>
        </w:rPr>
        <w:t xml:space="preserve">a Pennsylvania sample (Penn-F-6) with two RNA </w:t>
      </w:r>
      <w:r w:rsidR="00591612">
        <w:rPr>
          <w:rFonts w:ascii="Arial" w:hAnsi="Arial" w:cs="Arial"/>
          <w:sz w:val="22"/>
          <w:szCs w:val="22"/>
        </w:rPr>
        <w:t xml:space="preserve">2 </w:t>
      </w:r>
      <w:r w:rsidR="004271E5">
        <w:rPr>
          <w:rFonts w:ascii="Arial" w:hAnsi="Arial" w:cs="Arial"/>
          <w:sz w:val="22"/>
          <w:szCs w:val="22"/>
        </w:rPr>
        <w:t xml:space="preserve">sequences one of each genotype but no RNA </w:t>
      </w:r>
      <w:r w:rsidR="00591612">
        <w:rPr>
          <w:rFonts w:ascii="Arial" w:hAnsi="Arial" w:cs="Arial"/>
          <w:sz w:val="22"/>
          <w:szCs w:val="22"/>
        </w:rPr>
        <w:t>1</w:t>
      </w:r>
      <w:r w:rsidR="004271E5">
        <w:rPr>
          <w:rFonts w:ascii="Arial" w:hAnsi="Arial" w:cs="Arial"/>
          <w:sz w:val="22"/>
          <w:szCs w:val="22"/>
        </w:rPr>
        <w:t xml:space="preserve"> or </w:t>
      </w:r>
      <w:r w:rsidR="00591612">
        <w:rPr>
          <w:rFonts w:ascii="Arial" w:hAnsi="Arial" w:cs="Arial"/>
          <w:sz w:val="22"/>
          <w:szCs w:val="22"/>
        </w:rPr>
        <w:t>3</w:t>
      </w:r>
      <w:r w:rsidR="004271E5">
        <w:rPr>
          <w:rFonts w:ascii="Arial" w:hAnsi="Arial" w:cs="Arial"/>
          <w:sz w:val="22"/>
          <w:szCs w:val="22"/>
        </w:rPr>
        <w:t xml:space="preserve"> </w:t>
      </w:r>
      <w:r w:rsidR="00192F0F">
        <w:rPr>
          <w:rFonts w:ascii="Arial" w:hAnsi="Arial" w:cs="Arial"/>
          <w:sz w:val="22"/>
          <w:szCs w:val="22"/>
        </w:rPr>
        <w:t xml:space="preserve">coding complete </w:t>
      </w:r>
      <w:r w:rsidR="004271E5">
        <w:rPr>
          <w:rFonts w:ascii="Arial" w:hAnsi="Arial" w:cs="Arial"/>
          <w:sz w:val="22"/>
          <w:szCs w:val="22"/>
        </w:rPr>
        <w:t>sequences (</w:t>
      </w:r>
      <w:r w:rsidR="004271E5" w:rsidRPr="004271E5">
        <w:rPr>
          <w:rFonts w:ascii="Arial" w:hAnsi="Arial" w:cs="Arial"/>
          <w:b/>
          <w:bCs/>
          <w:sz w:val="22"/>
          <w:szCs w:val="22"/>
        </w:rPr>
        <w:t>Fig. 1</w:t>
      </w:r>
      <w:r w:rsidR="00CB524A">
        <w:rPr>
          <w:rFonts w:ascii="Arial" w:hAnsi="Arial" w:cs="Arial"/>
          <w:b/>
          <w:bCs/>
          <w:sz w:val="22"/>
          <w:szCs w:val="22"/>
        </w:rPr>
        <w:t>4</w:t>
      </w:r>
      <w:r w:rsidR="004271E5">
        <w:rPr>
          <w:rFonts w:ascii="Arial" w:hAnsi="Arial" w:cs="Arial"/>
          <w:sz w:val="22"/>
          <w:szCs w:val="22"/>
        </w:rPr>
        <w:t xml:space="preserve">). </w:t>
      </w:r>
      <w:r w:rsidR="00D4340E">
        <w:rPr>
          <w:rFonts w:ascii="Arial" w:hAnsi="Arial" w:cs="Arial"/>
          <w:sz w:val="22"/>
          <w:szCs w:val="22"/>
        </w:rPr>
        <w:t xml:space="preserve">The last </w:t>
      </w:r>
      <w:r w:rsidR="002F03E6">
        <w:rPr>
          <w:rFonts w:ascii="Arial" w:hAnsi="Arial" w:cs="Arial"/>
          <w:sz w:val="22"/>
          <w:szCs w:val="22"/>
        </w:rPr>
        <w:t xml:space="preserve">instance was </w:t>
      </w:r>
      <w:r w:rsidR="00D4340E">
        <w:rPr>
          <w:rFonts w:ascii="Arial" w:hAnsi="Arial" w:cs="Arial"/>
          <w:sz w:val="22"/>
          <w:szCs w:val="22"/>
        </w:rPr>
        <w:t>ME-F-1 which had coding-complete genotype B galbut virus sequences but only partial</w:t>
      </w:r>
      <w:r w:rsidR="002F03E6">
        <w:rPr>
          <w:rFonts w:ascii="Arial" w:hAnsi="Arial" w:cs="Arial"/>
          <w:sz w:val="22"/>
          <w:szCs w:val="22"/>
        </w:rPr>
        <w:t xml:space="preserve"> sequences</w:t>
      </w:r>
      <w:r w:rsidR="00D4340E">
        <w:rPr>
          <w:rFonts w:ascii="Arial" w:hAnsi="Arial" w:cs="Arial"/>
          <w:sz w:val="22"/>
          <w:szCs w:val="22"/>
        </w:rPr>
        <w:t xml:space="preserve"> </w:t>
      </w:r>
      <w:r w:rsidR="002F03E6">
        <w:rPr>
          <w:rFonts w:ascii="Arial" w:hAnsi="Arial" w:cs="Arial"/>
          <w:sz w:val="22"/>
          <w:szCs w:val="22"/>
        </w:rPr>
        <w:t xml:space="preserve">for a clade </w:t>
      </w:r>
      <w:proofErr w:type="gramStart"/>
      <w:r w:rsidR="002F03E6">
        <w:rPr>
          <w:rFonts w:ascii="Arial" w:hAnsi="Arial" w:cs="Arial"/>
          <w:sz w:val="22"/>
          <w:szCs w:val="22"/>
        </w:rPr>
        <w:t>A</w:t>
      </w:r>
      <w:proofErr w:type="gramEnd"/>
      <w:r w:rsidR="002F03E6">
        <w:rPr>
          <w:rFonts w:ascii="Arial" w:hAnsi="Arial" w:cs="Arial"/>
          <w:sz w:val="22"/>
          <w:szCs w:val="22"/>
        </w:rPr>
        <w:t xml:space="preserve"> </w:t>
      </w:r>
      <w:r w:rsidR="00D4340E">
        <w:rPr>
          <w:rFonts w:ascii="Arial" w:hAnsi="Arial" w:cs="Arial"/>
          <w:sz w:val="22"/>
          <w:szCs w:val="22"/>
        </w:rPr>
        <w:t xml:space="preserve">RNA 2 and </w:t>
      </w:r>
      <w:r w:rsidR="002F03E6">
        <w:rPr>
          <w:rFonts w:ascii="Arial" w:hAnsi="Arial" w:cs="Arial"/>
          <w:sz w:val="22"/>
          <w:szCs w:val="22"/>
        </w:rPr>
        <w:t xml:space="preserve">two partial </w:t>
      </w:r>
      <w:r w:rsidR="00D4340E">
        <w:rPr>
          <w:rFonts w:ascii="Arial" w:hAnsi="Arial" w:cs="Arial"/>
          <w:sz w:val="22"/>
          <w:szCs w:val="22"/>
        </w:rPr>
        <w:t xml:space="preserve">RNA 3 </w:t>
      </w:r>
      <w:r w:rsidR="002F03E6">
        <w:rPr>
          <w:rFonts w:ascii="Arial" w:hAnsi="Arial" w:cs="Arial"/>
          <w:sz w:val="22"/>
          <w:szCs w:val="22"/>
        </w:rPr>
        <w:t>sequences</w:t>
      </w:r>
      <w:r w:rsidR="00D4340E">
        <w:rPr>
          <w:rFonts w:ascii="Arial" w:hAnsi="Arial" w:cs="Arial"/>
          <w:sz w:val="22"/>
          <w:szCs w:val="22"/>
        </w:rPr>
        <w:t xml:space="preserve">. Given the coinfection status of all these samples, it is likely that chaq virus is only associated with genotype A </w:t>
      </w:r>
      <w:r w:rsidR="00773A92">
        <w:rPr>
          <w:rFonts w:ascii="Arial" w:hAnsi="Arial" w:cs="Arial"/>
          <w:sz w:val="22"/>
          <w:szCs w:val="22"/>
        </w:rPr>
        <w:t>(</w:t>
      </w:r>
      <w:r w:rsidR="00773A92" w:rsidRPr="00773A92">
        <w:rPr>
          <w:rFonts w:ascii="Arial" w:hAnsi="Arial" w:cs="Arial"/>
          <w:b/>
          <w:bCs/>
          <w:sz w:val="22"/>
          <w:szCs w:val="22"/>
        </w:rPr>
        <w:t>Fig. 1</w:t>
      </w:r>
      <w:r w:rsidR="00D4340E">
        <w:rPr>
          <w:rFonts w:ascii="Arial" w:hAnsi="Arial" w:cs="Arial"/>
          <w:b/>
          <w:bCs/>
          <w:sz w:val="22"/>
          <w:szCs w:val="22"/>
        </w:rPr>
        <w:t>3</w:t>
      </w:r>
      <w:r w:rsidR="00773A92" w:rsidRPr="00773A92">
        <w:rPr>
          <w:rFonts w:ascii="Arial" w:hAnsi="Arial" w:cs="Arial"/>
          <w:b/>
          <w:bCs/>
          <w:sz w:val="22"/>
          <w:szCs w:val="22"/>
        </w:rPr>
        <w:t>, 1</w:t>
      </w:r>
      <w:r w:rsidR="00D4340E">
        <w:rPr>
          <w:rFonts w:ascii="Arial" w:hAnsi="Arial" w:cs="Arial"/>
          <w:b/>
          <w:bCs/>
          <w:sz w:val="22"/>
          <w:szCs w:val="22"/>
        </w:rPr>
        <w:t>4</w:t>
      </w:r>
      <w:r w:rsidR="00773A92" w:rsidRPr="00773A92">
        <w:rPr>
          <w:rFonts w:ascii="Arial" w:hAnsi="Arial" w:cs="Arial"/>
          <w:b/>
          <w:bCs/>
          <w:sz w:val="22"/>
          <w:szCs w:val="22"/>
        </w:rPr>
        <w:t xml:space="preserve"> &amp; </w:t>
      </w:r>
      <w:commentRangeStart w:id="1036"/>
      <w:commentRangeStart w:id="1037"/>
      <w:commentRangeStart w:id="1038"/>
      <w:commentRangeStart w:id="1039"/>
      <w:commentRangeStart w:id="1040"/>
      <w:commentRangeStart w:id="1041"/>
      <w:r w:rsidR="00773A92" w:rsidRPr="00773A92">
        <w:rPr>
          <w:rFonts w:ascii="Arial" w:hAnsi="Arial" w:cs="Arial"/>
          <w:b/>
          <w:bCs/>
          <w:sz w:val="22"/>
          <w:szCs w:val="22"/>
        </w:rPr>
        <w:t>1</w:t>
      </w:r>
      <w:r w:rsidR="00D4340E">
        <w:rPr>
          <w:rFonts w:ascii="Arial" w:hAnsi="Arial" w:cs="Arial"/>
          <w:b/>
          <w:bCs/>
          <w:sz w:val="22"/>
          <w:szCs w:val="22"/>
        </w:rPr>
        <w:t>5</w:t>
      </w:r>
      <w:commentRangeEnd w:id="1036"/>
      <w:r w:rsidR="0006449A">
        <w:rPr>
          <w:rStyle w:val="CommentReference"/>
        </w:rPr>
        <w:commentReference w:id="1036"/>
      </w:r>
      <w:commentRangeEnd w:id="1037"/>
      <w:commentRangeEnd w:id="1040"/>
      <w:r w:rsidR="007F2AD5">
        <w:rPr>
          <w:rStyle w:val="CommentReference"/>
        </w:rPr>
        <w:commentReference w:id="1037"/>
      </w:r>
      <w:commentRangeEnd w:id="1038"/>
      <w:r w:rsidR="007F2AD5">
        <w:rPr>
          <w:rStyle w:val="CommentReference"/>
        </w:rPr>
        <w:commentReference w:id="1038"/>
      </w:r>
      <w:commentRangeEnd w:id="1039"/>
      <w:r w:rsidR="003643D0">
        <w:rPr>
          <w:rStyle w:val="CommentReference"/>
        </w:rPr>
        <w:commentReference w:id="1039"/>
      </w:r>
      <w:r w:rsidR="00A11028">
        <w:rPr>
          <w:rStyle w:val="CommentReference"/>
        </w:rPr>
        <w:commentReference w:id="1040"/>
      </w:r>
      <w:commentRangeEnd w:id="1041"/>
      <w:r w:rsidR="00D4340E">
        <w:rPr>
          <w:rStyle w:val="CommentReference"/>
        </w:rPr>
        <w:commentReference w:id="1041"/>
      </w:r>
      <w:r w:rsidR="00773A92">
        <w:rPr>
          <w:rFonts w:ascii="Arial" w:hAnsi="Arial" w:cs="Arial"/>
          <w:sz w:val="22"/>
          <w:szCs w:val="22"/>
        </w:rPr>
        <w:t>)</w:t>
      </w:r>
      <w:r>
        <w:rPr>
          <w:rFonts w:ascii="Arial" w:hAnsi="Arial" w:cs="Arial"/>
          <w:sz w:val="22"/>
          <w:szCs w:val="22"/>
        </w:rPr>
        <w:t xml:space="preserve">. </w:t>
      </w:r>
    </w:p>
    <w:p w14:paraId="40B5054E" w14:textId="027945AE" w:rsidR="001726F4" w:rsidRDefault="004079E7" w:rsidP="00081385">
      <w:pPr>
        <w:spacing w:line="360" w:lineRule="auto"/>
        <w:rPr>
          <w:rFonts w:ascii="Arial" w:hAnsi="Arial" w:cs="Arial"/>
          <w:sz w:val="22"/>
          <w:szCs w:val="22"/>
        </w:rPr>
      </w:pPr>
      <w:del w:id="1042" w:author="Keene-Snickers,Lexi" w:date="2025-03-21T13:36:00Z" w16du:dateUtc="2025-03-21T19:36:00Z">
        <w:r w:rsidDel="0064613C">
          <w:rPr>
            <w:rFonts w:ascii="Arial" w:hAnsi="Arial" w:cs="Arial"/>
            <w:noProof/>
            <w:sz w:val="22"/>
            <w:szCs w:val="22"/>
          </w:rPr>
          <w:lastRenderedPageBreak/>
          <w:drawing>
            <wp:inline distT="0" distB="0" distL="0" distR="0" wp14:anchorId="2B4694D2" wp14:editId="6166FC2D">
              <wp:extent cx="5697415" cy="7186899"/>
              <wp:effectExtent l="0" t="0" r="5080" b="1905"/>
              <wp:docPr id="11551533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3366" name="Picture 1155153366"/>
                      <pic:cNvPicPr/>
                    </pic:nvPicPr>
                    <pic:blipFill>
                      <a:blip r:embed="rId45"/>
                      <a:stretch>
                        <a:fillRect/>
                      </a:stretch>
                    </pic:blipFill>
                    <pic:spPr>
                      <a:xfrm>
                        <a:off x="0" y="0"/>
                        <a:ext cx="5701213" cy="7191689"/>
                      </a:xfrm>
                      <a:prstGeom prst="rect">
                        <a:avLst/>
                      </a:prstGeom>
                    </pic:spPr>
                  </pic:pic>
                </a:graphicData>
              </a:graphic>
            </wp:inline>
          </w:drawing>
        </w:r>
      </w:del>
      <w:ins w:id="1043" w:author="Keene-Snickers,Lexi" w:date="2025-03-21T13:36:00Z" w16du:dateUtc="2025-03-21T19:36:00Z">
        <w:r w:rsidR="0064613C">
          <w:rPr>
            <w:rFonts w:ascii="Arial" w:hAnsi="Arial" w:cs="Arial"/>
            <w:noProof/>
            <w:sz w:val="22"/>
            <w:szCs w:val="22"/>
          </w:rPr>
          <w:drawing>
            <wp:inline distT="0" distB="0" distL="0" distR="0" wp14:anchorId="0172D6DE" wp14:editId="734C2D0D">
              <wp:extent cx="5676314" cy="6861912"/>
              <wp:effectExtent l="0" t="0" r="635" b="0"/>
              <wp:docPr id="435635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5617" name="Picture 435635617"/>
                      <pic:cNvPicPr/>
                    </pic:nvPicPr>
                    <pic:blipFill>
                      <a:blip r:embed="rId46"/>
                      <a:stretch>
                        <a:fillRect/>
                      </a:stretch>
                    </pic:blipFill>
                    <pic:spPr>
                      <a:xfrm>
                        <a:off x="0" y="0"/>
                        <a:ext cx="5681810" cy="6868556"/>
                      </a:xfrm>
                      <a:prstGeom prst="rect">
                        <a:avLst/>
                      </a:prstGeom>
                    </pic:spPr>
                  </pic:pic>
                </a:graphicData>
              </a:graphic>
            </wp:inline>
          </w:drawing>
        </w:r>
      </w:ins>
    </w:p>
    <w:p w14:paraId="37A6AA76" w14:textId="61F893B5" w:rsidR="001726F4" w:rsidRDefault="001726F4" w:rsidP="00081385">
      <w:pPr>
        <w:spacing w:line="360" w:lineRule="auto"/>
        <w:rPr>
          <w:rFonts w:ascii="Arial" w:hAnsi="Arial" w:cs="Arial"/>
          <w:sz w:val="22"/>
          <w:szCs w:val="22"/>
        </w:rPr>
      </w:pPr>
      <w:commentRangeStart w:id="1044"/>
      <w:commentRangeStart w:id="1045"/>
      <w:r w:rsidRPr="00142E50">
        <w:rPr>
          <w:rFonts w:ascii="Arial" w:hAnsi="Arial" w:cs="Arial"/>
          <w:b/>
          <w:bCs/>
          <w:sz w:val="22"/>
          <w:szCs w:val="22"/>
        </w:rPr>
        <w:t xml:space="preserve">Figure </w:t>
      </w:r>
      <w:commentRangeEnd w:id="1044"/>
      <w:r w:rsidR="005C4CE8">
        <w:rPr>
          <w:rStyle w:val="CommentReference"/>
        </w:rPr>
        <w:commentReference w:id="1044"/>
      </w:r>
      <w:commentRangeEnd w:id="1045"/>
      <w:r w:rsidR="005C4CE8">
        <w:rPr>
          <w:rStyle w:val="CommentReference"/>
        </w:rPr>
        <w:commentReference w:id="1045"/>
      </w:r>
      <w:r w:rsidR="00CB524A">
        <w:rPr>
          <w:rFonts w:ascii="Arial" w:hAnsi="Arial" w:cs="Arial"/>
          <w:b/>
          <w:bCs/>
          <w:sz w:val="22"/>
          <w:szCs w:val="22"/>
        </w:rPr>
        <w:t>10</w:t>
      </w:r>
      <w:r w:rsidRPr="00142E50">
        <w:rPr>
          <w:rFonts w:ascii="Arial" w:hAnsi="Arial" w:cs="Arial"/>
          <w:b/>
          <w:bCs/>
          <w:sz w:val="22"/>
          <w:szCs w:val="22"/>
        </w:rPr>
        <w:t>:</w:t>
      </w:r>
      <w:r w:rsidR="0083169E" w:rsidRPr="00142E50">
        <w:rPr>
          <w:rFonts w:ascii="Arial" w:hAnsi="Arial" w:cs="Arial"/>
          <w:b/>
          <w:bCs/>
          <w:sz w:val="22"/>
          <w:szCs w:val="22"/>
        </w:rPr>
        <w:t xml:space="preserve"> </w:t>
      </w:r>
      <w:commentRangeStart w:id="1046"/>
      <w:commentRangeStart w:id="1047"/>
      <w:r w:rsidR="0083169E" w:rsidRPr="00142E50">
        <w:rPr>
          <w:rFonts w:ascii="Arial" w:hAnsi="Arial" w:cs="Arial"/>
          <w:b/>
          <w:bCs/>
          <w:sz w:val="22"/>
          <w:szCs w:val="22"/>
        </w:rPr>
        <w:t>Co-phylogen</w:t>
      </w:r>
      <w:r w:rsidR="008603AA">
        <w:rPr>
          <w:rFonts w:ascii="Arial" w:hAnsi="Arial" w:cs="Arial"/>
          <w:b/>
          <w:bCs/>
          <w:sz w:val="22"/>
          <w:szCs w:val="22"/>
        </w:rPr>
        <w:t>y</w:t>
      </w:r>
      <w:r w:rsidR="0083169E" w:rsidRPr="00142E50">
        <w:rPr>
          <w:rFonts w:ascii="Arial" w:hAnsi="Arial" w:cs="Arial"/>
          <w:b/>
          <w:bCs/>
          <w:sz w:val="22"/>
          <w:szCs w:val="22"/>
        </w:rPr>
        <w:t xml:space="preserve"> </w:t>
      </w:r>
      <w:commentRangeEnd w:id="1046"/>
      <w:r w:rsidR="005C4CE8">
        <w:rPr>
          <w:rStyle w:val="CommentReference"/>
        </w:rPr>
        <w:commentReference w:id="1046"/>
      </w:r>
      <w:commentRangeEnd w:id="1047"/>
      <w:r w:rsidR="00821245">
        <w:rPr>
          <w:rStyle w:val="CommentReference"/>
        </w:rPr>
        <w:commentReference w:id="1047"/>
      </w:r>
      <w:r w:rsidR="0083169E" w:rsidRPr="00142E50">
        <w:rPr>
          <w:rFonts w:ascii="Arial" w:hAnsi="Arial" w:cs="Arial"/>
          <w:b/>
          <w:bCs/>
          <w:sz w:val="22"/>
          <w:szCs w:val="22"/>
        </w:rPr>
        <w:t xml:space="preserve">of galbut virus RNA1 and RNA 2. </w:t>
      </w:r>
      <w:r w:rsidR="0083169E">
        <w:rPr>
          <w:rFonts w:ascii="Arial" w:hAnsi="Arial" w:cs="Arial"/>
          <w:sz w:val="22"/>
          <w:szCs w:val="22"/>
        </w:rPr>
        <w:t>Branches with support values &lt; 0.</w:t>
      </w:r>
      <w:r w:rsidR="008603AA">
        <w:rPr>
          <w:rFonts w:ascii="Arial" w:hAnsi="Arial" w:cs="Arial"/>
          <w:sz w:val="22"/>
          <w:szCs w:val="22"/>
        </w:rPr>
        <w:t>001</w:t>
      </w:r>
      <w:r w:rsidR="0083169E">
        <w:rPr>
          <w:rFonts w:ascii="Arial" w:hAnsi="Arial" w:cs="Arial"/>
          <w:sz w:val="22"/>
          <w:szCs w:val="22"/>
        </w:rPr>
        <w:t xml:space="preserve"> were converted to polytomies</w:t>
      </w:r>
      <w:r w:rsidR="005246B1">
        <w:rPr>
          <w:rFonts w:ascii="Arial" w:hAnsi="Arial" w:cs="Arial"/>
          <w:sz w:val="22"/>
          <w:szCs w:val="22"/>
        </w:rPr>
        <w:t xml:space="preserve"> prior to generation of the phylogeny</w:t>
      </w:r>
      <w:r w:rsidR="0083169E">
        <w:rPr>
          <w:rFonts w:ascii="Arial" w:hAnsi="Arial" w:cs="Arial"/>
          <w:sz w:val="22"/>
          <w:szCs w:val="22"/>
        </w:rPr>
        <w:t xml:space="preserve">. Trees were midpoint rooted. </w:t>
      </w:r>
      <w:del w:id="1048" w:author="Keene-Snickers,Lexi" w:date="2025-03-21T13:48:00Z" w16du:dateUtc="2025-03-21T19:48:00Z">
        <w:r w:rsidR="004C61A6" w:rsidDel="0064613C">
          <w:rPr>
            <w:rFonts w:ascii="Arial" w:hAnsi="Arial" w:cs="Arial"/>
            <w:sz w:val="22"/>
            <w:szCs w:val="22"/>
          </w:rPr>
          <w:delText xml:space="preserve">Co-infected samples are indicated by blue tip labels and connecting lines.  </w:delText>
        </w:r>
      </w:del>
      <w:r w:rsidR="004C61A6">
        <w:rPr>
          <w:rFonts w:ascii="Arial" w:hAnsi="Arial" w:cs="Arial"/>
          <w:sz w:val="22"/>
          <w:szCs w:val="22"/>
        </w:rPr>
        <w:t xml:space="preserve">Selected examples of reassortment are indicated by </w:t>
      </w:r>
      <w:ins w:id="1049" w:author="Keene-Snickers,Lexi" w:date="2025-03-21T13:48:00Z" w16du:dateUtc="2025-03-21T19:48:00Z">
        <w:r w:rsidR="0064613C">
          <w:rPr>
            <w:rFonts w:ascii="Arial" w:hAnsi="Arial" w:cs="Arial"/>
            <w:sz w:val="22"/>
            <w:szCs w:val="22"/>
          </w:rPr>
          <w:t>red</w:t>
        </w:r>
      </w:ins>
      <w:del w:id="1050" w:author="Keene-Snickers,Lexi" w:date="2025-03-21T13:48:00Z" w16du:dateUtc="2025-03-21T19:48:00Z">
        <w:r w:rsidR="004C61A6" w:rsidDel="0064613C">
          <w:rPr>
            <w:rFonts w:ascii="Arial" w:hAnsi="Arial" w:cs="Arial"/>
            <w:sz w:val="22"/>
            <w:szCs w:val="22"/>
          </w:rPr>
          <w:delText>X</w:delText>
        </w:r>
      </w:del>
      <w:r w:rsidR="004C61A6">
        <w:rPr>
          <w:rFonts w:ascii="Arial" w:hAnsi="Arial" w:cs="Arial"/>
          <w:sz w:val="22"/>
          <w:szCs w:val="22"/>
        </w:rPr>
        <w:t xml:space="preserve"> colored connected lines.  </w:t>
      </w:r>
      <w:del w:id="1051" w:author="Keene-Snickers,Lexi" w:date="2025-03-21T13:48:00Z" w16du:dateUtc="2025-03-21T19:48:00Z">
        <w:r w:rsidR="008603AA" w:rsidRPr="007139F1" w:rsidDel="0064613C">
          <w:rPr>
            <w:rFonts w:ascii="Arial" w:hAnsi="Arial" w:cs="Arial"/>
            <w:strike/>
            <w:sz w:val="22"/>
            <w:szCs w:val="22"/>
            <w:rPrChange w:id="1052" w:author="Stenglein,Mark" w:date="2025-03-12T16:59:00Z" w16du:dateUtc="2025-03-12T22:59:00Z">
              <w:rPr>
                <w:rFonts w:ascii="Arial" w:hAnsi="Arial" w:cs="Arial"/>
                <w:sz w:val="22"/>
                <w:szCs w:val="22"/>
              </w:rPr>
            </w:rPrChange>
          </w:rPr>
          <w:delText xml:space="preserve">Sample names and </w:delText>
        </w:r>
        <w:commentRangeStart w:id="1053"/>
        <w:r w:rsidR="008603AA" w:rsidRPr="007139F1" w:rsidDel="0064613C">
          <w:rPr>
            <w:rFonts w:ascii="Arial" w:hAnsi="Arial" w:cs="Arial"/>
            <w:strike/>
            <w:sz w:val="22"/>
            <w:szCs w:val="22"/>
            <w:rPrChange w:id="1054" w:author="Stenglein,Mark" w:date="2025-03-12T16:59:00Z" w16du:dateUtc="2025-03-12T22:59:00Z">
              <w:rPr>
                <w:rFonts w:ascii="Arial" w:hAnsi="Arial" w:cs="Arial"/>
                <w:sz w:val="22"/>
                <w:szCs w:val="22"/>
              </w:rPr>
            </w:rPrChange>
          </w:rPr>
          <w:delText>l</w:delText>
        </w:r>
        <w:r w:rsidR="00142E50" w:rsidRPr="007139F1" w:rsidDel="0064613C">
          <w:rPr>
            <w:rFonts w:ascii="Arial" w:hAnsi="Arial" w:cs="Arial"/>
            <w:strike/>
            <w:sz w:val="22"/>
            <w:szCs w:val="22"/>
            <w:rPrChange w:id="1055" w:author="Stenglein,Mark" w:date="2025-03-12T16:59:00Z" w16du:dateUtc="2025-03-12T22:59:00Z">
              <w:rPr>
                <w:rFonts w:ascii="Arial" w:hAnsi="Arial" w:cs="Arial"/>
                <w:sz w:val="22"/>
                <w:szCs w:val="22"/>
              </w:rPr>
            </w:rPrChange>
          </w:rPr>
          <w:delText xml:space="preserve">ines </w:delText>
        </w:r>
        <w:commentRangeEnd w:id="1053"/>
        <w:r w:rsidR="008627E3" w:rsidRPr="007139F1" w:rsidDel="0064613C">
          <w:rPr>
            <w:rStyle w:val="CommentReference"/>
            <w:strike/>
            <w:rPrChange w:id="1056" w:author="Stenglein,Mark" w:date="2025-03-12T16:59:00Z" w16du:dateUtc="2025-03-12T22:59:00Z">
              <w:rPr>
                <w:rStyle w:val="CommentReference"/>
              </w:rPr>
            </w:rPrChange>
          </w:rPr>
          <w:commentReference w:id="1053"/>
        </w:r>
        <w:r w:rsidR="00142E50" w:rsidRPr="007139F1" w:rsidDel="0064613C">
          <w:rPr>
            <w:rFonts w:ascii="Arial" w:hAnsi="Arial" w:cs="Arial"/>
            <w:strike/>
            <w:sz w:val="22"/>
            <w:szCs w:val="22"/>
            <w:rPrChange w:id="1057" w:author="Stenglein,Mark" w:date="2025-03-12T16:59:00Z" w16du:dateUtc="2025-03-12T22:59:00Z">
              <w:rPr>
                <w:rFonts w:ascii="Arial" w:hAnsi="Arial" w:cs="Arial"/>
                <w:sz w:val="22"/>
                <w:szCs w:val="22"/>
              </w:rPr>
            </w:rPrChange>
          </w:rPr>
          <w:delText xml:space="preserve">are </w:delText>
        </w:r>
        <w:commentRangeStart w:id="1058"/>
        <w:r w:rsidR="00142E50" w:rsidRPr="007139F1" w:rsidDel="0064613C">
          <w:rPr>
            <w:rFonts w:ascii="Arial" w:hAnsi="Arial" w:cs="Arial"/>
            <w:strike/>
            <w:sz w:val="22"/>
            <w:szCs w:val="22"/>
            <w:rPrChange w:id="1059" w:author="Stenglein,Mark" w:date="2025-03-12T16:59:00Z" w16du:dateUtc="2025-03-12T22:59:00Z">
              <w:rPr>
                <w:rFonts w:ascii="Arial" w:hAnsi="Arial" w:cs="Arial"/>
                <w:sz w:val="22"/>
                <w:szCs w:val="22"/>
              </w:rPr>
            </w:rPrChange>
          </w:rPr>
          <w:delText>colored by coinfection status</w:delText>
        </w:r>
        <w:commentRangeEnd w:id="1058"/>
        <w:r w:rsidR="0010199A" w:rsidRPr="007139F1" w:rsidDel="0064613C">
          <w:rPr>
            <w:rStyle w:val="CommentReference"/>
            <w:strike/>
            <w:rPrChange w:id="1060" w:author="Stenglein,Mark" w:date="2025-03-12T16:59:00Z" w16du:dateUtc="2025-03-12T22:59:00Z">
              <w:rPr>
                <w:rStyle w:val="CommentReference"/>
              </w:rPr>
            </w:rPrChange>
          </w:rPr>
          <w:commentReference w:id="1058"/>
        </w:r>
        <w:r w:rsidR="00142E50" w:rsidRPr="007139F1" w:rsidDel="0064613C">
          <w:rPr>
            <w:rFonts w:ascii="Arial" w:hAnsi="Arial" w:cs="Arial"/>
            <w:strike/>
            <w:sz w:val="22"/>
            <w:szCs w:val="22"/>
            <w:rPrChange w:id="1061" w:author="Stenglein,Mark" w:date="2025-03-12T16:59:00Z" w16du:dateUtc="2025-03-12T22:59:00Z">
              <w:rPr>
                <w:rFonts w:ascii="Arial" w:hAnsi="Arial" w:cs="Arial"/>
                <w:sz w:val="22"/>
                <w:szCs w:val="22"/>
              </w:rPr>
            </w:rPrChange>
          </w:rPr>
          <w:delText>.</w:delText>
        </w:r>
      </w:del>
    </w:p>
    <w:p w14:paraId="0378DF45" w14:textId="62E762E6" w:rsidR="001726F4" w:rsidRDefault="004079E7" w:rsidP="00081385">
      <w:pPr>
        <w:spacing w:line="360" w:lineRule="auto"/>
        <w:rPr>
          <w:rFonts w:ascii="Arial" w:hAnsi="Arial" w:cs="Arial"/>
          <w:sz w:val="22"/>
          <w:szCs w:val="22"/>
        </w:rPr>
      </w:pPr>
      <w:del w:id="1062" w:author="Keene-Snickers,Lexi" w:date="2025-03-21T13:36:00Z" w16du:dateUtc="2025-03-21T19:36:00Z">
        <w:r w:rsidDel="0064613C">
          <w:rPr>
            <w:rFonts w:ascii="Arial" w:hAnsi="Arial" w:cs="Arial"/>
            <w:noProof/>
            <w:sz w:val="22"/>
            <w:szCs w:val="22"/>
          </w:rPr>
          <w:lastRenderedPageBreak/>
          <w:drawing>
            <wp:inline distT="0" distB="0" distL="0" distR="0" wp14:anchorId="67A3713E" wp14:editId="2F0A7914">
              <wp:extent cx="5943600" cy="7419340"/>
              <wp:effectExtent l="0" t="0" r="0" b="0"/>
              <wp:docPr id="20309387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38706" name="Picture 2030938706"/>
                      <pic:cNvPicPr/>
                    </pic:nvPicPr>
                    <pic:blipFill>
                      <a:blip r:embed="rId47"/>
                      <a:stretch>
                        <a:fillRect/>
                      </a:stretch>
                    </pic:blipFill>
                    <pic:spPr>
                      <a:xfrm>
                        <a:off x="0" y="0"/>
                        <a:ext cx="5943600" cy="7419340"/>
                      </a:xfrm>
                      <a:prstGeom prst="rect">
                        <a:avLst/>
                      </a:prstGeom>
                    </pic:spPr>
                  </pic:pic>
                </a:graphicData>
              </a:graphic>
            </wp:inline>
          </w:drawing>
        </w:r>
      </w:del>
      <w:ins w:id="1063" w:author="Keene-Snickers,Lexi" w:date="2025-03-21T13:36:00Z" w16du:dateUtc="2025-03-21T19:36:00Z">
        <w:r w:rsidR="0064613C">
          <w:rPr>
            <w:rFonts w:ascii="Arial" w:hAnsi="Arial" w:cs="Arial"/>
            <w:noProof/>
            <w:sz w:val="22"/>
            <w:szCs w:val="22"/>
          </w:rPr>
          <w:drawing>
            <wp:inline distT="0" distB="0" distL="0" distR="0" wp14:anchorId="61CA07CA" wp14:editId="1B21F802">
              <wp:extent cx="5943600" cy="7185025"/>
              <wp:effectExtent l="0" t="0" r="0" b="3175"/>
              <wp:docPr id="219671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761" name="Picture 219671761"/>
                      <pic:cNvPicPr/>
                    </pic:nvPicPr>
                    <pic:blipFill>
                      <a:blip r:embed="rId48"/>
                      <a:stretch>
                        <a:fillRect/>
                      </a:stretch>
                    </pic:blipFill>
                    <pic:spPr>
                      <a:xfrm>
                        <a:off x="0" y="0"/>
                        <a:ext cx="5943600" cy="7185025"/>
                      </a:xfrm>
                      <a:prstGeom prst="rect">
                        <a:avLst/>
                      </a:prstGeom>
                    </pic:spPr>
                  </pic:pic>
                </a:graphicData>
              </a:graphic>
            </wp:inline>
          </w:drawing>
        </w:r>
      </w:ins>
    </w:p>
    <w:p w14:paraId="2DDCDB97" w14:textId="155E3D2D"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064"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065"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4E32EA4C" w14:textId="19CACCE9" w:rsidR="001726F4" w:rsidRDefault="004079E7" w:rsidP="00081385">
      <w:pPr>
        <w:spacing w:line="360" w:lineRule="auto"/>
        <w:rPr>
          <w:rFonts w:ascii="Arial" w:hAnsi="Arial" w:cs="Arial"/>
          <w:sz w:val="22"/>
          <w:szCs w:val="22"/>
        </w:rPr>
      </w:pPr>
      <w:del w:id="1066" w:author="Keene-Snickers,Lexi" w:date="2025-03-21T13:36:00Z" w16du:dateUtc="2025-03-21T19:36:00Z">
        <w:r w:rsidDel="0064613C">
          <w:rPr>
            <w:rFonts w:ascii="Arial" w:hAnsi="Arial" w:cs="Arial"/>
            <w:noProof/>
            <w:sz w:val="22"/>
            <w:szCs w:val="22"/>
          </w:rPr>
          <w:lastRenderedPageBreak/>
          <w:drawing>
            <wp:inline distT="0" distB="0" distL="0" distR="0" wp14:anchorId="7C2C37B3" wp14:editId="0C34818F">
              <wp:extent cx="5943600" cy="7432040"/>
              <wp:effectExtent l="0" t="0" r="0" b="0"/>
              <wp:docPr id="17538410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1060" name="Picture 1753841060"/>
                      <pic:cNvPicPr/>
                    </pic:nvPicPr>
                    <pic:blipFill>
                      <a:blip r:embed="rId49"/>
                      <a:stretch>
                        <a:fillRect/>
                      </a:stretch>
                    </pic:blipFill>
                    <pic:spPr>
                      <a:xfrm>
                        <a:off x="0" y="0"/>
                        <a:ext cx="5943600" cy="7432040"/>
                      </a:xfrm>
                      <a:prstGeom prst="rect">
                        <a:avLst/>
                      </a:prstGeom>
                    </pic:spPr>
                  </pic:pic>
                </a:graphicData>
              </a:graphic>
            </wp:inline>
          </w:drawing>
        </w:r>
      </w:del>
      <w:ins w:id="1067" w:author="Keene-Snickers,Lexi" w:date="2025-03-21T13:37:00Z" w16du:dateUtc="2025-03-21T19:37:00Z">
        <w:r w:rsidR="0064613C">
          <w:rPr>
            <w:rFonts w:ascii="Arial" w:hAnsi="Arial" w:cs="Arial"/>
            <w:noProof/>
            <w:sz w:val="22"/>
            <w:szCs w:val="22"/>
          </w:rPr>
          <w:drawing>
            <wp:inline distT="0" distB="0" distL="0" distR="0" wp14:anchorId="1423D1CD" wp14:editId="5B4B939C">
              <wp:extent cx="5943600" cy="7185025"/>
              <wp:effectExtent l="0" t="0" r="0" b="3175"/>
              <wp:docPr id="285342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2601" name="Picture 285342601"/>
                      <pic:cNvPicPr/>
                    </pic:nvPicPr>
                    <pic:blipFill>
                      <a:blip r:embed="rId50"/>
                      <a:stretch>
                        <a:fillRect/>
                      </a:stretch>
                    </pic:blipFill>
                    <pic:spPr>
                      <a:xfrm>
                        <a:off x="0" y="0"/>
                        <a:ext cx="5943600" cy="7185025"/>
                      </a:xfrm>
                      <a:prstGeom prst="rect">
                        <a:avLst/>
                      </a:prstGeom>
                    </pic:spPr>
                  </pic:pic>
                </a:graphicData>
              </a:graphic>
            </wp:inline>
          </w:drawing>
        </w:r>
      </w:ins>
    </w:p>
    <w:p w14:paraId="10F7D6A3" w14:textId="2A38765B"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068"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069"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3FCA15ED" w14:textId="2AFE92F0" w:rsidR="001726F4" w:rsidRDefault="004079E7" w:rsidP="00081385">
      <w:pPr>
        <w:spacing w:line="360" w:lineRule="auto"/>
        <w:rPr>
          <w:rFonts w:ascii="Arial" w:hAnsi="Arial" w:cs="Arial"/>
          <w:sz w:val="22"/>
          <w:szCs w:val="22"/>
        </w:rPr>
      </w:pPr>
      <w:del w:id="1070" w:author="Keene-Snickers,Lexi" w:date="2025-03-21T13:37:00Z" w16du:dateUtc="2025-03-21T19:37:00Z">
        <w:r w:rsidDel="0064613C">
          <w:rPr>
            <w:rFonts w:ascii="Arial" w:hAnsi="Arial" w:cs="Arial"/>
            <w:noProof/>
            <w:sz w:val="22"/>
            <w:szCs w:val="22"/>
          </w:rPr>
          <w:lastRenderedPageBreak/>
          <w:drawing>
            <wp:inline distT="0" distB="0" distL="0" distR="0" wp14:anchorId="1F9F3FD0" wp14:editId="1A174516">
              <wp:extent cx="5943600" cy="7419340"/>
              <wp:effectExtent l="0" t="0" r="0" b="0"/>
              <wp:docPr id="908413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3102" name="Picture 908413102"/>
                      <pic:cNvPicPr/>
                    </pic:nvPicPr>
                    <pic:blipFill>
                      <a:blip r:embed="rId51"/>
                      <a:stretch>
                        <a:fillRect/>
                      </a:stretch>
                    </pic:blipFill>
                    <pic:spPr>
                      <a:xfrm>
                        <a:off x="0" y="0"/>
                        <a:ext cx="5943600" cy="7419340"/>
                      </a:xfrm>
                      <a:prstGeom prst="rect">
                        <a:avLst/>
                      </a:prstGeom>
                    </pic:spPr>
                  </pic:pic>
                </a:graphicData>
              </a:graphic>
            </wp:inline>
          </w:drawing>
        </w:r>
      </w:del>
      <w:ins w:id="1071" w:author="Keene-Snickers,Lexi" w:date="2025-03-21T13:37:00Z" w16du:dateUtc="2025-03-21T19:37:00Z">
        <w:r w:rsidR="0064613C">
          <w:rPr>
            <w:rFonts w:ascii="Arial" w:hAnsi="Arial" w:cs="Arial"/>
            <w:noProof/>
            <w:sz w:val="22"/>
            <w:szCs w:val="22"/>
          </w:rPr>
          <w:drawing>
            <wp:inline distT="0" distB="0" distL="0" distR="0" wp14:anchorId="0357DB7B" wp14:editId="6852FCA0">
              <wp:extent cx="5943600" cy="7185025"/>
              <wp:effectExtent l="0" t="0" r="0" b="3175"/>
              <wp:docPr id="126678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786" name="Picture 1266780786"/>
                      <pic:cNvPicPr/>
                    </pic:nvPicPr>
                    <pic:blipFill>
                      <a:blip r:embed="rId52"/>
                      <a:stretch>
                        <a:fillRect/>
                      </a:stretch>
                    </pic:blipFill>
                    <pic:spPr>
                      <a:xfrm>
                        <a:off x="0" y="0"/>
                        <a:ext cx="5943600" cy="7185025"/>
                      </a:xfrm>
                      <a:prstGeom prst="rect">
                        <a:avLst/>
                      </a:prstGeom>
                    </pic:spPr>
                  </pic:pic>
                </a:graphicData>
              </a:graphic>
            </wp:inline>
          </w:drawing>
        </w:r>
      </w:ins>
    </w:p>
    <w:p w14:paraId="2F4E6AD2" w14:textId="6ED6A204"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3</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072"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073"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5D974EEB" w14:textId="77777777" w:rsidR="001726F4" w:rsidRDefault="001726F4" w:rsidP="00081385">
      <w:pPr>
        <w:spacing w:line="360" w:lineRule="auto"/>
        <w:rPr>
          <w:rFonts w:ascii="Arial" w:hAnsi="Arial" w:cs="Arial"/>
          <w:sz w:val="22"/>
          <w:szCs w:val="22"/>
        </w:rPr>
      </w:pPr>
    </w:p>
    <w:p w14:paraId="62048AC0" w14:textId="7EDDE6FC" w:rsidR="001726F4" w:rsidRDefault="004079E7" w:rsidP="00081385">
      <w:pPr>
        <w:spacing w:line="360" w:lineRule="auto"/>
        <w:rPr>
          <w:rFonts w:ascii="Arial" w:hAnsi="Arial" w:cs="Arial"/>
          <w:sz w:val="22"/>
          <w:szCs w:val="22"/>
        </w:rPr>
      </w:pPr>
      <w:del w:id="1074" w:author="Keene-Snickers,Lexi" w:date="2025-03-21T13:37:00Z" w16du:dateUtc="2025-03-21T19:37:00Z">
        <w:r w:rsidDel="0064613C">
          <w:rPr>
            <w:rFonts w:ascii="Arial" w:hAnsi="Arial" w:cs="Arial"/>
            <w:noProof/>
            <w:sz w:val="22"/>
            <w:szCs w:val="22"/>
          </w:rPr>
          <w:drawing>
            <wp:inline distT="0" distB="0" distL="0" distR="0" wp14:anchorId="029F4D56" wp14:editId="0C09704A">
              <wp:extent cx="5545464" cy="6934200"/>
              <wp:effectExtent l="0" t="0" r="4445" b="0"/>
              <wp:docPr id="849607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07770" name="Picture 849607770"/>
                      <pic:cNvPicPr/>
                    </pic:nvPicPr>
                    <pic:blipFill>
                      <a:blip r:embed="rId53"/>
                      <a:stretch>
                        <a:fillRect/>
                      </a:stretch>
                    </pic:blipFill>
                    <pic:spPr>
                      <a:xfrm>
                        <a:off x="0" y="0"/>
                        <a:ext cx="5547402" cy="6936623"/>
                      </a:xfrm>
                      <a:prstGeom prst="rect">
                        <a:avLst/>
                      </a:prstGeom>
                    </pic:spPr>
                  </pic:pic>
                </a:graphicData>
              </a:graphic>
            </wp:inline>
          </w:drawing>
        </w:r>
      </w:del>
      <w:ins w:id="1075" w:author="Keene-Snickers,Lexi" w:date="2025-03-21T13:37:00Z" w16du:dateUtc="2025-03-21T19:37:00Z">
        <w:r w:rsidR="0064613C">
          <w:rPr>
            <w:rFonts w:ascii="Arial" w:hAnsi="Arial" w:cs="Arial"/>
            <w:noProof/>
            <w:sz w:val="22"/>
            <w:szCs w:val="22"/>
          </w:rPr>
          <w:drawing>
            <wp:inline distT="0" distB="0" distL="0" distR="0" wp14:anchorId="21F34563" wp14:editId="4DB4A5D1">
              <wp:extent cx="5736112" cy="6934200"/>
              <wp:effectExtent l="0" t="0" r="4445" b="0"/>
              <wp:docPr id="126215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1940" name="Picture 1262151940"/>
                      <pic:cNvPicPr/>
                    </pic:nvPicPr>
                    <pic:blipFill>
                      <a:blip r:embed="rId54"/>
                      <a:stretch>
                        <a:fillRect/>
                      </a:stretch>
                    </pic:blipFill>
                    <pic:spPr>
                      <a:xfrm>
                        <a:off x="0" y="0"/>
                        <a:ext cx="5748777" cy="6949511"/>
                      </a:xfrm>
                      <a:prstGeom prst="rect">
                        <a:avLst/>
                      </a:prstGeom>
                    </pic:spPr>
                  </pic:pic>
                </a:graphicData>
              </a:graphic>
            </wp:inline>
          </w:drawing>
        </w:r>
      </w:ins>
    </w:p>
    <w:p w14:paraId="7D9889EF" w14:textId="5E3CE7D7"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4</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w:t>
      </w:r>
      <w:r w:rsidR="00142E50">
        <w:rPr>
          <w:rFonts w:ascii="Arial" w:hAnsi="Arial" w:cs="Arial"/>
          <w:b/>
          <w:bCs/>
          <w:sz w:val="22"/>
          <w:szCs w:val="22"/>
        </w:rPr>
        <w:t xml:space="preserve"> 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076"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077"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019BA6A9" w14:textId="77777777" w:rsidR="001726F4" w:rsidRDefault="001726F4" w:rsidP="00081385">
      <w:pPr>
        <w:spacing w:line="360" w:lineRule="auto"/>
        <w:rPr>
          <w:rFonts w:ascii="Arial" w:hAnsi="Arial" w:cs="Arial"/>
          <w:sz w:val="22"/>
          <w:szCs w:val="22"/>
        </w:rPr>
      </w:pPr>
    </w:p>
    <w:p w14:paraId="45B9A9AB" w14:textId="0E8962C6" w:rsidR="001726F4" w:rsidRDefault="0064613C" w:rsidP="00081385">
      <w:pPr>
        <w:spacing w:line="360" w:lineRule="auto"/>
        <w:rPr>
          <w:rFonts w:ascii="Arial" w:hAnsi="Arial" w:cs="Arial"/>
          <w:sz w:val="22"/>
          <w:szCs w:val="22"/>
        </w:rPr>
      </w:pPr>
      <w:ins w:id="1078" w:author="Keene-Snickers,Lexi" w:date="2025-03-21T13:37:00Z" w16du:dateUtc="2025-03-21T19:37:00Z">
        <w:r>
          <w:rPr>
            <w:rFonts w:ascii="Arial" w:hAnsi="Arial" w:cs="Arial"/>
            <w:noProof/>
            <w:sz w:val="22"/>
            <w:szCs w:val="22"/>
          </w:rPr>
          <w:drawing>
            <wp:inline distT="0" distB="0" distL="0" distR="0" wp14:anchorId="479F02C5" wp14:editId="41772ED4">
              <wp:extent cx="5643986" cy="6822831"/>
              <wp:effectExtent l="0" t="0" r="0" b="0"/>
              <wp:docPr id="1438402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830" name="Picture 1438402830"/>
                      <pic:cNvPicPr/>
                    </pic:nvPicPr>
                    <pic:blipFill>
                      <a:blip r:embed="rId55"/>
                      <a:stretch>
                        <a:fillRect/>
                      </a:stretch>
                    </pic:blipFill>
                    <pic:spPr>
                      <a:xfrm>
                        <a:off x="0" y="0"/>
                        <a:ext cx="5649722" cy="6829765"/>
                      </a:xfrm>
                      <a:prstGeom prst="rect">
                        <a:avLst/>
                      </a:prstGeom>
                    </pic:spPr>
                  </pic:pic>
                </a:graphicData>
              </a:graphic>
            </wp:inline>
          </w:drawing>
        </w:r>
      </w:ins>
      <w:del w:id="1079" w:author="Keene-Snickers,Lexi" w:date="2025-03-21T13:37:00Z" w16du:dateUtc="2025-03-21T19:37:00Z">
        <w:r w:rsidR="00613746" w:rsidDel="0064613C">
          <w:rPr>
            <w:rFonts w:ascii="Arial" w:hAnsi="Arial" w:cs="Arial"/>
            <w:noProof/>
            <w:sz w:val="22"/>
            <w:szCs w:val="22"/>
          </w:rPr>
          <w:drawing>
            <wp:inline distT="0" distB="0" distL="0" distR="0" wp14:anchorId="628EAB47" wp14:editId="546191DD">
              <wp:extent cx="5943600" cy="7341870"/>
              <wp:effectExtent l="0" t="0" r="0" b="0"/>
              <wp:docPr id="9214971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7166" name="Picture 921497166"/>
                      <pic:cNvPicPr/>
                    </pic:nvPicPr>
                    <pic:blipFill>
                      <a:blip r:embed="rId56"/>
                      <a:stretch>
                        <a:fillRect/>
                      </a:stretch>
                    </pic:blipFill>
                    <pic:spPr>
                      <a:xfrm>
                        <a:off x="0" y="0"/>
                        <a:ext cx="5943600" cy="7341870"/>
                      </a:xfrm>
                      <a:prstGeom prst="rect">
                        <a:avLst/>
                      </a:prstGeom>
                    </pic:spPr>
                  </pic:pic>
                </a:graphicData>
              </a:graphic>
            </wp:inline>
          </w:drawing>
        </w:r>
      </w:del>
    </w:p>
    <w:p w14:paraId="6C85A04C" w14:textId="09D40F53" w:rsidR="001726F4" w:rsidRDefault="001726F4" w:rsidP="00081385">
      <w:pPr>
        <w:spacing w:line="360" w:lineRule="auto"/>
        <w:rPr>
          <w:ins w:id="1080" w:author="Keene-Snickers,Lexi" w:date="2025-03-21T13:37:00Z" w16du:dateUtc="2025-03-21T19:37:00Z"/>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5</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3</w:t>
      </w:r>
      <w:r w:rsidR="00142E50" w:rsidRPr="00142E50">
        <w:rPr>
          <w:rFonts w:ascii="Arial" w:hAnsi="Arial" w:cs="Arial"/>
          <w:b/>
          <w:bCs/>
          <w:sz w:val="22"/>
          <w:szCs w:val="22"/>
        </w:rPr>
        <w:t xml:space="preserve">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081"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082"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0C5AB1FD" w14:textId="77777777" w:rsidR="0064613C" w:rsidRDefault="0064613C" w:rsidP="00081385">
      <w:pPr>
        <w:spacing w:line="360" w:lineRule="auto"/>
        <w:rPr>
          <w:rFonts w:ascii="Arial" w:hAnsi="Arial" w:cs="Arial"/>
          <w:sz w:val="22"/>
          <w:szCs w:val="22"/>
        </w:rPr>
      </w:pP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commentRangeStart w:id="1083"/>
      <w:r w:rsidRPr="00D33005">
        <w:rPr>
          <w:rFonts w:ascii="Arial" w:eastAsia="Times New Roman" w:hAnsi="Arial" w:cs="Arial"/>
          <w:b/>
          <w:bCs/>
          <w:kern w:val="0"/>
          <w:sz w:val="22"/>
          <w:szCs w:val="22"/>
          <w14:ligatures w14:val="none"/>
        </w:rPr>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commentRangeEnd w:id="1083"/>
      <w:r w:rsidR="00730FBC">
        <w:rPr>
          <w:rStyle w:val="CommentReference"/>
        </w:rPr>
        <w:commentReference w:id="1083"/>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11232A6D"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manuscript we </w:t>
      </w:r>
      <w:r w:rsidR="00F444F7">
        <w:rPr>
          <w:rFonts w:ascii="Arial" w:hAnsi="Arial" w:cs="Arial"/>
          <w:sz w:val="22"/>
          <w:szCs w:val="22"/>
        </w:rPr>
        <w:t>describe the genetic diversity and</w:t>
      </w:r>
      <w:r w:rsidR="004028E5">
        <w:rPr>
          <w:rFonts w:ascii="Arial" w:hAnsi="Arial" w:cs="Arial"/>
          <w:sz w:val="22"/>
          <w:szCs w:val="22"/>
        </w:rPr>
        <w:t xml:space="preserve"> </w:t>
      </w:r>
      <w:r w:rsidR="004028E5" w:rsidRPr="00097DB2">
        <w:rPr>
          <w:rFonts w:ascii="Arial" w:hAnsi="Arial" w:cs="Arial"/>
          <w:sz w:val="22"/>
          <w:szCs w:val="22"/>
        </w:rPr>
        <w:t>evolutionary</w:t>
      </w:r>
      <w:r w:rsidR="004028E5">
        <w:rPr>
          <w:rFonts w:ascii="Arial" w:hAnsi="Arial" w:cs="Arial"/>
          <w:sz w:val="22"/>
          <w:szCs w:val="22"/>
        </w:rPr>
        <w:t xml:space="preserve"> patterns of </w:t>
      </w:r>
      <w:r w:rsidR="00DD515E">
        <w:rPr>
          <w:rFonts w:ascii="Arial" w:hAnsi="Arial" w:cs="Arial"/>
          <w:sz w:val="22"/>
          <w:szCs w:val="22"/>
        </w:rPr>
        <w:t>galbut virus, a</w:t>
      </w:r>
      <w:r>
        <w:rPr>
          <w:rFonts w:ascii="Arial" w:hAnsi="Arial" w:cs="Arial"/>
          <w:sz w:val="22"/>
          <w:szCs w:val="22"/>
        </w:rPr>
        <w:t xml:space="preserve"> </w:t>
      </w:r>
      <w:del w:id="1084" w:author="Stenglein,Mark" w:date="2025-03-12T17:03:00Z" w16du:dateUtc="2025-03-12T23:03:00Z">
        <w:r w:rsidDel="006B13D0">
          <w:rPr>
            <w:rFonts w:ascii="Arial" w:hAnsi="Arial" w:cs="Arial"/>
            <w:sz w:val="22"/>
            <w:szCs w:val="22"/>
          </w:rPr>
          <w:delText xml:space="preserve">persistent </w:delText>
        </w:r>
        <w:r w:rsidR="00DD515E" w:rsidDel="006B13D0">
          <w:rPr>
            <w:rFonts w:ascii="Arial" w:hAnsi="Arial" w:cs="Arial"/>
            <w:sz w:val="22"/>
            <w:szCs w:val="22"/>
          </w:rPr>
          <w:delText xml:space="preserve">and </w:delText>
        </w:r>
      </w:del>
      <w:r w:rsidR="00DD515E">
        <w:rPr>
          <w:rFonts w:ascii="Arial" w:hAnsi="Arial" w:cs="Arial"/>
          <w:sz w:val="22"/>
          <w:szCs w:val="22"/>
        </w:rPr>
        <w:t>ubiquitous</w:t>
      </w:r>
      <w:ins w:id="1085" w:author="Stenglein,Mark" w:date="2025-03-12T17:03:00Z" w16du:dateUtc="2025-03-12T23:03:00Z">
        <w:r w:rsidR="006B13D0">
          <w:rPr>
            <w:rFonts w:ascii="Arial" w:hAnsi="Arial" w:cs="Arial"/>
            <w:sz w:val="22"/>
            <w:szCs w:val="22"/>
          </w:rPr>
          <w:t xml:space="preserve"> persistent</w:t>
        </w:r>
      </w:ins>
      <w:r w:rsidR="00DD515E">
        <w:rPr>
          <w:rFonts w:ascii="Arial" w:hAnsi="Arial" w:cs="Arial"/>
          <w:sz w:val="22"/>
          <w:szCs w:val="22"/>
        </w:rPr>
        <w:t xml:space="preserve"> </w:t>
      </w:r>
      <w:r>
        <w:rPr>
          <w:rFonts w:ascii="Arial" w:hAnsi="Arial" w:cs="Arial"/>
          <w:sz w:val="22"/>
          <w:szCs w:val="22"/>
        </w:rPr>
        <w:t xml:space="preserve">viral infection of </w:t>
      </w:r>
      <w:r w:rsidRPr="001B7C01">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64613C" w:rsidRPr="0064613C">
            <w:rPr>
              <w:rFonts w:ascii="Arial" w:hAnsi="Arial" w:cs="Arial"/>
              <w:color w:val="000000"/>
              <w:sz w:val="22"/>
              <w:szCs w:val="22"/>
              <w:vertAlign w:val="superscript"/>
            </w:rPr>
            <w:t>2</w:t>
          </w:r>
        </w:sdtContent>
      </w:sdt>
      <w:r>
        <w:rPr>
          <w:rFonts w:ascii="Arial" w:hAnsi="Arial" w:cs="Arial"/>
          <w:sz w:val="22"/>
          <w:szCs w:val="22"/>
        </w:rPr>
        <w:t xml:space="preserve">. </w:t>
      </w:r>
      <w:commentRangeStart w:id="1086"/>
      <w:ins w:id="1087" w:author="Stenglein,Mark" w:date="2025-03-12T17:03:00Z" w16du:dateUtc="2025-03-12T23:03:00Z">
        <w:r w:rsidR="006B13D0">
          <w:rPr>
            <w:rFonts w:ascii="Arial" w:hAnsi="Arial" w:cs="Arial"/>
            <w:sz w:val="22"/>
            <w:szCs w:val="22"/>
          </w:rPr>
          <w:t>We</w:t>
        </w:r>
      </w:ins>
      <w:commentRangeEnd w:id="1086"/>
      <w:ins w:id="1088" w:author="Stenglein,Mark" w:date="2025-03-12T17:05:00Z" w16du:dateUtc="2025-03-12T23:05:00Z">
        <w:r w:rsidR="00547DB7">
          <w:rPr>
            <w:rStyle w:val="CommentReference"/>
          </w:rPr>
          <w:commentReference w:id="1086"/>
        </w:r>
      </w:ins>
      <w:ins w:id="1089" w:author="Stenglein,Mark" w:date="2025-03-12T17:03:00Z" w16du:dateUtc="2025-03-12T23:03:00Z">
        <w:r w:rsidR="006B13D0">
          <w:rPr>
            <w:rFonts w:ascii="Arial" w:hAnsi="Arial" w:cs="Arial"/>
            <w:sz w:val="22"/>
            <w:szCs w:val="22"/>
          </w:rPr>
          <w:t xml:space="preserve"> </w:t>
        </w:r>
      </w:ins>
      <w:ins w:id="1090" w:author="Stenglein,Mark" w:date="2025-03-12T17:04:00Z" w16du:dateUtc="2025-03-12T23:04:00Z">
        <w:r w:rsidR="006B13D0">
          <w:rPr>
            <w:rFonts w:ascii="Arial" w:hAnsi="Arial" w:cs="Arial"/>
            <w:sz w:val="22"/>
            <w:szCs w:val="22"/>
          </w:rPr>
          <w:t xml:space="preserve">screen </w:t>
        </w:r>
      </w:ins>
      <w:ins w:id="1091" w:author="Stenglein,Mark" w:date="2025-03-12T17:03:00Z" w16du:dateUtc="2025-03-12T23:03:00Z">
        <w:r w:rsidR="006B13D0">
          <w:rPr>
            <w:rFonts w:ascii="Arial" w:hAnsi="Arial" w:cs="Arial"/>
            <w:sz w:val="22"/>
            <w:szCs w:val="22"/>
          </w:rPr>
          <w:t xml:space="preserve">X </w:t>
        </w:r>
      </w:ins>
      <w:del w:id="1092" w:author="Stenglein,Mark" w:date="2025-03-12T17:03:00Z" w16du:dateUtc="2025-03-12T23:03:00Z">
        <w:r w:rsidR="00DD515E" w:rsidDel="006B13D0">
          <w:rPr>
            <w:rFonts w:ascii="Arial" w:hAnsi="Arial" w:cs="Arial"/>
            <w:sz w:val="22"/>
            <w:szCs w:val="22"/>
          </w:rPr>
          <w:delText>F</w:delText>
        </w:r>
      </w:del>
      <w:ins w:id="1093" w:author="Stenglein,Mark" w:date="2025-03-12T17:03:00Z" w16du:dateUtc="2025-03-12T23:03:00Z">
        <w:r w:rsidR="006B13D0">
          <w:rPr>
            <w:rFonts w:ascii="Arial" w:hAnsi="Arial" w:cs="Arial"/>
            <w:sz w:val="22"/>
            <w:szCs w:val="22"/>
          </w:rPr>
          <w:t>f</w:t>
        </w:r>
      </w:ins>
      <w:r>
        <w:rPr>
          <w:rFonts w:ascii="Arial" w:hAnsi="Arial" w:cs="Arial"/>
          <w:sz w:val="22"/>
          <w:szCs w:val="22"/>
        </w:rPr>
        <w:t>lies from Colorado, Pennsylvania, Maine</w:t>
      </w:r>
      <w:r w:rsidR="004028E5">
        <w:rPr>
          <w:rFonts w:ascii="Arial" w:hAnsi="Arial" w:cs="Arial"/>
          <w:sz w:val="22"/>
          <w:szCs w:val="22"/>
        </w:rPr>
        <w:t>,</w:t>
      </w:r>
      <w:r>
        <w:rPr>
          <w:rFonts w:ascii="Arial" w:hAnsi="Arial" w:cs="Arial"/>
          <w:sz w:val="22"/>
          <w:szCs w:val="22"/>
        </w:rPr>
        <w:t xml:space="preserve"> </w:t>
      </w:r>
      <w:r w:rsidR="00B168F4">
        <w:rPr>
          <w:rFonts w:ascii="Arial" w:hAnsi="Arial" w:cs="Arial"/>
          <w:sz w:val="22"/>
          <w:szCs w:val="22"/>
        </w:rPr>
        <w:t xml:space="preserve">and </w:t>
      </w:r>
      <w:r>
        <w:rPr>
          <w:rFonts w:ascii="Arial" w:hAnsi="Arial" w:cs="Arial"/>
          <w:sz w:val="22"/>
          <w:szCs w:val="22"/>
        </w:rPr>
        <w:t>Ohio</w:t>
      </w:r>
      <w:r w:rsidR="001B7C01">
        <w:rPr>
          <w:rFonts w:ascii="Arial" w:hAnsi="Arial" w:cs="Arial"/>
          <w:sz w:val="22"/>
          <w:szCs w:val="22"/>
        </w:rPr>
        <w:t xml:space="preserve"> </w:t>
      </w:r>
      <w:del w:id="1094" w:author="Stenglein,Mark" w:date="2025-03-12T17:04:00Z" w16du:dateUtc="2025-03-12T23:04:00Z">
        <w:r w:rsidR="00DD515E" w:rsidDel="006B13D0">
          <w:rPr>
            <w:rFonts w:ascii="Arial" w:hAnsi="Arial" w:cs="Arial"/>
            <w:sz w:val="22"/>
            <w:szCs w:val="22"/>
          </w:rPr>
          <w:delText>were</w:delText>
        </w:r>
        <w:r w:rsidR="001B7C01" w:rsidDel="006B13D0">
          <w:rPr>
            <w:rFonts w:ascii="Arial" w:hAnsi="Arial" w:cs="Arial"/>
            <w:sz w:val="22"/>
            <w:szCs w:val="22"/>
          </w:rPr>
          <w:delText xml:space="preserve"> screened </w:delText>
        </w:r>
      </w:del>
      <w:r w:rsidR="001B7C01">
        <w:rPr>
          <w:rFonts w:ascii="Arial" w:hAnsi="Arial" w:cs="Arial"/>
          <w:sz w:val="22"/>
          <w:szCs w:val="22"/>
        </w:rPr>
        <w:t>for galbut virus</w:t>
      </w:r>
      <w:ins w:id="1095" w:author="Stenglein,Mark" w:date="2025-03-12T17:04:00Z" w16du:dateUtc="2025-03-12T23:04:00Z">
        <w:r w:rsidR="006B13D0">
          <w:rPr>
            <w:rFonts w:ascii="Arial" w:hAnsi="Arial" w:cs="Arial"/>
            <w:sz w:val="22"/>
            <w:szCs w:val="22"/>
          </w:rPr>
          <w:t xml:space="preserve"> RNA</w:t>
        </w:r>
      </w:ins>
      <w:r>
        <w:rPr>
          <w:rFonts w:ascii="Arial" w:hAnsi="Arial" w:cs="Arial"/>
          <w:sz w:val="22"/>
          <w:szCs w:val="22"/>
        </w:rPr>
        <w:t xml:space="preserve">. </w:t>
      </w:r>
      <w:r w:rsidR="00B46272" w:rsidRPr="006B13D0">
        <w:rPr>
          <w:rFonts w:ascii="Arial" w:hAnsi="Arial" w:cs="Arial"/>
          <w:strike/>
          <w:sz w:val="22"/>
          <w:szCs w:val="22"/>
          <w:rPrChange w:id="1096" w:author="Stenglein,Mark" w:date="2025-03-12T17:04:00Z" w16du:dateUtc="2025-03-12T23:04:00Z">
            <w:rPr>
              <w:rFonts w:ascii="Arial" w:hAnsi="Arial" w:cs="Arial"/>
              <w:sz w:val="22"/>
              <w:szCs w:val="22"/>
            </w:rPr>
          </w:rPrChange>
        </w:rPr>
        <w:t>We used two primer pairs to detect galbut virus. The first set only could detect galbut virus genotype A while the second could detect both genotypes. Our</w:t>
      </w:r>
      <w:r w:rsidR="00DD515E" w:rsidRPr="006B13D0">
        <w:rPr>
          <w:rFonts w:ascii="Arial" w:hAnsi="Arial" w:cs="Arial"/>
          <w:strike/>
          <w:sz w:val="22"/>
          <w:szCs w:val="22"/>
          <w:rPrChange w:id="1097" w:author="Stenglein,Mark" w:date="2025-03-12T17:04:00Z" w16du:dateUtc="2025-03-12T23:04:00Z">
            <w:rPr>
              <w:rFonts w:ascii="Arial" w:hAnsi="Arial" w:cs="Arial"/>
              <w:sz w:val="22"/>
              <w:szCs w:val="22"/>
            </w:rPr>
          </w:rPrChange>
        </w:rPr>
        <w:t xml:space="preserve"> RT-qPCR data showed that</w:t>
      </w:r>
      <w:r w:rsidR="00DD515E">
        <w:rPr>
          <w:rFonts w:ascii="Arial" w:hAnsi="Arial" w:cs="Arial"/>
          <w:sz w:val="22"/>
          <w:szCs w:val="22"/>
        </w:rPr>
        <w:t xml:space="preserve"> </w:t>
      </w:r>
      <w:del w:id="1098" w:author="Stenglein,Mark" w:date="2025-03-12T17:04:00Z" w16du:dateUtc="2025-03-12T23:04:00Z">
        <w:r w:rsidR="00B46272" w:rsidDel="006B13D0">
          <w:rPr>
            <w:rFonts w:ascii="Arial" w:hAnsi="Arial" w:cs="Arial"/>
            <w:sz w:val="22"/>
            <w:szCs w:val="22"/>
          </w:rPr>
          <w:delText xml:space="preserve">galbut </w:delText>
        </w:r>
      </w:del>
      <w:ins w:id="1099" w:author="Stenglein,Mark" w:date="2025-03-12T17:04:00Z" w16du:dateUtc="2025-03-12T23:04:00Z">
        <w:r w:rsidR="006B13D0">
          <w:rPr>
            <w:rFonts w:ascii="Arial" w:hAnsi="Arial" w:cs="Arial"/>
            <w:sz w:val="22"/>
            <w:szCs w:val="22"/>
          </w:rPr>
          <w:t xml:space="preserve">Galbut </w:t>
        </w:r>
      </w:ins>
      <w:r w:rsidR="00B46272">
        <w:rPr>
          <w:rFonts w:ascii="Arial" w:hAnsi="Arial" w:cs="Arial"/>
          <w:sz w:val="22"/>
          <w:szCs w:val="22"/>
        </w:rPr>
        <w:t>virus prevalence varied from 53% to 100% across locations (</w:t>
      </w:r>
      <w:r w:rsidR="00B46272" w:rsidRPr="00E97611">
        <w:rPr>
          <w:rFonts w:ascii="Arial" w:hAnsi="Arial" w:cs="Arial"/>
          <w:b/>
          <w:bCs/>
          <w:sz w:val="22"/>
          <w:szCs w:val="22"/>
        </w:rPr>
        <w:t>Fig. 1</w:t>
      </w:r>
      <w:r w:rsidR="00B46272">
        <w:rPr>
          <w:rFonts w:ascii="Arial" w:hAnsi="Arial" w:cs="Arial"/>
          <w:sz w:val="22"/>
          <w:szCs w:val="22"/>
        </w:rPr>
        <w:t xml:space="preserve">). </w:t>
      </w:r>
      <w:del w:id="1100" w:author="Stenglein,Mark" w:date="2025-03-12T17:04:00Z" w16du:dateUtc="2025-03-12T23:04:00Z">
        <w:r w:rsidR="00B46272" w:rsidDel="006B13D0">
          <w:rPr>
            <w:rFonts w:ascii="Arial" w:hAnsi="Arial" w:cs="Arial"/>
            <w:sz w:val="22"/>
            <w:szCs w:val="22"/>
          </w:rPr>
          <w:delText>This data also suggested that p</w:delText>
        </w:r>
      </w:del>
      <w:ins w:id="1101" w:author="Stenglein,Mark" w:date="2025-03-12T17:04:00Z" w16du:dateUtc="2025-03-12T23:04:00Z">
        <w:r w:rsidR="006B13D0">
          <w:rPr>
            <w:rFonts w:ascii="Arial" w:hAnsi="Arial" w:cs="Arial"/>
            <w:sz w:val="22"/>
            <w:szCs w:val="22"/>
          </w:rPr>
          <w:t>P</w:t>
        </w:r>
      </w:ins>
      <w:r w:rsidR="00B46272">
        <w:rPr>
          <w:rFonts w:ascii="Arial" w:hAnsi="Arial" w:cs="Arial"/>
          <w:sz w:val="22"/>
          <w:szCs w:val="22"/>
        </w:rPr>
        <w:t xml:space="preserve">revalence </w:t>
      </w:r>
      <w:del w:id="1102" w:author="Stenglein,Mark" w:date="2025-03-12T17:04:00Z" w16du:dateUtc="2025-03-12T23:04:00Z">
        <w:r w:rsidR="00B46272" w:rsidDel="006B13D0">
          <w:rPr>
            <w:rFonts w:ascii="Arial" w:hAnsi="Arial" w:cs="Arial"/>
            <w:sz w:val="22"/>
            <w:szCs w:val="22"/>
          </w:rPr>
          <w:delText xml:space="preserve">could </w:delText>
        </w:r>
      </w:del>
      <w:r w:rsidR="00B46272">
        <w:rPr>
          <w:rFonts w:ascii="Arial" w:hAnsi="Arial" w:cs="Arial"/>
          <w:sz w:val="22"/>
          <w:szCs w:val="22"/>
        </w:rPr>
        <w:t>var</w:t>
      </w:r>
      <w:ins w:id="1103" w:author="Stenglein,Mark" w:date="2025-03-12T17:04:00Z" w16du:dateUtc="2025-03-12T23:04:00Z">
        <w:r w:rsidR="006B13D0">
          <w:rPr>
            <w:rFonts w:ascii="Arial" w:hAnsi="Arial" w:cs="Arial"/>
            <w:sz w:val="22"/>
            <w:szCs w:val="22"/>
          </w:rPr>
          <w:t>ied</w:t>
        </w:r>
      </w:ins>
      <w:del w:id="1104" w:author="Stenglein,Mark" w:date="2025-03-12T17:04:00Z" w16du:dateUtc="2025-03-12T23:04:00Z">
        <w:r w:rsidR="00B46272" w:rsidDel="006B13D0">
          <w:rPr>
            <w:rFonts w:ascii="Arial" w:hAnsi="Arial" w:cs="Arial"/>
            <w:sz w:val="22"/>
            <w:szCs w:val="22"/>
          </w:rPr>
          <w:delText>y</w:delText>
        </w:r>
      </w:del>
      <w:r w:rsidR="00B46272">
        <w:rPr>
          <w:rFonts w:ascii="Arial" w:hAnsi="Arial" w:cs="Arial"/>
          <w:sz w:val="22"/>
          <w:szCs w:val="22"/>
        </w:rPr>
        <w:t xml:space="preserve"> as a function of time but, locations with time resolved data were limited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46272">
        <w:rPr>
          <w:rFonts w:ascii="Arial" w:hAnsi="Arial" w:cs="Arial"/>
          <w:sz w:val="22"/>
          <w:szCs w:val="22"/>
        </w:rPr>
        <w:t xml:space="preserve">To fully understand prevalence over time, targeted sampling of more locations over more times would be better. </w:t>
      </w:r>
    </w:p>
    <w:p w14:paraId="05CCA274" w14:textId="77777777" w:rsidR="00B46272" w:rsidRDefault="00B46272" w:rsidP="00B46272">
      <w:pPr>
        <w:spacing w:line="360" w:lineRule="auto"/>
        <w:rPr>
          <w:rFonts w:ascii="Arial" w:hAnsi="Arial" w:cs="Arial"/>
          <w:sz w:val="22"/>
          <w:szCs w:val="22"/>
        </w:rPr>
      </w:pPr>
    </w:p>
    <w:p w14:paraId="3BF76CD7" w14:textId="368C7045" w:rsidR="009F08D9" w:rsidRDefault="00B46272" w:rsidP="00B46272">
      <w:pPr>
        <w:spacing w:line="360" w:lineRule="auto"/>
        <w:ind w:firstLine="720"/>
        <w:rPr>
          <w:rFonts w:ascii="Arial" w:hAnsi="Arial" w:cs="Arial"/>
          <w:sz w:val="22"/>
          <w:szCs w:val="22"/>
        </w:rPr>
      </w:pPr>
      <w:r>
        <w:rPr>
          <w:rFonts w:ascii="Arial" w:hAnsi="Arial" w:cs="Arial"/>
          <w:sz w:val="22"/>
          <w:szCs w:val="22"/>
        </w:rPr>
        <w:t xml:space="preserve">From the RT-qPCR data 146 samples and nine samples previously collected by our lab </w:t>
      </w:r>
      <w:r w:rsidR="0056426F">
        <w:rPr>
          <w:rFonts w:ascii="Arial" w:hAnsi="Arial" w:cs="Arial"/>
          <w:sz w:val="22"/>
          <w:szCs w:val="22"/>
        </w:rPr>
        <w:t>were</w:t>
      </w:r>
      <w:r w:rsidR="00DD515E">
        <w:rPr>
          <w:rFonts w:ascii="Arial" w:hAnsi="Arial" w:cs="Arial"/>
          <w:sz w:val="22"/>
          <w:szCs w:val="22"/>
        </w:rPr>
        <w:t xml:space="preserve"> selected for </w:t>
      </w:r>
      <w:r w:rsidR="009F08D9">
        <w:rPr>
          <w:rFonts w:ascii="Arial" w:hAnsi="Arial" w:cs="Arial"/>
          <w:sz w:val="22"/>
          <w:szCs w:val="22"/>
        </w:rPr>
        <w:t>metagenomics</w:t>
      </w:r>
      <w:r>
        <w:rPr>
          <w:rFonts w:ascii="Arial" w:hAnsi="Arial" w:cs="Arial"/>
          <w:sz w:val="22"/>
          <w:szCs w:val="22"/>
        </w:rPr>
        <w:t xml:space="preserve"> that focused on the recovery of galbut virus sequences</w:t>
      </w:r>
      <w:r w:rsidR="009F08D9">
        <w:rPr>
          <w:rFonts w:ascii="Arial" w:hAnsi="Arial" w:cs="Arial"/>
          <w:sz w:val="22"/>
          <w:szCs w:val="22"/>
        </w:rPr>
        <w:t xml:space="preserve">. </w:t>
      </w:r>
      <w:r>
        <w:rPr>
          <w:rFonts w:ascii="Arial" w:hAnsi="Arial" w:cs="Arial"/>
          <w:sz w:val="22"/>
          <w:szCs w:val="22"/>
        </w:rPr>
        <w:t xml:space="preserve">We enriched for genotype B sequences based on RT-qPCR positivity </w:t>
      </w:r>
      <w:r w:rsidR="00AB1EBF">
        <w:rPr>
          <w:rFonts w:ascii="Arial" w:hAnsi="Arial" w:cs="Arial"/>
          <w:sz w:val="22"/>
          <w:szCs w:val="22"/>
        </w:rPr>
        <w:t>by only our second set of primers. One-hundred and twenty-three</w:t>
      </w:r>
      <w:r w:rsidR="009F08D9">
        <w:rPr>
          <w:rFonts w:ascii="Arial" w:hAnsi="Arial" w:cs="Arial"/>
          <w:sz w:val="22"/>
          <w:szCs w:val="22"/>
        </w:rPr>
        <w:t xml:space="preserve"> samples </w:t>
      </w:r>
      <w:r w:rsidR="009974D6">
        <w:rPr>
          <w:rFonts w:ascii="Arial" w:hAnsi="Arial" w:cs="Arial"/>
          <w:sz w:val="22"/>
          <w:szCs w:val="22"/>
        </w:rPr>
        <w:t xml:space="preserve">yielded </w:t>
      </w:r>
      <w:r w:rsidR="009F08D9">
        <w:rPr>
          <w:rFonts w:ascii="Arial" w:hAnsi="Arial" w:cs="Arial"/>
          <w:sz w:val="22"/>
          <w:szCs w:val="22"/>
        </w:rPr>
        <w:t xml:space="preserve">coding complete or near complete galbut virus sequences that </w:t>
      </w:r>
      <w:r w:rsidR="0056426F">
        <w:rPr>
          <w:rFonts w:ascii="Arial" w:hAnsi="Arial" w:cs="Arial"/>
          <w:sz w:val="22"/>
          <w:szCs w:val="22"/>
        </w:rPr>
        <w:t xml:space="preserve">in combination </w:t>
      </w:r>
      <w:r w:rsidR="001B7C01">
        <w:rPr>
          <w:rFonts w:ascii="Arial" w:hAnsi="Arial" w:cs="Arial"/>
          <w:sz w:val="22"/>
          <w:szCs w:val="22"/>
        </w:rPr>
        <w:t>with other available sequences</w:t>
      </w:r>
      <w:r w:rsidR="0056426F">
        <w:rPr>
          <w:rFonts w:ascii="Arial" w:hAnsi="Arial" w:cs="Arial"/>
          <w:sz w:val="22"/>
          <w:szCs w:val="22"/>
        </w:rPr>
        <w:t xml:space="preserve"> were used</w:t>
      </w:r>
      <w:r w:rsidR="001B7C01">
        <w:rPr>
          <w:rFonts w:ascii="Arial" w:hAnsi="Arial" w:cs="Arial"/>
          <w:sz w:val="22"/>
          <w:szCs w:val="22"/>
        </w:rPr>
        <w:t xml:space="preserve"> </w:t>
      </w:r>
      <w:r w:rsidR="009F08D9">
        <w:rPr>
          <w:rFonts w:ascii="Arial" w:hAnsi="Arial" w:cs="Arial"/>
          <w:sz w:val="22"/>
          <w:szCs w:val="22"/>
        </w:rPr>
        <w:t xml:space="preserve">to investigate </w:t>
      </w:r>
      <w:r w:rsidR="001B7C01">
        <w:rPr>
          <w:rFonts w:ascii="Arial" w:hAnsi="Arial" w:cs="Arial"/>
          <w:sz w:val="22"/>
          <w:szCs w:val="22"/>
        </w:rPr>
        <w:t>galbut virus</w:t>
      </w:r>
      <w:r w:rsidR="009F08D9">
        <w:rPr>
          <w:rFonts w:ascii="Arial" w:hAnsi="Arial" w:cs="Arial"/>
          <w:sz w:val="22"/>
          <w:szCs w:val="22"/>
        </w:rPr>
        <w:t xml:space="preserve"> diversity</w:t>
      </w:r>
      <w:r w:rsidR="00DD515E">
        <w:rPr>
          <w:rFonts w:ascii="Arial" w:hAnsi="Arial" w:cs="Arial"/>
          <w:sz w:val="22"/>
          <w:szCs w:val="22"/>
        </w:rPr>
        <w:t xml:space="preserve"> and evolution</w:t>
      </w:r>
      <w:r w:rsidR="009F08D9">
        <w:rPr>
          <w:rFonts w:ascii="Arial" w:hAnsi="Arial" w:cs="Arial"/>
          <w:sz w:val="22"/>
          <w:szCs w:val="22"/>
        </w:rPr>
        <w:t xml:space="preserve">. </w:t>
      </w:r>
    </w:p>
    <w:p w14:paraId="32146A2D" w14:textId="77777777" w:rsidR="00AB1EBF" w:rsidRDefault="00AB1EBF" w:rsidP="00B46272">
      <w:pPr>
        <w:spacing w:line="360" w:lineRule="auto"/>
        <w:ind w:firstLine="720"/>
        <w:rPr>
          <w:rFonts w:ascii="Arial" w:hAnsi="Arial" w:cs="Arial"/>
          <w:sz w:val="22"/>
          <w:szCs w:val="22"/>
        </w:rPr>
      </w:pPr>
    </w:p>
    <w:p w14:paraId="22A90EB3" w14:textId="10241933" w:rsidR="006F48DB" w:rsidRDefault="00AB1EBF" w:rsidP="003A5CEC">
      <w:pPr>
        <w:spacing w:line="360" w:lineRule="auto"/>
        <w:ind w:firstLine="720"/>
        <w:rPr>
          <w:rFonts w:ascii="Arial" w:hAnsi="Arial" w:cs="Arial"/>
          <w:sz w:val="22"/>
          <w:szCs w:val="22"/>
        </w:rPr>
      </w:pPr>
      <w:commentRangeStart w:id="1105"/>
      <w:commentRangeStart w:id="1106"/>
      <w:r>
        <w:rPr>
          <w:rFonts w:ascii="Arial" w:hAnsi="Arial" w:cs="Arial"/>
          <w:sz w:val="22"/>
          <w:szCs w:val="22"/>
        </w:rPr>
        <w:t xml:space="preserve">We explored the potential of using time resolved phylogenetic methods </w:t>
      </w:r>
      <w:commentRangeEnd w:id="1105"/>
      <w:r w:rsidR="00CF0F73">
        <w:rPr>
          <w:rStyle w:val="CommentReference"/>
        </w:rPr>
        <w:commentReference w:id="1105"/>
      </w:r>
      <w:commentRangeEnd w:id="1106"/>
      <w:r w:rsidR="009865CB">
        <w:rPr>
          <w:rStyle w:val="CommentReference"/>
        </w:rPr>
        <w:commentReference w:id="1106"/>
      </w:r>
      <w:r>
        <w:rPr>
          <w:rFonts w:ascii="Arial" w:hAnsi="Arial" w:cs="Arial"/>
          <w:sz w:val="22"/>
          <w:szCs w:val="22"/>
        </w:rPr>
        <w:t>to predict how long galbut virus has been infecting flies, when galbut virus jumped between hosts and to estimate the evolutionary rate. Even with 100+ sequences from diverse locations and sequences over 110-years-old, there was not enough diversity to identify a time signal when we tested with TempEst</w:t>
      </w:r>
      <w:sdt>
        <w:sdtPr>
          <w:rPr>
            <w:rFonts w:ascii="Arial" w:hAnsi="Arial" w:cs="Arial"/>
            <w:color w:val="000000"/>
            <w:sz w:val="22"/>
            <w:szCs w:val="22"/>
            <w:vertAlign w:val="superscript"/>
          </w:rPr>
          <w:tag w:val="MENDELEY_CITATION_v3_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"/>
          <w:id w:val="870803992"/>
          <w:placeholder>
            <w:docPart w:val="DefaultPlaceholder_-1854013440"/>
          </w:placeholder>
        </w:sdtPr>
        <w:sdtContent>
          <w:r w:rsidR="0064613C" w:rsidRPr="0064613C">
            <w:rPr>
              <w:rFonts w:ascii="Arial" w:hAnsi="Arial" w:cs="Arial"/>
              <w:color w:val="000000"/>
              <w:sz w:val="22"/>
              <w:szCs w:val="22"/>
              <w:vertAlign w:val="superscript"/>
            </w:rPr>
            <w:t>20</w:t>
          </w:r>
        </w:sdtContent>
      </w:sdt>
      <w:r>
        <w:rPr>
          <w:rFonts w:ascii="Arial" w:hAnsi="Arial" w:cs="Arial"/>
          <w:color w:val="000000"/>
          <w:sz w:val="22"/>
          <w:szCs w:val="22"/>
        </w:rPr>
        <w:t xml:space="preserve">. </w:t>
      </w:r>
      <w:r>
        <w:rPr>
          <w:rFonts w:ascii="Arial" w:hAnsi="Arial" w:cs="Arial"/>
          <w:sz w:val="22"/>
          <w:szCs w:val="22"/>
        </w:rPr>
        <w:t>Galbut virus is simply not evolving fast enough to use tools like BEAST to estimate a time to most recent common ancestor</w:t>
      </w:r>
      <w:sdt>
        <w:sdtPr>
          <w:rPr>
            <w:rFonts w:ascii="Arial" w:hAnsi="Arial" w:cs="Arial"/>
            <w:color w:val="000000"/>
            <w:sz w:val="22"/>
            <w:szCs w:val="22"/>
            <w:vertAlign w:val="superscript"/>
          </w:rPr>
          <w:tag w:val="MENDELEY_CITATION_v3_eyJjaXRhdGlvbklEIjoiTUVOREVMRVlfQ0lUQVRJT05fNGI2ZDRkNTUtZjUyOC00MzJlLWEwMWItMGMwMGIyOWY2YTQ5IiwicHJvcGVydGllcyI6eyJub3RlSW5kZXgiOjB9LCJpc0VkaXRlZCI6ZmFsc2UsIm1hbnVhbE92ZXJyaWRlIjp7ImlzTWFudWFsbHlPdmVycmlkZGVuIjpmYWxzZSwiY2l0ZXByb2NUZXh0IjoiPHN1cD4yMTwvc3VwPiIsIm1hbnVhbE92ZXJyaWRlVGV4dCI6IiJ9LCJjaXRhdGlvbkl0ZW1zIjpbeyJpZCI6IjQ4M2M3ZjdkLTZmMTctMzNjZS1iNGNlLWZhZDI3MjA4YzA1OSIsIml0ZW1EYXRhIjp7InR5cGUiOiJhcnRpY2xlLWpvdXJuYWwiLCJpZCI6IjQ4M2M3ZjdkLTZmMTctMzNjZS1iNGNlLWZhZDI3MjA4YzA1OS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"/>
          <w:id w:val="-1162382331"/>
          <w:placeholder>
            <w:docPart w:val="DefaultPlaceholder_-1854013440"/>
          </w:placeholder>
        </w:sdtPr>
        <w:sdtContent>
          <w:r w:rsidR="0064613C" w:rsidRPr="0064613C">
            <w:rPr>
              <w:rFonts w:ascii="Arial" w:hAnsi="Arial" w:cs="Arial"/>
              <w:color w:val="000000"/>
              <w:sz w:val="22"/>
              <w:szCs w:val="22"/>
              <w:vertAlign w:val="superscript"/>
            </w:rPr>
            <w:t>21</w:t>
          </w:r>
        </w:sdtContent>
      </w:sdt>
      <w:r>
        <w:rPr>
          <w:rFonts w:ascii="Arial" w:hAnsi="Arial" w:cs="Arial"/>
          <w:sz w:val="22"/>
          <w:szCs w:val="22"/>
        </w:rPr>
        <w:t>.</w:t>
      </w:r>
      <w:r w:rsidR="005272EB">
        <w:rPr>
          <w:rFonts w:ascii="Arial" w:hAnsi="Arial" w:cs="Arial"/>
          <w:sz w:val="22"/>
          <w:szCs w:val="22"/>
        </w:rPr>
        <w:t xml:space="preserve"> A pattern that has been shown in other partitiviruses</w:t>
      </w:r>
      <w:sdt>
        <w:sdtPr>
          <w:rPr>
            <w:rFonts w:ascii="Arial" w:hAnsi="Arial" w:cs="Arial"/>
            <w:color w:val="000000"/>
            <w:sz w:val="22"/>
            <w:szCs w:val="22"/>
            <w:vertAlign w:val="superscript"/>
          </w:rPr>
          <w:tag w:val="MENDELEY_CITATION_v3_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"/>
          <w:id w:val="-456567733"/>
          <w:placeholder>
            <w:docPart w:val="DefaultPlaceholder_-1854013440"/>
          </w:placeholder>
        </w:sdtPr>
        <w:sdtContent>
          <w:r w:rsidR="0064613C" w:rsidRPr="0064613C">
            <w:rPr>
              <w:rFonts w:ascii="Arial" w:hAnsi="Arial" w:cs="Arial"/>
              <w:color w:val="000000"/>
              <w:sz w:val="22"/>
              <w:szCs w:val="22"/>
              <w:vertAlign w:val="superscript"/>
            </w:rPr>
            <w:t>22</w:t>
          </w:r>
        </w:sdtContent>
      </w:sdt>
      <w:r w:rsidR="005272EB">
        <w:rPr>
          <w:rFonts w:ascii="Arial" w:hAnsi="Arial" w:cs="Arial"/>
          <w:sz w:val="22"/>
          <w:szCs w:val="22"/>
        </w:rPr>
        <w:t>.</w:t>
      </w:r>
      <w:r>
        <w:rPr>
          <w:rFonts w:ascii="Arial" w:hAnsi="Arial" w:cs="Arial"/>
          <w:sz w:val="22"/>
          <w:szCs w:val="22"/>
        </w:rPr>
        <w:t xml:space="preserve"> </w:t>
      </w:r>
    </w:p>
    <w:p w14:paraId="7B71700D" w14:textId="77777777" w:rsidR="006F48DB" w:rsidRPr="00AB1EBF" w:rsidRDefault="006F48DB" w:rsidP="00E97611">
      <w:pPr>
        <w:spacing w:line="360" w:lineRule="auto"/>
        <w:ind w:firstLine="720"/>
        <w:rPr>
          <w:rFonts w:ascii="Arial" w:hAnsi="Arial" w:cs="Arial"/>
          <w:sz w:val="22"/>
          <w:szCs w:val="22"/>
        </w:rPr>
      </w:pPr>
    </w:p>
    <w:p w14:paraId="156AE20C" w14:textId="70A089C8" w:rsidR="003A5CEC" w:rsidRDefault="001B7C01" w:rsidP="003A5CEC">
      <w:pPr>
        <w:spacing w:line="360" w:lineRule="auto"/>
        <w:ind w:firstLine="720"/>
        <w:rPr>
          <w:rFonts w:ascii="Arial" w:hAnsi="Arial" w:cs="Arial"/>
          <w:sz w:val="22"/>
          <w:szCs w:val="22"/>
        </w:rPr>
      </w:pPr>
      <w:commentRangeStart w:id="1107"/>
      <w:r>
        <w:rPr>
          <w:rFonts w:ascii="Arial" w:hAnsi="Arial" w:cs="Arial"/>
          <w:sz w:val="22"/>
          <w:szCs w:val="22"/>
        </w:rPr>
        <w:t>One way to explain th</w:t>
      </w:r>
      <w:r w:rsidR="003A5CEC">
        <w:rPr>
          <w:rFonts w:ascii="Arial" w:hAnsi="Arial" w:cs="Arial"/>
          <w:sz w:val="22"/>
          <w:szCs w:val="22"/>
        </w:rPr>
        <w:t>e apparent lack of evolution</w:t>
      </w:r>
      <w:r>
        <w:rPr>
          <w:rFonts w:ascii="Arial" w:hAnsi="Arial" w:cs="Arial"/>
          <w:sz w:val="22"/>
          <w:szCs w:val="22"/>
        </w:rPr>
        <w:t xml:space="preserve"> </w:t>
      </w:r>
      <w:commentRangeEnd w:id="1107"/>
      <w:r w:rsidR="00547DB7">
        <w:rPr>
          <w:rStyle w:val="CommentReference"/>
        </w:rPr>
        <w:commentReference w:id="1107"/>
      </w:r>
      <w:r>
        <w:rPr>
          <w:rFonts w:ascii="Arial" w:hAnsi="Arial" w:cs="Arial"/>
          <w:sz w:val="22"/>
          <w:szCs w:val="22"/>
        </w:rPr>
        <w:t xml:space="preserve">is by looking at the factors that allow a </w:t>
      </w:r>
      <w:r w:rsidR="003A5CEC">
        <w:rPr>
          <w:rFonts w:ascii="Arial" w:hAnsi="Arial" w:cs="Arial"/>
          <w:sz w:val="22"/>
          <w:szCs w:val="22"/>
        </w:rPr>
        <w:t xml:space="preserve">persistent viral infection like galbut </w:t>
      </w:r>
      <w:r>
        <w:rPr>
          <w:rFonts w:ascii="Arial" w:hAnsi="Arial" w:cs="Arial"/>
          <w:sz w:val="22"/>
          <w:szCs w:val="22"/>
        </w:rPr>
        <w:t xml:space="preserve">virus to maintain itself in a population. </w:t>
      </w:r>
      <w:r w:rsidR="009F08D9">
        <w:rPr>
          <w:rFonts w:ascii="Arial" w:hAnsi="Arial" w:cs="Arial"/>
          <w:sz w:val="22"/>
          <w:szCs w:val="22"/>
        </w:rPr>
        <w:t>Highly studied persistent viral infections are generally acute infections that become persistent</w:t>
      </w:r>
      <w:sdt>
        <w:sdtPr>
          <w:rPr>
            <w:rFonts w:ascii="Arial" w:hAnsi="Arial" w:cs="Arial"/>
            <w:color w:val="000000"/>
            <w:sz w:val="22"/>
            <w:szCs w:val="22"/>
            <w:vertAlign w:val="superscript"/>
          </w:rPr>
          <w:tag w:val="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"/>
          <w:id w:val="162672538"/>
          <w:placeholder>
            <w:docPart w:val="DefaultPlaceholder_-1854013440"/>
          </w:placeholder>
        </w:sdtPr>
        <w:sdtContent>
          <w:r w:rsidR="0064613C" w:rsidRPr="0064613C">
            <w:rPr>
              <w:rFonts w:ascii="Arial" w:hAnsi="Arial" w:cs="Arial"/>
              <w:color w:val="000000"/>
              <w:sz w:val="22"/>
              <w:szCs w:val="22"/>
              <w:vertAlign w:val="superscript"/>
            </w:rPr>
            <w:t>23–25</w:t>
          </w:r>
        </w:sdtContent>
      </w:sdt>
      <w:r w:rsidR="009F08D9">
        <w:rPr>
          <w:rFonts w:ascii="Arial" w:hAnsi="Arial" w:cs="Arial"/>
          <w:sz w:val="22"/>
          <w:szCs w:val="22"/>
        </w:rPr>
        <w:t xml:space="preserve">. </w:t>
      </w:r>
      <w:r w:rsidR="003A5CEC">
        <w:rPr>
          <w:rFonts w:ascii="Arial" w:hAnsi="Arial" w:cs="Arial"/>
          <w:sz w:val="22"/>
          <w:szCs w:val="22"/>
        </w:rPr>
        <w:t>Galbut virus is</w:t>
      </w:r>
      <w:r w:rsidR="009F08D9">
        <w:rPr>
          <w:rFonts w:ascii="Arial" w:hAnsi="Arial" w:cs="Arial"/>
          <w:sz w:val="22"/>
          <w:szCs w:val="22"/>
        </w:rPr>
        <w:t xml:space="preserve"> transmitted vertically and occur</w:t>
      </w:r>
      <w:r w:rsidR="003A5CEC">
        <w:rPr>
          <w:rFonts w:ascii="Arial" w:hAnsi="Arial" w:cs="Arial"/>
          <w:sz w:val="22"/>
          <w:szCs w:val="22"/>
        </w:rPr>
        <w:t>s</w:t>
      </w:r>
      <w:r w:rsidR="009F08D9">
        <w:rPr>
          <w:rFonts w:ascii="Arial" w:hAnsi="Arial" w:cs="Arial"/>
          <w:sz w:val="22"/>
          <w:szCs w:val="22"/>
        </w:rPr>
        <w:t xml:space="preserve"> over the lifetime of the host</w:t>
      </w:r>
      <w:sdt>
        <w:sdtPr>
          <w:rPr>
            <w:rFonts w:ascii="Arial" w:hAnsi="Arial" w:cs="Arial"/>
            <w:color w:val="000000"/>
            <w:sz w:val="22"/>
            <w:szCs w:val="22"/>
            <w:vertAlign w:val="superscript"/>
          </w:rPr>
          <w:tag w:val="MENDELEY_CITATION_v3_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"/>
          <w:id w:val="-1415769526"/>
          <w:placeholder>
            <w:docPart w:val="DefaultPlaceholder_-1854013440"/>
          </w:placeholder>
        </w:sdtPr>
        <w:sdtContent>
          <w:r w:rsidR="0064613C" w:rsidRPr="0064613C">
            <w:rPr>
              <w:rFonts w:ascii="Arial" w:hAnsi="Arial" w:cs="Arial"/>
              <w:color w:val="000000"/>
              <w:sz w:val="22"/>
              <w:szCs w:val="22"/>
              <w:vertAlign w:val="superscript"/>
            </w:rPr>
            <w:t>3,26</w:t>
          </w:r>
        </w:sdtContent>
      </w:sdt>
      <w:r w:rsidR="009F08D9">
        <w:rPr>
          <w:rFonts w:ascii="Arial" w:hAnsi="Arial" w:cs="Arial"/>
          <w:sz w:val="22"/>
          <w:szCs w:val="22"/>
        </w:rPr>
        <w:t xml:space="preserve">. </w:t>
      </w:r>
      <w:r>
        <w:rPr>
          <w:rFonts w:ascii="Arial" w:hAnsi="Arial" w:cs="Arial"/>
          <w:sz w:val="22"/>
          <w:szCs w:val="22"/>
        </w:rPr>
        <w:t>This close virus</w:t>
      </w:r>
      <w:r w:rsidR="003A5CEC">
        <w:rPr>
          <w:rFonts w:ascii="Arial" w:hAnsi="Arial" w:cs="Arial"/>
          <w:sz w:val="22"/>
          <w:szCs w:val="22"/>
        </w:rPr>
        <w:t>-</w:t>
      </w:r>
      <w:r>
        <w:rPr>
          <w:rFonts w:ascii="Arial" w:hAnsi="Arial" w:cs="Arial"/>
          <w:sz w:val="22"/>
          <w:szCs w:val="22"/>
        </w:rPr>
        <w:t xml:space="preserve">host </w:t>
      </w:r>
      <w:r w:rsidR="003A5CEC">
        <w:rPr>
          <w:rFonts w:ascii="Arial" w:hAnsi="Arial" w:cs="Arial"/>
          <w:sz w:val="22"/>
          <w:szCs w:val="22"/>
        </w:rPr>
        <w:t xml:space="preserve">relationship implies </w:t>
      </w:r>
      <w:r>
        <w:rPr>
          <w:rFonts w:ascii="Arial" w:hAnsi="Arial" w:cs="Arial"/>
          <w:sz w:val="22"/>
          <w:szCs w:val="22"/>
        </w:rPr>
        <w:t xml:space="preserve">that the pressures on galbut virus are different than </w:t>
      </w:r>
      <w:r w:rsidR="003A5CEC">
        <w:rPr>
          <w:rFonts w:ascii="Arial" w:hAnsi="Arial" w:cs="Arial"/>
          <w:sz w:val="22"/>
          <w:szCs w:val="22"/>
        </w:rPr>
        <w:t xml:space="preserve">other </w:t>
      </w:r>
      <w:r>
        <w:rPr>
          <w:rFonts w:ascii="Arial" w:hAnsi="Arial" w:cs="Arial"/>
          <w:sz w:val="22"/>
          <w:szCs w:val="22"/>
        </w:rPr>
        <w:t xml:space="preserve">persistent infections. </w:t>
      </w:r>
      <w:r w:rsidR="003A5CEC">
        <w:rPr>
          <w:rFonts w:ascii="Arial" w:hAnsi="Arial" w:cs="Arial"/>
          <w:sz w:val="22"/>
          <w:szCs w:val="22"/>
        </w:rPr>
        <w:t>One possible way to explain this interaction is t</w:t>
      </w:r>
      <w:r>
        <w:rPr>
          <w:rFonts w:ascii="Arial" w:hAnsi="Arial" w:cs="Arial"/>
          <w:sz w:val="22"/>
          <w:szCs w:val="22"/>
        </w:rPr>
        <w:t>he prisoner of war hypothesis</w:t>
      </w:r>
      <w:sdt>
        <w:sdtPr>
          <w:rPr>
            <w:rFonts w:ascii="Arial" w:hAnsi="Arial" w:cs="Arial"/>
            <w:color w:val="000000"/>
            <w:sz w:val="22"/>
            <w:szCs w:val="22"/>
            <w:vertAlign w:val="superscript"/>
          </w:rPr>
          <w:tag w:val="MENDELEY_CITATION_v3_eyJjaXRhdGlvbklEIjoiTUVOREVMRVlfQ0lUQVRJT05fMWNjMTE4YWQtZDhkMS00Y2I4LWE2MDAtNThiZTgxNGEzMWUxIiwicHJvcGVydGllcyI6eyJub3RlSW5kZXgiOjB9LCJpc0VkaXRlZCI6ZmFsc2UsIm1hbnVhbE92ZXJyaWRlIjp7ImlzTWFudWFsbHlPdmVycmlkZGVuIjpmYWxzZSwiY2l0ZXByb2NUZXh0IjoiPHN1cD4yNz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
          <w:id w:val="-1254897110"/>
          <w:placeholder>
            <w:docPart w:val="DefaultPlaceholder_-1854013440"/>
          </w:placeholder>
        </w:sdtPr>
        <w:sdtContent>
          <w:r w:rsidR="0064613C" w:rsidRPr="0064613C">
            <w:rPr>
              <w:rFonts w:ascii="Arial" w:hAnsi="Arial" w:cs="Arial"/>
              <w:color w:val="000000"/>
              <w:sz w:val="22"/>
              <w:szCs w:val="22"/>
              <w:vertAlign w:val="superscript"/>
            </w:rPr>
            <w:t>27</w:t>
          </w:r>
        </w:sdtContent>
      </w:sdt>
      <w:r>
        <w:rPr>
          <w:rFonts w:ascii="Arial" w:hAnsi="Arial" w:cs="Arial"/>
          <w:sz w:val="22"/>
          <w:szCs w:val="22"/>
        </w:rPr>
        <w:t xml:space="preserve">. </w:t>
      </w:r>
      <w:r w:rsidR="009A5B7B">
        <w:rPr>
          <w:rFonts w:ascii="Arial" w:hAnsi="Arial" w:cs="Arial"/>
          <w:sz w:val="22"/>
          <w:szCs w:val="22"/>
        </w:rPr>
        <w:t xml:space="preserve">Constraints have been placed on how much galbut virus can evolve </w:t>
      </w:r>
      <w:r w:rsidR="0056426F">
        <w:rPr>
          <w:rFonts w:ascii="Arial" w:hAnsi="Arial" w:cs="Arial"/>
          <w:sz w:val="22"/>
          <w:szCs w:val="22"/>
        </w:rPr>
        <w:t>due to</w:t>
      </w:r>
      <w:r w:rsidR="009A5B7B">
        <w:rPr>
          <w:rFonts w:ascii="Arial" w:hAnsi="Arial" w:cs="Arial"/>
          <w:sz w:val="22"/>
          <w:szCs w:val="22"/>
        </w:rPr>
        <w:t xml:space="preserve"> its close relationship </w:t>
      </w:r>
      <w:r w:rsidR="009A5B7B">
        <w:rPr>
          <w:rFonts w:ascii="Arial" w:hAnsi="Arial" w:cs="Arial"/>
          <w:sz w:val="22"/>
          <w:szCs w:val="22"/>
        </w:rPr>
        <w:lastRenderedPageBreak/>
        <w:t xml:space="preserve">with </w:t>
      </w:r>
      <w:r w:rsidR="0056426F">
        <w:rPr>
          <w:rFonts w:ascii="Arial" w:hAnsi="Arial" w:cs="Arial"/>
          <w:sz w:val="22"/>
          <w:szCs w:val="22"/>
        </w:rPr>
        <w:t>the</w:t>
      </w:r>
      <w:r w:rsidR="009A5B7B">
        <w:rPr>
          <w:rFonts w:ascii="Arial" w:hAnsi="Arial" w:cs="Arial"/>
          <w:sz w:val="22"/>
          <w:szCs w:val="22"/>
        </w:rPr>
        <w:t xml:space="preserve"> host. If the virus mutates in a way that </w:t>
      </w:r>
      <w:r w:rsidR="003A5CEC">
        <w:rPr>
          <w:rFonts w:ascii="Arial" w:hAnsi="Arial" w:cs="Arial"/>
          <w:sz w:val="22"/>
          <w:szCs w:val="22"/>
        </w:rPr>
        <w:t xml:space="preserve">limits </w:t>
      </w:r>
      <w:r w:rsidR="009A5B7B" w:rsidRPr="002D5910">
        <w:rPr>
          <w:rFonts w:ascii="Arial" w:hAnsi="Arial" w:cs="Arial"/>
          <w:i/>
          <w:iCs/>
          <w:sz w:val="22"/>
          <w:szCs w:val="22"/>
        </w:rPr>
        <w:t>D. melanogaster’s</w:t>
      </w:r>
      <w:r w:rsidR="009A5B7B">
        <w:rPr>
          <w:rFonts w:ascii="Arial" w:hAnsi="Arial" w:cs="Arial"/>
          <w:sz w:val="22"/>
          <w:szCs w:val="22"/>
        </w:rPr>
        <w:t xml:space="preserve"> </w:t>
      </w:r>
      <w:r w:rsidR="003A5CEC">
        <w:rPr>
          <w:rFonts w:ascii="Arial" w:hAnsi="Arial" w:cs="Arial"/>
          <w:sz w:val="22"/>
          <w:szCs w:val="22"/>
        </w:rPr>
        <w:t>fitness leading to lower fecundity, premature death or offspring mortality</w:t>
      </w:r>
      <w:r w:rsidR="009A5B7B">
        <w:rPr>
          <w:rFonts w:ascii="Arial" w:hAnsi="Arial" w:cs="Arial"/>
          <w:sz w:val="22"/>
          <w:szCs w:val="22"/>
        </w:rPr>
        <w:t xml:space="preserve">, then it will be detrimental to </w:t>
      </w:r>
      <w:r w:rsidR="004028E5">
        <w:rPr>
          <w:rFonts w:ascii="Arial" w:hAnsi="Arial" w:cs="Arial"/>
          <w:sz w:val="22"/>
          <w:szCs w:val="22"/>
        </w:rPr>
        <w:t xml:space="preserve">the </w:t>
      </w:r>
      <w:r w:rsidR="009A5B7B">
        <w:rPr>
          <w:rFonts w:ascii="Arial" w:hAnsi="Arial" w:cs="Arial"/>
          <w:sz w:val="22"/>
          <w:szCs w:val="22"/>
        </w:rPr>
        <w:t>virus</w:t>
      </w:r>
      <w:r w:rsidR="003A5CEC">
        <w:rPr>
          <w:rFonts w:ascii="Arial" w:hAnsi="Arial" w:cs="Arial"/>
          <w:sz w:val="22"/>
          <w:szCs w:val="22"/>
        </w:rPr>
        <w:t>.</w:t>
      </w:r>
    </w:p>
    <w:p w14:paraId="4A9253CE" w14:textId="77777777" w:rsidR="003A5CEC" w:rsidRDefault="003A5CEC" w:rsidP="00E97611">
      <w:pPr>
        <w:spacing w:line="360" w:lineRule="auto"/>
        <w:ind w:firstLine="720"/>
        <w:rPr>
          <w:rFonts w:ascii="Arial" w:hAnsi="Arial" w:cs="Arial"/>
          <w:sz w:val="22"/>
          <w:szCs w:val="22"/>
        </w:rPr>
      </w:pPr>
    </w:p>
    <w:p w14:paraId="07F41C33" w14:textId="2EB400AA" w:rsidR="00AE26F5" w:rsidRDefault="003A5CEC" w:rsidP="003A5CEC">
      <w:pPr>
        <w:spacing w:line="360" w:lineRule="auto"/>
        <w:rPr>
          <w:rFonts w:ascii="Arial" w:hAnsi="Arial" w:cs="Arial"/>
          <w:sz w:val="22"/>
          <w:szCs w:val="22"/>
        </w:rPr>
      </w:pPr>
      <w:r>
        <w:rPr>
          <w:rFonts w:ascii="Arial" w:hAnsi="Arial" w:cs="Arial"/>
          <w:sz w:val="22"/>
          <w:szCs w:val="22"/>
        </w:rPr>
        <w:tab/>
        <w:t xml:space="preserve">Due to these constraints, we generated maximum likelihood phylogenetic trees to explore galbut virus evolution. </w:t>
      </w:r>
      <w:r w:rsidR="009F08D9">
        <w:rPr>
          <w:rFonts w:ascii="Arial" w:hAnsi="Arial" w:cs="Arial"/>
          <w:sz w:val="22"/>
          <w:szCs w:val="22"/>
        </w:rPr>
        <w:t xml:space="preserve">The </w:t>
      </w:r>
      <w:r w:rsidR="001B7C01">
        <w:rPr>
          <w:rFonts w:ascii="Arial" w:hAnsi="Arial" w:cs="Arial"/>
          <w:sz w:val="22"/>
          <w:szCs w:val="22"/>
        </w:rPr>
        <w:t xml:space="preserve">overall </w:t>
      </w:r>
      <w:r w:rsidR="009F08D9">
        <w:rPr>
          <w:rFonts w:ascii="Arial" w:hAnsi="Arial" w:cs="Arial"/>
          <w:sz w:val="22"/>
          <w:szCs w:val="22"/>
        </w:rPr>
        <w:t xml:space="preserve">structure of </w:t>
      </w:r>
      <w:r w:rsidR="001B7C01">
        <w:rPr>
          <w:rFonts w:ascii="Arial" w:hAnsi="Arial" w:cs="Arial"/>
          <w:sz w:val="22"/>
          <w:szCs w:val="22"/>
        </w:rPr>
        <w:t>our trees</w:t>
      </w:r>
      <w:r w:rsidR="009F08D9">
        <w:rPr>
          <w:rFonts w:ascii="Arial" w:hAnsi="Arial" w:cs="Arial"/>
          <w:sz w:val="22"/>
          <w:szCs w:val="22"/>
        </w:rPr>
        <w:t xml:space="preserve"> </w:t>
      </w:r>
      <w:proofErr w:type="gramStart"/>
      <w:r w:rsidR="002D5910">
        <w:rPr>
          <w:rFonts w:ascii="Arial" w:hAnsi="Arial" w:cs="Arial"/>
          <w:sz w:val="22"/>
          <w:szCs w:val="22"/>
        </w:rPr>
        <w:t>were</w:t>
      </w:r>
      <w:proofErr w:type="gramEnd"/>
      <w:r w:rsidR="009F08D9">
        <w:rPr>
          <w:rFonts w:ascii="Arial" w:hAnsi="Arial" w:cs="Arial"/>
          <w:sz w:val="22"/>
          <w:szCs w:val="22"/>
        </w:rPr>
        <w:t xml:space="preserve"> similar to </w:t>
      </w:r>
      <w:r w:rsidR="00AE26F5">
        <w:rPr>
          <w:rFonts w:ascii="Arial" w:hAnsi="Arial" w:cs="Arial"/>
          <w:sz w:val="22"/>
          <w:szCs w:val="22"/>
        </w:rPr>
        <w:t>our</w:t>
      </w:r>
      <w:r w:rsidR="002D5910">
        <w:rPr>
          <w:rFonts w:ascii="Arial" w:hAnsi="Arial" w:cs="Arial"/>
          <w:sz w:val="22"/>
          <w:szCs w:val="22"/>
        </w:rPr>
        <w:t xml:space="preserve"> </w:t>
      </w:r>
      <w:r w:rsidR="009F08D9">
        <w:rPr>
          <w:rFonts w:ascii="Arial" w:hAnsi="Arial" w:cs="Arial"/>
          <w:sz w:val="22"/>
          <w:szCs w:val="22"/>
        </w:rPr>
        <w:t>previous stud</w:t>
      </w:r>
      <w:r w:rsidR="002D5910">
        <w:rPr>
          <w:rFonts w:ascii="Arial" w:hAnsi="Arial" w:cs="Arial"/>
          <w:sz w:val="22"/>
          <w:szCs w:val="22"/>
        </w:rPr>
        <w:t>y</w:t>
      </w:r>
      <w:sdt>
        <w:sdtPr>
          <w:rPr>
            <w:rFonts w:ascii="Arial" w:hAnsi="Arial" w:cs="Arial"/>
            <w:color w:val="000000"/>
            <w:sz w:val="22"/>
            <w:szCs w:val="22"/>
            <w:vertAlign w:val="superscript"/>
          </w:rPr>
          <w:tag w:val="MENDELEY_CITATION_v3_eyJjaXRhdGlvbklEIjoiTUVOREVMRVlfQ0lUQVRJT05fMjVlNmRkYmMtZjUyZi00Nzk4LTk2YmUtNzQyZTkyZWFhN2Rl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307784200"/>
          <w:placeholder>
            <w:docPart w:val="DefaultPlaceholder_-1854013440"/>
          </w:placeholder>
        </w:sdtPr>
        <w:sdtContent>
          <w:r w:rsidR="0064613C" w:rsidRPr="0064613C">
            <w:rPr>
              <w:rFonts w:ascii="Arial" w:hAnsi="Arial" w:cs="Arial"/>
              <w:color w:val="000000"/>
              <w:sz w:val="22"/>
              <w:szCs w:val="22"/>
              <w:vertAlign w:val="superscript"/>
            </w:rPr>
            <w:t>10</w:t>
          </w:r>
        </w:sdtContent>
      </w:sdt>
      <w:r w:rsidR="009F08D9">
        <w:rPr>
          <w:rFonts w:ascii="Arial" w:hAnsi="Arial" w:cs="Arial"/>
          <w:sz w:val="22"/>
          <w:szCs w:val="22"/>
        </w:rPr>
        <w:t xml:space="preserve">. </w:t>
      </w:r>
      <w:r w:rsidR="00AE26F5">
        <w:rPr>
          <w:rFonts w:ascii="Arial" w:hAnsi="Arial" w:cs="Arial"/>
          <w:sz w:val="22"/>
          <w:szCs w:val="22"/>
        </w:rPr>
        <w:t>The addition of more sequences revealed that there were two subclades within each</w:t>
      </w:r>
      <w:r w:rsidR="00AE26F5" w:rsidRPr="00E97611">
        <w:rPr>
          <w:rFonts w:ascii="Arial" w:hAnsi="Arial" w:cs="Arial"/>
          <w:i/>
          <w:iCs/>
          <w:sz w:val="22"/>
          <w:szCs w:val="22"/>
        </w:rPr>
        <w:t xml:space="preserve"> D. melanogaster</w:t>
      </w:r>
      <w:r w:rsidR="00AE26F5">
        <w:rPr>
          <w:rFonts w:ascii="Arial" w:hAnsi="Arial" w:cs="Arial"/>
          <w:sz w:val="22"/>
          <w:szCs w:val="22"/>
        </w:rPr>
        <w:t xml:space="preserve"> genotype. We have termed these clades: A.1, A.2, B.1 and B.2 (</w:t>
      </w:r>
      <w:r w:rsidR="00AE26F5" w:rsidRPr="00E97611">
        <w:rPr>
          <w:rFonts w:ascii="Arial" w:hAnsi="Arial" w:cs="Arial"/>
          <w:b/>
          <w:bCs/>
          <w:sz w:val="22"/>
          <w:szCs w:val="22"/>
        </w:rPr>
        <w:t>Figs. 4-6 &amp; Supp. Figs. 2-4</w:t>
      </w:r>
      <w:r w:rsidR="00AE26F5">
        <w:rPr>
          <w:rFonts w:ascii="Arial" w:hAnsi="Arial" w:cs="Arial"/>
          <w:sz w:val="22"/>
          <w:szCs w:val="22"/>
        </w:rPr>
        <w:t xml:space="preserve">). Similarly, the chaq virus tree showed three clades associated with the genotype A and </w:t>
      </w:r>
      <w:r w:rsidR="00AE26F5" w:rsidRPr="00E97611">
        <w:rPr>
          <w:rFonts w:ascii="Arial" w:hAnsi="Arial" w:cs="Arial"/>
          <w:i/>
          <w:iCs/>
          <w:sz w:val="22"/>
          <w:szCs w:val="22"/>
        </w:rPr>
        <w:t>D. simulans</w:t>
      </w:r>
      <w:r w:rsidR="00AE26F5">
        <w:rPr>
          <w:rFonts w:ascii="Arial" w:hAnsi="Arial" w:cs="Arial"/>
          <w:sz w:val="22"/>
          <w:szCs w:val="22"/>
        </w:rPr>
        <w:t xml:space="preserve"> galbut virus trees</w:t>
      </w:r>
      <w:r w:rsidR="00AE26F5" w:rsidRPr="00AE26F5">
        <w:rPr>
          <w:rFonts w:ascii="Arial" w:hAnsi="Arial" w:cs="Arial"/>
          <w:b/>
          <w:bCs/>
          <w:sz w:val="22"/>
          <w:szCs w:val="22"/>
        </w:rPr>
        <w:t xml:space="preserve"> </w:t>
      </w:r>
      <w:r w:rsidR="00AE26F5">
        <w:rPr>
          <w:rFonts w:ascii="Arial" w:hAnsi="Arial" w:cs="Arial"/>
          <w:b/>
          <w:bCs/>
          <w:sz w:val="22"/>
          <w:szCs w:val="22"/>
        </w:rPr>
        <w:t>(</w:t>
      </w:r>
      <w:r w:rsidR="00AE26F5" w:rsidRPr="005E70EB">
        <w:rPr>
          <w:rFonts w:ascii="Arial" w:hAnsi="Arial" w:cs="Arial"/>
          <w:b/>
          <w:bCs/>
          <w:sz w:val="22"/>
          <w:szCs w:val="22"/>
        </w:rPr>
        <w:t>Fig. 7 and Supp. Fig. 5</w:t>
      </w:r>
      <w:r w:rsidR="00AE26F5">
        <w:rPr>
          <w:rFonts w:ascii="Arial" w:hAnsi="Arial" w:cs="Arial"/>
          <w:sz w:val="22"/>
          <w:szCs w:val="22"/>
        </w:rPr>
        <w:t xml:space="preserve">). </w:t>
      </w:r>
      <w:r>
        <w:rPr>
          <w:rFonts w:ascii="Arial" w:hAnsi="Arial" w:cs="Arial"/>
          <w:sz w:val="22"/>
          <w:szCs w:val="22"/>
        </w:rPr>
        <w:t xml:space="preserve">We found that within clades, galbut virus sequence diversity was low with some sequences reaching 100% pairwise identity. However, between clades, sequences were more diverse with pairwise identity reaching just 76% between genotypes A and </w:t>
      </w:r>
      <w:r w:rsidRPr="005E70EB">
        <w:rPr>
          <w:rFonts w:ascii="Arial" w:hAnsi="Arial" w:cs="Arial"/>
          <w:i/>
          <w:iCs/>
          <w:sz w:val="22"/>
          <w:szCs w:val="22"/>
        </w:rPr>
        <w:t>D. simulans</w:t>
      </w:r>
      <w:r>
        <w:rPr>
          <w:rFonts w:ascii="Arial" w:hAnsi="Arial" w:cs="Arial"/>
          <w:sz w:val="22"/>
          <w:szCs w:val="22"/>
        </w:rPr>
        <w:t xml:space="preserve">. </w:t>
      </w:r>
      <w:r w:rsidR="00116549">
        <w:rPr>
          <w:rFonts w:ascii="Arial" w:hAnsi="Arial" w:cs="Arial"/>
          <w:sz w:val="22"/>
          <w:szCs w:val="22"/>
        </w:rPr>
        <w:t xml:space="preserve">Finally, our trees suggest that clade B infections are not associated with chaq virus. The only samples that had clade B sequences were also </w:t>
      </w:r>
      <w:ins w:id="1108" w:author="Stenglein,Mark" w:date="2025-03-12T17:08:00Z" w16du:dateUtc="2025-03-12T23:08:00Z">
        <w:r w:rsidR="009865CB">
          <w:rPr>
            <w:rFonts w:ascii="Arial" w:hAnsi="Arial" w:cs="Arial"/>
            <w:sz w:val="22"/>
            <w:szCs w:val="22"/>
          </w:rPr>
          <w:t>co-</w:t>
        </w:r>
      </w:ins>
      <w:r w:rsidR="00116549">
        <w:rPr>
          <w:rFonts w:ascii="Arial" w:hAnsi="Arial" w:cs="Arial"/>
          <w:sz w:val="22"/>
          <w:szCs w:val="22"/>
        </w:rPr>
        <w:t>infected with clade A sequences (</w:t>
      </w:r>
      <w:r w:rsidR="00116549" w:rsidRPr="00E97611">
        <w:rPr>
          <w:rFonts w:ascii="Arial" w:hAnsi="Arial" w:cs="Arial"/>
          <w:b/>
          <w:bCs/>
          <w:sz w:val="22"/>
          <w:szCs w:val="22"/>
        </w:rPr>
        <w:t>Figs. 13-15</w:t>
      </w:r>
      <w:r w:rsidR="00116549">
        <w:rPr>
          <w:rFonts w:ascii="Arial" w:hAnsi="Arial" w:cs="Arial"/>
          <w:sz w:val="22"/>
          <w:szCs w:val="22"/>
        </w:rPr>
        <w:t xml:space="preserve">). </w:t>
      </w:r>
    </w:p>
    <w:p w14:paraId="5DF67EB1" w14:textId="77777777" w:rsidR="00AE26F5" w:rsidRDefault="00AE26F5" w:rsidP="003A5CEC">
      <w:pPr>
        <w:spacing w:line="360" w:lineRule="auto"/>
        <w:rPr>
          <w:rFonts w:ascii="Arial" w:hAnsi="Arial" w:cs="Arial"/>
          <w:sz w:val="22"/>
          <w:szCs w:val="22"/>
        </w:rPr>
      </w:pPr>
    </w:p>
    <w:p w14:paraId="514750C9" w14:textId="6F708C2A" w:rsidR="00AE26F5" w:rsidRDefault="00AE26F5" w:rsidP="00AE26F5">
      <w:pPr>
        <w:spacing w:line="360" w:lineRule="auto"/>
        <w:ind w:firstLine="720"/>
        <w:rPr>
          <w:rFonts w:ascii="Arial" w:hAnsi="Arial" w:cs="Arial"/>
          <w:sz w:val="22"/>
          <w:szCs w:val="22"/>
        </w:rPr>
      </w:pPr>
      <w:r>
        <w:rPr>
          <w:rFonts w:ascii="Arial" w:hAnsi="Arial" w:cs="Arial"/>
          <w:sz w:val="22"/>
          <w:szCs w:val="22"/>
        </w:rPr>
        <w:t xml:space="preserve">Something about the coevolution across species… </w:t>
      </w:r>
      <w:r w:rsidR="00C311F6">
        <w:rPr>
          <w:rFonts w:ascii="Arial" w:hAnsi="Arial" w:cs="Arial"/>
          <w:sz w:val="22"/>
          <w:szCs w:val="22"/>
        </w:rPr>
        <w:t>How a host jump with a vertically transmitted virus would occur is unclear.</w:t>
      </w:r>
      <w:r w:rsidR="009F08D9">
        <w:rPr>
          <w:rFonts w:ascii="Arial" w:hAnsi="Arial" w:cs="Arial"/>
          <w:sz w:val="22"/>
          <w:szCs w:val="22"/>
        </w:rPr>
        <w:t xml:space="preserve"> </w:t>
      </w:r>
      <w:r w:rsidR="00F7053F">
        <w:rPr>
          <w:rFonts w:ascii="Arial" w:hAnsi="Arial" w:cs="Arial"/>
          <w:sz w:val="22"/>
          <w:szCs w:val="22"/>
        </w:rPr>
        <w:t>Perhaps there is more successful inbreeding in the wild than thought</w:t>
      </w:r>
      <w:sdt>
        <w:sdtPr>
          <w:rPr>
            <w:rFonts w:ascii="Arial" w:hAnsi="Arial" w:cs="Arial"/>
            <w:color w:val="000000"/>
            <w:sz w:val="22"/>
            <w:szCs w:val="22"/>
            <w:vertAlign w:val="superscript"/>
          </w:rPr>
          <w:tag w:val="MENDELEY_CITATION_v3_eyJjaXRhdGlvbklEIjoiTUVOREVMRVlfQ0lUQVRJT05fZGNlNTg5OGQtMTYzMS00OTBmLWFlNDAtMzcwYTI2YTE5NzNmIiwicHJvcGVydGllcyI6eyJub3RlSW5kZXgiOjB9LCJpc0VkaXRlZCI6ZmFsc2UsIm1hbnVhbE92ZXJyaWRlIjp7ImlzTWFudWFsbHlPdmVycmlkZGVuIjpmYWxzZSwiY2l0ZXByb2NUZXh0IjoiPHN1cD4yOD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
          <w:id w:val="913503495"/>
          <w:placeholder>
            <w:docPart w:val="DefaultPlaceholder_-1854013440"/>
          </w:placeholder>
        </w:sdtPr>
        <w:sdtContent>
          <w:r w:rsidR="0064613C" w:rsidRPr="0064613C">
            <w:rPr>
              <w:rFonts w:ascii="Arial" w:hAnsi="Arial" w:cs="Arial"/>
              <w:color w:val="000000"/>
              <w:sz w:val="22"/>
              <w:szCs w:val="22"/>
              <w:vertAlign w:val="superscript"/>
            </w:rPr>
            <w:t>28</w:t>
          </w:r>
        </w:sdtContent>
      </w:sdt>
      <w:r w:rsidR="00F7053F">
        <w:rPr>
          <w:rFonts w:ascii="Arial" w:hAnsi="Arial" w:cs="Arial"/>
          <w:sz w:val="22"/>
          <w:szCs w:val="22"/>
        </w:rPr>
        <w:t xml:space="preserve">. </w:t>
      </w:r>
    </w:p>
    <w:p w14:paraId="44F5E377" w14:textId="77777777" w:rsidR="00AE26F5" w:rsidRDefault="00AE26F5" w:rsidP="00AE26F5">
      <w:pPr>
        <w:spacing w:line="360" w:lineRule="auto"/>
        <w:ind w:firstLine="720"/>
        <w:rPr>
          <w:rFonts w:ascii="Arial" w:hAnsi="Arial" w:cs="Arial"/>
          <w:sz w:val="22"/>
          <w:szCs w:val="22"/>
        </w:rPr>
      </w:pPr>
    </w:p>
    <w:p w14:paraId="22F3926F" w14:textId="64051564" w:rsidR="005272EB" w:rsidRDefault="009F08D9" w:rsidP="005272EB">
      <w:pPr>
        <w:spacing w:line="360" w:lineRule="auto"/>
        <w:ind w:firstLine="720"/>
        <w:rPr>
          <w:rFonts w:ascii="Arial" w:hAnsi="Arial" w:cs="Arial"/>
          <w:sz w:val="22"/>
          <w:szCs w:val="22"/>
        </w:rPr>
      </w:pPr>
      <w:commentRangeStart w:id="1109"/>
      <w:r>
        <w:rPr>
          <w:rFonts w:ascii="Arial" w:hAnsi="Arial" w:cs="Arial"/>
          <w:sz w:val="22"/>
          <w:szCs w:val="22"/>
        </w:rPr>
        <w:t>There is</w:t>
      </w:r>
      <w:r w:rsidR="001B7C01">
        <w:rPr>
          <w:rFonts w:ascii="Arial" w:hAnsi="Arial" w:cs="Arial"/>
          <w:sz w:val="22"/>
          <w:szCs w:val="22"/>
        </w:rPr>
        <w:t xml:space="preserve"> </w:t>
      </w:r>
      <w:r w:rsidR="005272EB">
        <w:rPr>
          <w:rFonts w:ascii="Arial" w:hAnsi="Arial" w:cs="Arial"/>
          <w:sz w:val="22"/>
          <w:szCs w:val="22"/>
        </w:rPr>
        <w:t>limited</w:t>
      </w:r>
      <w:r w:rsidR="00AE26F5">
        <w:rPr>
          <w:rFonts w:ascii="Arial" w:hAnsi="Arial" w:cs="Arial"/>
          <w:sz w:val="22"/>
          <w:szCs w:val="22"/>
        </w:rPr>
        <w:t xml:space="preserve"> </w:t>
      </w:r>
      <w:r>
        <w:rPr>
          <w:rFonts w:ascii="Arial" w:hAnsi="Arial" w:cs="Arial"/>
          <w:sz w:val="22"/>
          <w:szCs w:val="22"/>
        </w:rPr>
        <w:t xml:space="preserve">evidence of </w:t>
      </w:r>
      <w:commentRangeStart w:id="1110"/>
      <w:r>
        <w:rPr>
          <w:rFonts w:ascii="Arial" w:hAnsi="Arial" w:cs="Arial"/>
          <w:sz w:val="22"/>
          <w:szCs w:val="22"/>
        </w:rPr>
        <w:t xml:space="preserve">geographic structure </w:t>
      </w:r>
      <w:commentRangeEnd w:id="1110"/>
      <w:r w:rsidR="0087335A">
        <w:rPr>
          <w:rStyle w:val="CommentReference"/>
        </w:rPr>
        <w:commentReference w:id="1110"/>
      </w:r>
      <w:r>
        <w:rPr>
          <w:rFonts w:ascii="Arial" w:hAnsi="Arial" w:cs="Arial"/>
          <w:sz w:val="22"/>
          <w:szCs w:val="22"/>
        </w:rPr>
        <w:t>in our trees</w:t>
      </w:r>
      <w:commentRangeEnd w:id="1109"/>
      <w:r w:rsidR="009865CB">
        <w:rPr>
          <w:rStyle w:val="CommentReference"/>
        </w:rPr>
        <w:commentReference w:id="1109"/>
      </w:r>
      <w:r>
        <w:rPr>
          <w:rFonts w:ascii="Arial" w:hAnsi="Arial" w:cs="Arial"/>
          <w:sz w:val="22"/>
          <w:szCs w:val="22"/>
        </w:rPr>
        <w:t xml:space="preserve">. </w:t>
      </w:r>
      <w:r w:rsidR="005272EB">
        <w:rPr>
          <w:rFonts w:ascii="Arial" w:hAnsi="Arial" w:cs="Arial"/>
          <w:sz w:val="22"/>
          <w:szCs w:val="22"/>
        </w:rPr>
        <w:t>Overall, sequences are interspersed with sequences from Colorado, the most sampled region. On a finer scale there was some clustering by location. For example, a</w:t>
      </w:r>
      <w:r>
        <w:rPr>
          <w:rFonts w:ascii="Arial" w:hAnsi="Arial" w:cs="Arial"/>
          <w:sz w:val="22"/>
          <w:szCs w:val="22"/>
        </w:rPr>
        <w:t xml:space="preserve">ll clade A Pennsylvania </w:t>
      </w:r>
      <w:r w:rsidR="005272EB">
        <w:rPr>
          <w:rFonts w:ascii="Arial" w:hAnsi="Arial" w:cs="Arial"/>
          <w:sz w:val="22"/>
          <w:szCs w:val="22"/>
        </w:rPr>
        <w:t xml:space="preserve">sequences </w:t>
      </w:r>
      <w:r>
        <w:rPr>
          <w:rFonts w:ascii="Arial" w:hAnsi="Arial" w:cs="Arial"/>
          <w:sz w:val="22"/>
          <w:szCs w:val="22"/>
        </w:rPr>
        <w:t xml:space="preserve">were highly similar </w:t>
      </w:r>
      <w:r w:rsidR="001B7C01">
        <w:rPr>
          <w:rFonts w:ascii="Arial" w:hAnsi="Arial" w:cs="Arial"/>
          <w:sz w:val="22"/>
          <w:szCs w:val="22"/>
        </w:rPr>
        <w:t>while</w:t>
      </w:r>
      <w:r>
        <w:rPr>
          <w:rFonts w:ascii="Arial" w:hAnsi="Arial" w:cs="Arial"/>
          <w:sz w:val="22"/>
          <w:szCs w:val="22"/>
        </w:rPr>
        <w:t xml:space="preserve"> Maine sequences were dispersed throughout the tree</w:t>
      </w:r>
      <w:r w:rsidR="005272EB">
        <w:rPr>
          <w:rFonts w:ascii="Arial" w:hAnsi="Arial" w:cs="Arial"/>
          <w:sz w:val="22"/>
          <w:szCs w:val="22"/>
        </w:rPr>
        <w:t>s (</w:t>
      </w:r>
      <w:r w:rsidR="005272EB" w:rsidRPr="00E97611">
        <w:rPr>
          <w:rFonts w:ascii="Arial" w:hAnsi="Arial" w:cs="Arial"/>
          <w:b/>
          <w:bCs/>
          <w:sz w:val="22"/>
          <w:szCs w:val="22"/>
        </w:rPr>
        <w:t>Figs. 4-7</w:t>
      </w:r>
      <w:r w:rsidR="005272EB">
        <w:rPr>
          <w:rFonts w:ascii="Arial" w:hAnsi="Arial" w:cs="Arial"/>
          <w:sz w:val="22"/>
          <w:szCs w:val="22"/>
        </w:rPr>
        <w:t>)</w:t>
      </w:r>
      <w:r>
        <w:rPr>
          <w:rFonts w:ascii="Arial" w:hAnsi="Arial" w:cs="Arial"/>
          <w:sz w:val="22"/>
          <w:szCs w:val="22"/>
        </w:rPr>
        <w:t xml:space="preserve">. </w:t>
      </w:r>
      <w:commentRangeStart w:id="1111"/>
      <w:r w:rsidR="005272EB">
        <w:rPr>
          <w:rFonts w:ascii="Arial" w:hAnsi="Arial" w:cs="Arial"/>
          <w:sz w:val="22"/>
          <w:szCs w:val="22"/>
        </w:rPr>
        <w:t>The only group of sequences that were clustered by geographic location were the Australia samples</w:t>
      </w:r>
      <w:commentRangeEnd w:id="1111"/>
      <w:r w:rsidR="009865CB">
        <w:rPr>
          <w:rStyle w:val="CommentReference"/>
        </w:rPr>
        <w:commentReference w:id="1111"/>
      </w:r>
      <w:r w:rsidR="005272EB">
        <w:rPr>
          <w:rFonts w:ascii="Arial" w:hAnsi="Arial" w:cs="Arial"/>
          <w:sz w:val="22"/>
          <w:szCs w:val="22"/>
        </w:rPr>
        <w:t xml:space="preserve">. </w:t>
      </w:r>
      <w:r>
        <w:rPr>
          <w:rFonts w:ascii="Arial" w:hAnsi="Arial" w:cs="Arial"/>
          <w:sz w:val="22"/>
          <w:szCs w:val="22"/>
        </w:rPr>
        <w:t>The distinction between United States samples and Australia</w:t>
      </w:r>
      <w:r w:rsidR="005272EB">
        <w:rPr>
          <w:rFonts w:ascii="Arial" w:hAnsi="Arial" w:cs="Arial"/>
          <w:sz w:val="22"/>
          <w:szCs w:val="22"/>
        </w:rPr>
        <w:t>n</w:t>
      </w:r>
      <w:r>
        <w:rPr>
          <w:rFonts w:ascii="Arial" w:hAnsi="Arial" w:cs="Arial"/>
          <w:sz w:val="22"/>
          <w:szCs w:val="22"/>
        </w:rPr>
        <w:t xml:space="preserve"> samples is likely due to the massive geographic distance between the two </w:t>
      </w:r>
      <w:commentRangeStart w:id="1112"/>
      <w:r>
        <w:rPr>
          <w:rFonts w:ascii="Arial" w:hAnsi="Arial" w:cs="Arial"/>
          <w:sz w:val="22"/>
          <w:szCs w:val="22"/>
        </w:rPr>
        <w:t>countries</w:t>
      </w:r>
      <w:commentRangeEnd w:id="1112"/>
      <w:r w:rsidR="0087335A">
        <w:rPr>
          <w:rStyle w:val="CommentReference"/>
        </w:rPr>
        <w:commentReference w:id="1112"/>
      </w:r>
      <w:sdt>
        <w:sdtPr>
          <w:rPr>
            <w:rFonts w:ascii="Arial" w:hAnsi="Arial" w:cs="Arial"/>
            <w:color w:val="000000"/>
            <w:sz w:val="22"/>
            <w:szCs w:val="22"/>
            <w:vertAlign w:val="superscript"/>
          </w:rPr>
          <w:tag w:val="MENDELEY_CITATION_v3_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"/>
          <w:id w:val="-1630083604"/>
          <w:placeholder>
            <w:docPart w:val="DefaultPlaceholder_-1854013440"/>
          </w:placeholder>
        </w:sdtPr>
        <w:sdtContent>
          <w:r w:rsidR="0064613C" w:rsidRPr="0064613C">
            <w:rPr>
              <w:rFonts w:ascii="Arial" w:hAnsi="Arial" w:cs="Arial"/>
              <w:color w:val="000000"/>
              <w:sz w:val="22"/>
              <w:szCs w:val="22"/>
              <w:vertAlign w:val="superscript"/>
            </w:rPr>
            <w:t>29</w:t>
          </w:r>
        </w:sdtContent>
      </w:sdt>
      <w:r>
        <w:rPr>
          <w:rFonts w:ascii="Arial" w:hAnsi="Arial" w:cs="Arial"/>
          <w:sz w:val="22"/>
          <w:szCs w:val="22"/>
        </w:rPr>
        <w:t xml:space="preserve">. </w:t>
      </w:r>
    </w:p>
    <w:p w14:paraId="06796082" w14:textId="353D8C5C" w:rsidR="005272EB" w:rsidRDefault="005272EB" w:rsidP="005272EB">
      <w:pPr>
        <w:spacing w:line="360" w:lineRule="auto"/>
        <w:ind w:firstLine="720"/>
        <w:rPr>
          <w:rFonts w:ascii="Arial" w:hAnsi="Arial" w:cs="Arial"/>
          <w:sz w:val="22"/>
          <w:szCs w:val="22"/>
        </w:rPr>
      </w:pPr>
    </w:p>
    <w:p w14:paraId="50FDBD49" w14:textId="08EADE2A" w:rsidR="005272EB" w:rsidRDefault="005272EB" w:rsidP="00081385">
      <w:pPr>
        <w:spacing w:line="360" w:lineRule="auto"/>
        <w:rPr>
          <w:rFonts w:ascii="Arial" w:hAnsi="Arial" w:cs="Arial"/>
          <w:sz w:val="22"/>
          <w:szCs w:val="22"/>
        </w:rPr>
      </w:pPr>
      <w:r>
        <w:rPr>
          <w:rFonts w:ascii="Arial" w:hAnsi="Arial" w:cs="Arial"/>
          <w:sz w:val="22"/>
          <w:szCs w:val="22"/>
        </w:rPr>
        <w:tab/>
      </w:r>
      <w:r w:rsidR="009F08D9">
        <w:rPr>
          <w:rFonts w:ascii="Arial" w:hAnsi="Arial" w:cs="Arial"/>
          <w:sz w:val="22"/>
          <w:szCs w:val="22"/>
        </w:rPr>
        <w:t xml:space="preserve">The availability of </w:t>
      </w:r>
      <w:r>
        <w:rPr>
          <w:rFonts w:ascii="Arial" w:hAnsi="Arial" w:cs="Arial"/>
          <w:sz w:val="22"/>
          <w:szCs w:val="22"/>
        </w:rPr>
        <w:t xml:space="preserve">galbut virus </w:t>
      </w:r>
      <w:r w:rsidR="009F08D9">
        <w:rPr>
          <w:rFonts w:ascii="Arial" w:hAnsi="Arial" w:cs="Arial"/>
          <w:sz w:val="22"/>
          <w:szCs w:val="22"/>
        </w:rPr>
        <w:t xml:space="preserve">sequences over time is limited. Sequences that were </w:t>
      </w:r>
      <w:r w:rsidR="001B7C01">
        <w:rPr>
          <w:rFonts w:ascii="Arial" w:hAnsi="Arial" w:cs="Arial"/>
          <w:sz w:val="22"/>
          <w:szCs w:val="22"/>
        </w:rPr>
        <w:t>identified</w:t>
      </w:r>
      <w:r w:rsidR="009F08D9">
        <w:rPr>
          <w:rFonts w:ascii="Arial" w:hAnsi="Arial" w:cs="Arial"/>
          <w:sz w:val="22"/>
          <w:szCs w:val="22"/>
        </w:rPr>
        <w:t xml:space="preserve"> recently from specimens stored in museums showed surprising similarity to contemporary sequences</w:t>
      </w:r>
      <w:r>
        <w:rPr>
          <w:rFonts w:ascii="Arial" w:hAnsi="Arial" w:cs="Arial"/>
          <w:sz w:val="22"/>
          <w:szCs w:val="22"/>
        </w:rPr>
        <w:t xml:space="preserve"> and fit within the diversity of contemporary sequences</w:t>
      </w:r>
      <w:sdt>
        <w:sdtPr>
          <w:rPr>
            <w:rFonts w:ascii="Arial" w:hAnsi="Arial" w:cs="Arial"/>
            <w:color w:val="000000"/>
            <w:sz w:val="22"/>
            <w:szCs w:val="22"/>
            <w:vertAlign w:val="superscript"/>
          </w:rPr>
          <w:tag w:val="MENDELEY_CITATION_v3_eyJjaXRhdGlvbklEIjoiTUVOREVMRVlfQ0lUQVRJT05fMjVlNzFhZDQtYzcyYS00MzUzLWI2YTctNmUwYzE4MDQ3MDdm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617257188"/>
          <w:placeholder>
            <w:docPart w:val="DefaultPlaceholder_-1854013440"/>
          </w:placeholder>
        </w:sdtPr>
        <w:sdtContent>
          <w:r w:rsidR="0064613C" w:rsidRPr="0064613C">
            <w:rPr>
              <w:rFonts w:ascii="Arial" w:hAnsi="Arial" w:cs="Arial"/>
              <w:color w:val="000000"/>
              <w:sz w:val="22"/>
              <w:szCs w:val="22"/>
              <w:vertAlign w:val="superscript"/>
            </w:rPr>
            <w:t>10</w:t>
          </w:r>
        </w:sdtContent>
      </w:sdt>
      <w:r w:rsidR="009F08D9">
        <w:rPr>
          <w:rFonts w:ascii="Arial" w:hAnsi="Arial" w:cs="Arial"/>
          <w:sz w:val="22"/>
          <w:szCs w:val="22"/>
        </w:rPr>
        <w:t>. The addition of more sequences</w:t>
      </w:r>
      <w:r w:rsidR="001B7C01">
        <w:rPr>
          <w:rFonts w:ascii="Arial" w:hAnsi="Arial" w:cs="Arial"/>
          <w:sz w:val="22"/>
          <w:szCs w:val="22"/>
        </w:rPr>
        <w:t xml:space="preserve"> </w:t>
      </w:r>
      <w:r>
        <w:rPr>
          <w:rFonts w:ascii="Arial" w:hAnsi="Arial" w:cs="Arial"/>
          <w:sz w:val="22"/>
          <w:szCs w:val="22"/>
        </w:rPr>
        <w:t>did not reflect a stronger temporal tree structure.</w:t>
      </w:r>
      <w:r w:rsidR="009F08D9">
        <w:rPr>
          <w:rFonts w:ascii="Arial" w:hAnsi="Arial" w:cs="Arial"/>
          <w:sz w:val="22"/>
          <w:szCs w:val="22"/>
        </w:rPr>
        <w:t xml:space="preserve"> </w:t>
      </w:r>
    </w:p>
    <w:p w14:paraId="6A102DC1" w14:textId="77777777" w:rsidR="005272EB" w:rsidRDefault="005272EB" w:rsidP="00081385">
      <w:pPr>
        <w:spacing w:line="360" w:lineRule="auto"/>
        <w:rPr>
          <w:rFonts w:ascii="Arial" w:hAnsi="Arial" w:cs="Arial"/>
          <w:sz w:val="22"/>
          <w:szCs w:val="22"/>
        </w:rPr>
      </w:pPr>
    </w:p>
    <w:p w14:paraId="5F512202" w14:textId="5C0E3B3D" w:rsidR="005272EB" w:rsidRDefault="006F48DB" w:rsidP="00E97611">
      <w:pPr>
        <w:spacing w:line="360" w:lineRule="auto"/>
        <w:ind w:firstLine="720"/>
        <w:rPr>
          <w:rFonts w:ascii="Arial" w:hAnsi="Arial" w:cs="Arial"/>
          <w:sz w:val="22"/>
          <w:szCs w:val="22"/>
        </w:rPr>
      </w:pPr>
      <w:r>
        <w:rPr>
          <w:rFonts w:ascii="Arial" w:hAnsi="Arial" w:cs="Arial"/>
          <w:sz w:val="22"/>
          <w:szCs w:val="22"/>
        </w:rPr>
        <w:t xml:space="preserve">When we investigated the patterns of diversifying or purifying selection few loci were identified in galbut virus RNA 1, RNA 2 and chaq virus to be under diversifying selection. RNA 3 </w:t>
      </w:r>
      <w:r>
        <w:rPr>
          <w:rFonts w:ascii="Arial" w:hAnsi="Arial" w:cs="Arial"/>
          <w:sz w:val="22"/>
          <w:szCs w:val="22"/>
        </w:rPr>
        <w:lastRenderedPageBreak/>
        <w:t>however had 20 sites of diversifying selection (</w:t>
      </w:r>
      <w:r w:rsidRPr="002D5910">
        <w:rPr>
          <w:rFonts w:ascii="Arial" w:hAnsi="Arial" w:cs="Arial"/>
          <w:b/>
          <w:bCs/>
          <w:sz w:val="22"/>
          <w:szCs w:val="22"/>
        </w:rPr>
        <w:t>Table 2</w:t>
      </w:r>
      <w:r>
        <w:rPr>
          <w:rFonts w:ascii="Arial" w:hAnsi="Arial" w:cs="Arial"/>
          <w:sz w:val="22"/>
          <w:szCs w:val="22"/>
        </w:rPr>
        <w:t xml:space="preserve">).  The higher number of diversifying selection sites in RNA 3 </w:t>
      </w:r>
      <w:r w:rsidR="009F08D9">
        <w:rPr>
          <w:rFonts w:ascii="Arial" w:hAnsi="Arial" w:cs="Arial"/>
          <w:sz w:val="22"/>
          <w:szCs w:val="22"/>
        </w:rPr>
        <w:t>likely has to do with its unknown role. Perhaps RNA 3 is involved in the RNA</w:t>
      </w:r>
      <w:r w:rsidR="001B7C01">
        <w:rPr>
          <w:rFonts w:ascii="Arial" w:hAnsi="Arial" w:cs="Arial"/>
          <w:sz w:val="22"/>
          <w:szCs w:val="22"/>
        </w:rPr>
        <w:t xml:space="preserve"> interference</w:t>
      </w:r>
      <w:r w:rsidR="009F08D9">
        <w:rPr>
          <w:rFonts w:ascii="Arial" w:hAnsi="Arial" w:cs="Arial"/>
          <w:sz w:val="22"/>
          <w:szCs w:val="22"/>
        </w:rPr>
        <w:t xml:space="preserve"> response</w:t>
      </w:r>
      <w:r w:rsidR="005246B1">
        <w:rPr>
          <w:rFonts w:ascii="Arial" w:hAnsi="Arial" w:cs="Arial"/>
          <w:sz w:val="22"/>
          <w:szCs w:val="22"/>
        </w:rPr>
        <w:t xml:space="preserve"> and host immune modualtion</w:t>
      </w:r>
      <w:sdt>
        <w:sdtPr>
          <w:rPr>
            <w:rFonts w:ascii="Arial" w:hAnsi="Arial" w:cs="Arial"/>
            <w:color w:val="000000"/>
            <w:sz w:val="22"/>
            <w:szCs w:val="22"/>
            <w:vertAlign w:val="superscript"/>
          </w:rPr>
          <w:tag w:val="MENDELEY_CITATION_v3_eyJjaXRhdGlvbklEIjoiTUVOREVMRVlfQ0lUQVRJT05fYWJmZTY4MjItOGY4YS00MDk2LThkZWUtNGY1YzcwMTBhZTJiIiwicHJvcGVydGllcyI6eyJub3RlSW5kZXgiOjB9LCJpc0VkaXRlZCI6ZmFsc2UsIm1hbnVhbE92ZXJyaWRlIjp7ImlzTWFudWFsbHlPdmVycmlkZGVuIjpmYWxzZSwiY2l0ZXByb2NUZXh0IjoiPHN1cD4zMCwzM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
          <w:id w:val="653341213"/>
          <w:placeholder>
            <w:docPart w:val="DefaultPlaceholder_-1854013440"/>
          </w:placeholder>
        </w:sdtPr>
        <w:sdtContent>
          <w:r w:rsidR="0064613C" w:rsidRPr="0064613C">
            <w:rPr>
              <w:rFonts w:ascii="Arial" w:hAnsi="Arial" w:cs="Arial"/>
              <w:color w:val="000000"/>
              <w:sz w:val="22"/>
              <w:szCs w:val="22"/>
              <w:vertAlign w:val="superscript"/>
            </w:rPr>
            <w:t>30,31</w:t>
          </w:r>
        </w:sdtContent>
      </w:sdt>
      <w:r w:rsidR="009F08D9">
        <w:rPr>
          <w:rFonts w:ascii="Arial" w:hAnsi="Arial" w:cs="Arial"/>
          <w:sz w:val="22"/>
          <w:szCs w:val="22"/>
        </w:rPr>
        <w:t>.</w:t>
      </w:r>
    </w:p>
    <w:p w14:paraId="020BC991" w14:textId="77777777" w:rsidR="009F08D9" w:rsidRDefault="009F08D9" w:rsidP="00081385">
      <w:pPr>
        <w:spacing w:line="360" w:lineRule="auto"/>
        <w:rPr>
          <w:rFonts w:ascii="Arial" w:hAnsi="Arial" w:cs="Arial"/>
          <w:sz w:val="22"/>
          <w:szCs w:val="22"/>
        </w:rPr>
      </w:pPr>
    </w:p>
    <w:p w14:paraId="72EF8E0C" w14:textId="75F80573" w:rsidR="009F08D9" w:rsidRDefault="009F08D9" w:rsidP="00081385">
      <w:pPr>
        <w:spacing w:line="360" w:lineRule="auto"/>
        <w:rPr>
          <w:rFonts w:ascii="Arial" w:hAnsi="Arial" w:cs="Arial"/>
          <w:sz w:val="22"/>
          <w:szCs w:val="22"/>
        </w:rPr>
      </w:pPr>
      <w:r>
        <w:rPr>
          <w:rFonts w:ascii="Arial" w:hAnsi="Arial" w:cs="Arial"/>
          <w:sz w:val="22"/>
          <w:szCs w:val="22"/>
        </w:rPr>
        <w:tab/>
      </w:r>
      <w:r w:rsidR="00116549">
        <w:rPr>
          <w:rFonts w:ascii="Arial" w:hAnsi="Arial" w:cs="Arial"/>
          <w:sz w:val="22"/>
          <w:szCs w:val="22"/>
        </w:rPr>
        <w:t>Our RT-qPCR data suggested that there were low and high infection phenotypes. When we investigated this with the sequencing data, we saw that genotype A infections did replicate to higher levels but that there were genotype A infections at low levels (</w:t>
      </w:r>
      <w:r w:rsidR="00116549" w:rsidRPr="00E97611">
        <w:rPr>
          <w:rFonts w:ascii="Arial" w:hAnsi="Arial" w:cs="Arial"/>
          <w:b/>
          <w:bCs/>
          <w:sz w:val="22"/>
          <w:szCs w:val="22"/>
        </w:rPr>
        <w:t>Fig. 9</w:t>
      </w:r>
      <w:r w:rsidR="00505B29">
        <w:rPr>
          <w:rFonts w:ascii="Arial" w:hAnsi="Arial" w:cs="Arial"/>
          <w:b/>
          <w:bCs/>
          <w:sz w:val="22"/>
          <w:szCs w:val="22"/>
        </w:rPr>
        <w:t>A</w:t>
      </w:r>
      <w:r w:rsidR="00116549">
        <w:rPr>
          <w:rFonts w:ascii="Arial" w:hAnsi="Arial" w:cs="Arial"/>
          <w:sz w:val="22"/>
          <w:szCs w:val="22"/>
        </w:rPr>
        <w:t>). When we asked whether chaw virus infection could explain the low- and high- infection levels in genotype A we found that chaq virus presence did not impact galbut virus replication level (</w:t>
      </w:r>
      <w:r w:rsidR="00116549" w:rsidRPr="00E97611">
        <w:rPr>
          <w:rFonts w:ascii="Arial" w:hAnsi="Arial" w:cs="Arial"/>
          <w:b/>
          <w:bCs/>
          <w:sz w:val="22"/>
          <w:szCs w:val="22"/>
        </w:rPr>
        <w:t>Fig. 9B</w:t>
      </w:r>
      <w:r w:rsidR="00116549">
        <w:rPr>
          <w:rFonts w:ascii="Arial" w:hAnsi="Arial" w:cs="Arial"/>
          <w:sz w:val="22"/>
          <w:szCs w:val="22"/>
        </w:rPr>
        <w:t xml:space="preserve">). Furthermore, when we stratified by genotype and </w:t>
      </w:r>
      <w:r w:rsidR="00505B29">
        <w:rPr>
          <w:rFonts w:ascii="Arial" w:hAnsi="Arial" w:cs="Arial"/>
          <w:sz w:val="22"/>
          <w:szCs w:val="22"/>
        </w:rPr>
        <w:t xml:space="preserve">segment, we did not see </w:t>
      </w:r>
      <w:proofErr w:type="spellStart"/>
      <w:r w:rsidR="00505B29">
        <w:rPr>
          <w:rFonts w:ascii="Arial" w:hAnsi="Arial" w:cs="Arial"/>
          <w:sz w:val="22"/>
          <w:szCs w:val="22"/>
        </w:rPr>
        <w:t>evidenve</w:t>
      </w:r>
      <w:proofErr w:type="spellEnd"/>
      <w:r w:rsidR="00505B29">
        <w:rPr>
          <w:rFonts w:ascii="Arial" w:hAnsi="Arial" w:cs="Arial"/>
          <w:sz w:val="22"/>
          <w:szCs w:val="22"/>
        </w:rPr>
        <w:t xml:space="preserve"> of a bimodal infection phenotype (</w:t>
      </w:r>
      <w:r w:rsidR="00505B29" w:rsidRPr="00E97611">
        <w:rPr>
          <w:rFonts w:ascii="Arial" w:hAnsi="Arial" w:cs="Arial"/>
          <w:b/>
          <w:bCs/>
          <w:sz w:val="22"/>
          <w:szCs w:val="22"/>
        </w:rPr>
        <w:t>Supp. Fig. 7</w:t>
      </w:r>
      <w:r w:rsidR="00505B29">
        <w:rPr>
          <w:rFonts w:ascii="Arial" w:hAnsi="Arial" w:cs="Arial"/>
          <w:sz w:val="22"/>
          <w:szCs w:val="22"/>
        </w:rPr>
        <w:t xml:space="preserve">). </w:t>
      </w:r>
    </w:p>
    <w:p w14:paraId="02EAE11B" w14:textId="77777777" w:rsidR="009F08D9" w:rsidRDefault="009F08D9" w:rsidP="00081385">
      <w:pPr>
        <w:spacing w:line="360" w:lineRule="auto"/>
        <w:rPr>
          <w:rFonts w:ascii="Arial" w:hAnsi="Arial" w:cs="Arial"/>
          <w:sz w:val="22"/>
          <w:szCs w:val="22"/>
        </w:rPr>
      </w:pPr>
    </w:p>
    <w:p w14:paraId="6A9E592A" w14:textId="02F55824" w:rsidR="00081385" w:rsidRDefault="009F08D9"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xml:space="preserve">% of flies. </w:t>
      </w:r>
      <w:r w:rsidR="00505B29">
        <w:rPr>
          <w:rFonts w:ascii="Arial" w:hAnsi="Arial" w:cs="Arial"/>
          <w:sz w:val="22"/>
          <w:szCs w:val="22"/>
        </w:rPr>
        <w:t>Only two</w:t>
      </w:r>
      <w:r w:rsidR="00CD3813">
        <w:rPr>
          <w:rFonts w:ascii="Arial" w:hAnsi="Arial" w:cs="Arial"/>
          <w:sz w:val="22"/>
          <w:szCs w:val="22"/>
        </w:rPr>
        <w:t xml:space="preserve"> of these cases did not correspond to simple co-infection by 2 viruses (2 sets of 3 segments).  Instead,</w:t>
      </w:r>
      <w:r w:rsidR="00505B29">
        <w:rPr>
          <w:rFonts w:ascii="Arial" w:hAnsi="Arial" w:cs="Arial"/>
          <w:sz w:val="22"/>
          <w:szCs w:val="22"/>
        </w:rPr>
        <w:t xml:space="preserve"> coinfections were generally based on segment. RNA 3 was the most common segment to be present as more than one distinct sequence. </w:t>
      </w:r>
      <w:r w:rsidR="009757C3">
        <w:rPr>
          <w:rFonts w:ascii="Arial" w:hAnsi="Arial" w:cs="Arial"/>
          <w:sz w:val="22"/>
          <w:szCs w:val="22"/>
        </w:rPr>
        <w:t>I</w:t>
      </w:r>
      <w:r w:rsidR="00505B29">
        <w:rPr>
          <w:rFonts w:ascii="Arial" w:hAnsi="Arial" w:cs="Arial"/>
          <w:sz w:val="22"/>
          <w:szCs w:val="22"/>
        </w:rPr>
        <w:t xml:space="preserve">t is possible the role RNA 3 plays </w:t>
      </w:r>
      <w:proofErr w:type="gramStart"/>
      <w:r w:rsidR="00505B29">
        <w:rPr>
          <w:rFonts w:ascii="Arial" w:hAnsi="Arial" w:cs="Arial"/>
          <w:sz w:val="22"/>
          <w:szCs w:val="22"/>
        </w:rPr>
        <w:t>makes</w:t>
      </w:r>
      <w:proofErr w:type="gramEnd"/>
      <w:r w:rsidR="00505B29">
        <w:rPr>
          <w:rFonts w:ascii="Arial" w:hAnsi="Arial" w:cs="Arial"/>
          <w:sz w:val="22"/>
          <w:szCs w:val="22"/>
        </w:rPr>
        <w:t xml:space="preserve"> it more permissive to coinfection than </w:t>
      </w:r>
      <w:r w:rsidR="009757C3">
        <w:rPr>
          <w:rFonts w:ascii="Arial" w:hAnsi="Arial" w:cs="Arial"/>
          <w:sz w:val="22"/>
          <w:szCs w:val="22"/>
        </w:rPr>
        <w:t xml:space="preserve">the other segments. </w:t>
      </w:r>
      <w:r w:rsidR="00505B29">
        <w:rPr>
          <w:rFonts w:ascii="Arial" w:hAnsi="Arial" w:cs="Arial"/>
          <w:sz w:val="22"/>
          <w:szCs w:val="22"/>
        </w:rPr>
        <w:t>RNA 2 and chaq virus were the next most common</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Fig. 3</w:t>
      </w:r>
      <w:r w:rsidR="001055B7">
        <w:rPr>
          <w:rFonts w:ascii="Arial" w:hAnsi="Arial" w:cs="Arial"/>
          <w:sz w:val="22"/>
          <w:szCs w:val="22"/>
        </w:rPr>
        <w:t>)</w:t>
      </w:r>
      <w:r w:rsidRPr="00081385">
        <w:rPr>
          <w:rFonts w:ascii="Arial" w:hAnsi="Arial" w:cs="Arial"/>
          <w:sz w:val="22"/>
          <w:szCs w:val="22"/>
        </w:rPr>
        <w:t xml:space="preserve">. </w:t>
      </w:r>
    </w:p>
    <w:p w14:paraId="7366C801" w14:textId="77777777" w:rsidR="00081385" w:rsidRDefault="00081385" w:rsidP="00081385">
      <w:pPr>
        <w:spacing w:line="360" w:lineRule="auto"/>
        <w:rPr>
          <w:rFonts w:ascii="Arial" w:hAnsi="Arial" w:cs="Arial"/>
          <w:sz w:val="22"/>
          <w:szCs w:val="22"/>
        </w:rPr>
      </w:pPr>
    </w:p>
    <w:p w14:paraId="4E84BB0C" w14:textId="54A86BB0" w:rsidR="00081385" w:rsidRDefault="00081385"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We identified evidence that galbut virus</w:t>
      </w:r>
      <w:r w:rsidR="0028780E">
        <w:rPr>
          <w:rFonts w:ascii="Arial" w:hAnsi="Arial" w:cs="Arial"/>
          <w:sz w:val="22"/>
          <w:szCs w:val="22"/>
        </w:rPr>
        <w:t>, like other segmented viruses</w:t>
      </w:r>
      <w:r w:rsidR="00CD3813">
        <w:rPr>
          <w:rFonts w:ascii="Arial" w:hAnsi="Arial" w:cs="Arial"/>
          <w:sz w:val="22"/>
          <w:szCs w:val="22"/>
        </w:rPr>
        <w:t xml:space="preserve"> reassorts</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xOSwzMj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930708362"/>
          <w:placeholder>
            <w:docPart w:val="DefaultPlaceholder_-1854013440"/>
          </w:placeholder>
        </w:sdtPr>
        <w:sdtContent>
          <w:r w:rsidR="0064613C" w:rsidRPr="0064613C">
            <w:rPr>
              <w:rFonts w:ascii="Arial" w:hAnsi="Arial" w:cs="Arial"/>
              <w:color w:val="000000"/>
              <w:sz w:val="22"/>
              <w:szCs w:val="22"/>
              <w:vertAlign w:val="superscript"/>
            </w:rPr>
            <w:t>19,32</w:t>
          </w:r>
        </w:sdtContent>
      </w:sdt>
      <w:r w:rsidR="00CD3813">
        <w:rPr>
          <w:rFonts w:ascii="Arial" w:hAnsi="Arial" w:cs="Arial"/>
          <w:sz w:val="22"/>
          <w:szCs w:val="22"/>
        </w:rPr>
        <w:t xml:space="preserve">. </w:t>
      </w:r>
      <w:r w:rsidRPr="00081385">
        <w:rPr>
          <w:rFonts w:ascii="Arial" w:hAnsi="Arial" w:cs="Arial"/>
          <w:sz w:val="22"/>
          <w:szCs w:val="22"/>
        </w:rPr>
        <w:t xml:space="preserve">In all cases </w:t>
      </w:r>
      <w:r w:rsidR="001B7C01">
        <w:rPr>
          <w:rFonts w:ascii="Arial" w:hAnsi="Arial" w:cs="Arial"/>
          <w:sz w:val="22"/>
          <w:szCs w:val="22"/>
        </w:rPr>
        <w:t>of potential</w:t>
      </w:r>
      <w:r w:rsidRPr="00081385">
        <w:rPr>
          <w:rFonts w:ascii="Arial" w:hAnsi="Arial" w:cs="Arial"/>
          <w:sz w:val="22"/>
          <w:szCs w:val="22"/>
        </w:rPr>
        <w:t xml:space="preserve"> reassortment between genotypes, there </w:t>
      </w:r>
      <w:r w:rsidR="001B7C01">
        <w:rPr>
          <w:rFonts w:ascii="Arial" w:hAnsi="Arial" w:cs="Arial"/>
          <w:sz w:val="22"/>
          <w:szCs w:val="22"/>
        </w:rPr>
        <w:t>was coinfection of both clades</w:t>
      </w:r>
      <w:r w:rsidR="00C80F67">
        <w:rPr>
          <w:rFonts w:ascii="Arial" w:hAnsi="Arial" w:cs="Arial"/>
          <w:sz w:val="22"/>
          <w:szCs w:val="22"/>
        </w:rPr>
        <w:t xml:space="preserve"> (</w:t>
      </w:r>
      <w:r w:rsidR="00C80F67" w:rsidRPr="00C80F67">
        <w:rPr>
          <w:rFonts w:ascii="Arial" w:hAnsi="Arial" w:cs="Arial"/>
          <w:b/>
          <w:bCs/>
          <w:sz w:val="22"/>
          <w:szCs w:val="22"/>
        </w:rPr>
        <w:t>Fig</w:t>
      </w:r>
      <w:r w:rsidR="0028780E">
        <w:rPr>
          <w:rFonts w:ascii="Arial" w:hAnsi="Arial" w:cs="Arial"/>
          <w:b/>
          <w:bCs/>
          <w:sz w:val="22"/>
          <w:szCs w:val="22"/>
        </w:rPr>
        <w:t>s</w:t>
      </w:r>
      <w:r w:rsidR="00C80F67" w:rsidRPr="00C80F67">
        <w:rPr>
          <w:rFonts w:ascii="Arial" w:hAnsi="Arial" w:cs="Arial"/>
          <w:b/>
          <w:bCs/>
          <w:sz w:val="22"/>
          <w:szCs w:val="22"/>
        </w:rPr>
        <w:t xml:space="preserve">. </w:t>
      </w:r>
      <w:r w:rsidR="0028780E">
        <w:rPr>
          <w:rFonts w:ascii="Arial" w:hAnsi="Arial" w:cs="Arial"/>
          <w:b/>
          <w:bCs/>
          <w:sz w:val="22"/>
          <w:szCs w:val="22"/>
        </w:rPr>
        <w:t>10</w:t>
      </w:r>
      <w:r w:rsidR="00C80F67" w:rsidRPr="00C80F67">
        <w:rPr>
          <w:rFonts w:ascii="Arial" w:hAnsi="Arial" w:cs="Arial"/>
          <w:b/>
          <w:bCs/>
          <w:sz w:val="22"/>
          <w:szCs w:val="22"/>
        </w:rPr>
        <w:t>-1</w:t>
      </w:r>
      <w:r w:rsidR="0028780E">
        <w:rPr>
          <w:rFonts w:ascii="Arial" w:hAnsi="Arial" w:cs="Arial"/>
          <w:b/>
          <w:bCs/>
          <w:sz w:val="22"/>
          <w:szCs w:val="22"/>
        </w:rPr>
        <w:t>5</w:t>
      </w:r>
      <w:r w:rsidR="00C80F67">
        <w:rPr>
          <w:rFonts w:ascii="Arial" w:hAnsi="Arial" w:cs="Arial"/>
          <w:sz w:val="22"/>
          <w:szCs w:val="22"/>
        </w:rPr>
        <w:t>)</w:t>
      </w:r>
      <w:r w:rsidRPr="00081385">
        <w:rPr>
          <w:rFonts w:ascii="Arial" w:hAnsi="Arial" w:cs="Arial"/>
          <w:sz w:val="22"/>
          <w:szCs w:val="22"/>
        </w:rPr>
        <w:t>. Infections like this do suggest that replication of s</w:t>
      </w:r>
      <w:r>
        <w:rPr>
          <w:rFonts w:ascii="Arial" w:hAnsi="Arial" w:cs="Arial"/>
          <w:sz w:val="22"/>
          <w:szCs w:val="22"/>
        </w:rPr>
        <w:t>egments</w:t>
      </w:r>
      <w:r w:rsidRPr="00081385">
        <w:rPr>
          <w:rFonts w:ascii="Arial" w:hAnsi="Arial" w:cs="Arial"/>
          <w:sz w:val="22"/>
          <w:szCs w:val="22"/>
        </w:rPr>
        <w:t xml:space="preserve"> does not require all se</w:t>
      </w:r>
      <w:r>
        <w:rPr>
          <w:rFonts w:ascii="Arial" w:hAnsi="Arial" w:cs="Arial"/>
          <w:sz w:val="22"/>
          <w:szCs w:val="22"/>
        </w:rPr>
        <w:t>quences to</w:t>
      </w:r>
      <w:r w:rsidRPr="00081385">
        <w:rPr>
          <w:rFonts w:ascii="Arial" w:hAnsi="Arial" w:cs="Arial"/>
          <w:sz w:val="22"/>
          <w:szCs w:val="22"/>
        </w:rPr>
        <w:t xml:space="preserve"> be from the same genotype. There </w:t>
      </w:r>
      <w:r w:rsidR="0028780E">
        <w:rPr>
          <w:rFonts w:ascii="Arial" w:hAnsi="Arial" w:cs="Arial"/>
          <w:sz w:val="22"/>
          <w:szCs w:val="22"/>
        </w:rPr>
        <w:t>was</w:t>
      </w:r>
      <w:r w:rsidRPr="00081385">
        <w:rPr>
          <w:rFonts w:ascii="Arial" w:hAnsi="Arial" w:cs="Arial"/>
          <w:sz w:val="22"/>
          <w:szCs w:val="22"/>
        </w:rPr>
        <w:t xml:space="preserve"> </w:t>
      </w:r>
      <w:r w:rsidR="0028780E">
        <w:rPr>
          <w:rFonts w:ascii="Arial" w:hAnsi="Arial" w:cs="Arial"/>
          <w:sz w:val="22"/>
          <w:szCs w:val="22"/>
        </w:rPr>
        <w:t xml:space="preserve">also </w:t>
      </w:r>
      <w:r w:rsidRPr="00081385">
        <w:rPr>
          <w:rFonts w:ascii="Arial" w:hAnsi="Arial" w:cs="Arial"/>
          <w:sz w:val="22"/>
          <w:szCs w:val="22"/>
        </w:rPr>
        <w:t>evidence of within genotype reassortment. RNA 1 and 2 of sample 500-M-61-2</w:t>
      </w:r>
      <w:r w:rsidR="0028780E">
        <w:rPr>
          <w:rFonts w:ascii="Arial" w:hAnsi="Arial" w:cs="Arial"/>
          <w:sz w:val="22"/>
          <w:szCs w:val="22"/>
        </w:rPr>
        <w:t xml:space="preserve"> (Accessions: </w:t>
      </w:r>
      <w:r w:rsidR="0028780E" w:rsidRPr="0028780E">
        <w:rPr>
          <w:rFonts w:ascii="Arial" w:hAnsi="Arial" w:cs="Arial"/>
          <w:sz w:val="22"/>
          <w:szCs w:val="22"/>
        </w:rPr>
        <w:t>PQ625159, PQ625069, PQ624966, PQ624857</w:t>
      </w:r>
      <w:r w:rsidR="0028780E">
        <w:rPr>
          <w:rFonts w:ascii="Arial" w:hAnsi="Arial" w:cs="Arial"/>
          <w:sz w:val="22"/>
          <w:szCs w:val="22"/>
        </w:rPr>
        <w:t>)</w:t>
      </w:r>
      <w:r w:rsidRPr="00081385">
        <w:rPr>
          <w:rFonts w:ascii="Arial" w:hAnsi="Arial" w:cs="Arial"/>
          <w:sz w:val="22"/>
          <w:szCs w:val="22"/>
        </w:rPr>
        <w:t xml:space="preserve"> and </w:t>
      </w:r>
      <w:r w:rsidR="00E87651">
        <w:rPr>
          <w:rFonts w:ascii="Arial" w:hAnsi="Arial" w:cs="Arial"/>
          <w:sz w:val="22"/>
          <w:szCs w:val="22"/>
        </w:rPr>
        <w:t xml:space="preserve">RNA 1 and 3 od </w:t>
      </w:r>
      <w:r w:rsidRPr="00081385">
        <w:rPr>
          <w:rFonts w:ascii="Arial" w:hAnsi="Arial" w:cs="Arial"/>
          <w:sz w:val="22"/>
          <w:szCs w:val="22"/>
        </w:rPr>
        <w:t xml:space="preserve">MEL191G </w:t>
      </w:r>
      <w:r w:rsidR="0028780E">
        <w:rPr>
          <w:rFonts w:ascii="Arial" w:hAnsi="Arial" w:cs="Arial"/>
          <w:sz w:val="22"/>
          <w:szCs w:val="22"/>
        </w:rPr>
        <w:t xml:space="preserve">(Accession: </w:t>
      </w:r>
      <w:r w:rsidR="00E87651">
        <w:rPr>
          <w:rFonts w:ascii="Arial" w:hAnsi="Arial" w:cs="Arial"/>
          <w:sz w:val="22"/>
          <w:szCs w:val="22"/>
        </w:rPr>
        <w:t>MH384360, MH384361, MH384362, MH384363</w:t>
      </w:r>
      <w:r w:rsidR="0028780E">
        <w:rPr>
          <w:rFonts w:ascii="Arial" w:hAnsi="Arial" w:cs="Arial"/>
          <w:sz w:val="22"/>
          <w:szCs w:val="22"/>
        </w:rPr>
        <w:t xml:space="preserve">) </w:t>
      </w:r>
      <w:r w:rsidRPr="00081385">
        <w:rPr>
          <w:rFonts w:ascii="Arial" w:hAnsi="Arial" w:cs="Arial"/>
          <w:sz w:val="22"/>
          <w:szCs w:val="22"/>
        </w:rPr>
        <w:t>from Australia</w:t>
      </w:r>
      <w:r w:rsidR="001B7C01">
        <w:rPr>
          <w:rFonts w:ascii="Arial" w:hAnsi="Arial" w:cs="Arial"/>
          <w:sz w:val="22"/>
          <w:szCs w:val="22"/>
        </w:rPr>
        <w:t>,</w:t>
      </w:r>
      <w:r w:rsidRPr="00081385">
        <w:rPr>
          <w:rFonts w:ascii="Arial" w:hAnsi="Arial" w:cs="Arial"/>
          <w:sz w:val="22"/>
          <w:szCs w:val="22"/>
        </w:rPr>
        <w:t xml:space="preserve"> are on divergent branches within clade A but the RNA 3 </w:t>
      </w:r>
      <w:r w:rsidR="00E87651">
        <w:rPr>
          <w:rFonts w:ascii="Arial" w:hAnsi="Arial" w:cs="Arial"/>
          <w:sz w:val="22"/>
          <w:szCs w:val="22"/>
        </w:rPr>
        <w:t xml:space="preserve">and RNA 2 </w:t>
      </w:r>
      <w:r>
        <w:rPr>
          <w:rFonts w:ascii="Arial" w:hAnsi="Arial" w:cs="Arial"/>
          <w:sz w:val="22"/>
          <w:szCs w:val="22"/>
        </w:rPr>
        <w:t xml:space="preserve">sequences </w:t>
      </w:r>
      <w:r w:rsidRPr="00081385">
        <w:rPr>
          <w:rFonts w:ascii="Arial" w:hAnsi="Arial" w:cs="Arial"/>
          <w:sz w:val="22"/>
          <w:szCs w:val="22"/>
        </w:rPr>
        <w:t xml:space="preserve">are </w:t>
      </w:r>
      <w:proofErr w:type="gramStart"/>
      <w:r w:rsidRPr="00081385">
        <w:rPr>
          <w:rFonts w:ascii="Arial" w:hAnsi="Arial" w:cs="Arial"/>
          <w:sz w:val="22"/>
          <w:szCs w:val="22"/>
        </w:rPr>
        <w:t>similar</w:t>
      </w:r>
      <w:r w:rsidR="00C80F67">
        <w:rPr>
          <w:rFonts w:ascii="Arial" w:hAnsi="Arial" w:cs="Arial"/>
          <w:sz w:val="22"/>
          <w:szCs w:val="22"/>
        </w:rPr>
        <w:t xml:space="preserve"> to</w:t>
      </w:r>
      <w:proofErr w:type="gramEnd"/>
      <w:r w:rsidRPr="00081385">
        <w:rPr>
          <w:rFonts w:ascii="Arial" w:hAnsi="Arial" w:cs="Arial"/>
          <w:sz w:val="22"/>
          <w:szCs w:val="22"/>
        </w:rPr>
        <w:t xml:space="preserve"> other RNA 3</w:t>
      </w:r>
      <w:r w:rsidR="00E87651">
        <w:rPr>
          <w:rFonts w:ascii="Arial" w:hAnsi="Arial" w:cs="Arial"/>
          <w:sz w:val="22"/>
          <w:szCs w:val="22"/>
        </w:rPr>
        <w:t xml:space="preserve"> and 2</w:t>
      </w:r>
      <w:r w:rsidRPr="00081385">
        <w:rPr>
          <w:rFonts w:ascii="Arial" w:hAnsi="Arial" w:cs="Arial"/>
          <w:sz w:val="22"/>
          <w:szCs w:val="22"/>
        </w:rPr>
        <w:t xml:space="preserve"> sequences</w:t>
      </w:r>
      <w:r w:rsidR="00E87651">
        <w:rPr>
          <w:rFonts w:ascii="Arial" w:hAnsi="Arial" w:cs="Arial"/>
          <w:sz w:val="22"/>
          <w:szCs w:val="22"/>
        </w:rPr>
        <w:t xml:space="preserve"> respectively</w:t>
      </w:r>
      <w:r w:rsidRPr="00081385">
        <w:rPr>
          <w:rFonts w:ascii="Arial" w:hAnsi="Arial" w:cs="Arial"/>
          <w:sz w:val="22"/>
          <w:szCs w:val="22"/>
        </w:rPr>
        <w:t xml:space="preserve">. </w:t>
      </w:r>
      <w:r w:rsidR="00C80F67">
        <w:rPr>
          <w:rFonts w:ascii="Arial" w:hAnsi="Arial" w:cs="Arial"/>
          <w:sz w:val="22"/>
          <w:szCs w:val="22"/>
        </w:rPr>
        <w:t>When we investigated recombination, a</w:t>
      </w:r>
      <w:r w:rsidR="001B7C01">
        <w:rPr>
          <w:rFonts w:ascii="Arial" w:hAnsi="Arial" w:cs="Arial"/>
          <w:sz w:val="22"/>
          <w:szCs w:val="22"/>
        </w:rPr>
        <w:t>ll recombination</w:t>
      </w:r>
      <w:r w:rsidR="00C80F67">
        <w:rPr>
          <w:rFonts w:ascii="Arial" w:hAnsi="Arial" w:cs="Arial"/>
          <w:sz w:val="22"/>
          <w:szCs w:val="22"/>
        </w:rPr>
        <w:t xml:space="preserve"> events identified</w:t>
      </w:r>
      <w:r w:rsidR="001B7C01">
        <w:rPr>
          <w:rFonts w:ascii="Arial" w:hAnsi="Arial" w:cs="Arial"/>
          <w:sz w:val="22"/>
          <w:szCs w:val="22"/>
        </w:rPr>
        <w:t xml:space="preserve"> by the RDP were explained as unaccounted-for low-level coinfection or the result of fluctuation in similarity by chance. </w:t>
      </w:r>
    </w:p>
    <w:p w14:paraId="48A226E0" w14:textId="77777777" w:rsidR="00081385" w:rsidRDefault="00081385" w:rsidP="00081385">
      <w:pPr>
        <w:spacing w:line="360" w:lineRule="auto"/>
        <w:rPr>
          <w:rFonts w:ascii="Arial" w:hAnsi="Arial" w:cs="Arial"/>
          <w:sz w:val="22"/>
          <w:szCs w:val="22"/>
        </w:rPr>
      </w:pPr>
    </w:p>
    <w:p w14:paraId="49D3621E" w14:textId="646C3928" w:rsidR="00081385" w:rsidRDefault="00081385" w:rsidP="00081385">
      <w:pPr>
        <w:spacing w:line="360" w:lineRule="auto"/>
        <w:ind w:firstLine="720"/>
        <w:rPr>
          <w:rFonts w:ascii="Arial" w:hAnsi="Arial" w:cs="Arial"/>
          <w:sz w:val="22"/>
          <w:szCs w:val="22"/>
        </w:rPr>
      </w:pPr>
      <w:commentRangeStart w:id="1113"/>
      <w:r>
        <w:rPr>
          <w:rFonts w:ascii="Arial" w:hAnsi="Arial" w:cs="Arial"/>
          <w:sz w:val="22"/>
          <w:szCs w:val="22"/>
        </w:rPr>
        <w:t xml:space="preserve">An effort to capture and sequence </w:t>
      </w:r>
      <w:r w:rsidRPr="00081385">
        <w:rPr>
          <w:rFonts w:ascii="Arial" w:hAnsi="Arial" w:cs="Arial"/>
          <w:i/>
          <w:iCs/>
          <w:sz w:val="22"/>
          <w:szCs w:val="22"/>
        </w:rPr>
        <w:t xml:space="preserve">D. simulans </w:t>
      </w:r>
      <w:commentRangeEnd w:id="1113"/>
      <w:r w:rsidR="00CD3813">
        <w:rPr>
          <w:rStyle w:val="CommentReference"/>
        </w:rPr>
        <w:commentReference w:id="1113"/>
      </w:r>
      <w:r>
        <w:rPr>
          <w:rFonts w:ascii="Arial" w:hAnsi="Arial" w:cs="Arial"/>
          <w:sz w:val="22"/>
          <w:szCs w:val="22"/>
        </w:rPr>
        <w:t>from diverse regions would expand our knowledge of galbut virus evolution within th</w:t>
      </w:r>
      <w:r w:rsidR="001B7C01">
        <w:rPr>
          <w:rFonts w:ascii="Arial" w:hAnsi="Arial" w:cs="Arial"/>
          <w:sz w:val="22"/>
          <w:szCs w:val="22"/>
        </w:rPr>
        <w:t>is</w:t>
      </w:r>
      <w:r>
        <w:rPr>
          <w:rFonts w:ascii="Arial" w:hAnsi="Arial" w:cs="Arial"/>
          <w:sz w:val="22"/>
          <w:szCs w:val="22"/>
        </w:rPr>
        <w:t xml:space="preserve"> species</w:t>
      </w:r>
      <w:r w:rsidR="005246B1">
        <w:rPr>
          <w:rFonts w:ascii="Arial" w:hAnsi="Arial" w:cs="Arial"/>
          <w:sz w:val="22"/>
          <w:szCs w:val="22"/>
        </w:rPr>
        <w:t xml:space="preserve"> and across species</w:t>
      </w:r>
      <w:r>
        <w:rPr>
          <w:rFonts w:ascii="Arial" w:hAnsi="Arial" w:cs="Arial"/>
          <w:sz w:val="22"/>
          <w:szCs w:val="22"/>
        </w:rPr>
        <w:t>.</w:t>
      </w:r>
    </w:p>
    <w:p w14:paraId="2FFC06CF" w14:textId="77777777" w:rsidR="001B7C01" w:rsidRDefault="001B7C01" w:rsidP="00081385">
      <w:pPr>
        <w:spacing w:line="360" w:lineRule="auto"/>
        <w:ind w:firstLine="720"/>
        <w:rPr>
          <w:rFonts w:ascii="Arial" w:hAnsi="Arial" w:cs="Arial"/>
          <w:sz w:val="22"/>
          <w:szCs w:val="22"/>
        </w:rPr>
      </w:pPr>
    </w:p>
    <w:p w14:paraId="42F0EFD0" w14:textId="6CC33508" w:rsidR="001B7C01" w:rsidRPr="00081385" w:rsidRDefault="001B7C01" w:rsidP="00081385">
      <w:pPr>
        <w:spacing w:line="360" w:lineRule="auto"/>
        <w:ind w:firstLine="720"/>
        <w:rPr>
          <w:rFonts w:ascii="Arial" w:hAnsi="Arial" w:cs="Arial"/>
          <w:sz w:val="22"/>
          <w:szCs w:val="22"/>
        </w:rPr>
      </w:pPr>
      <w:r>
        <w:rPr>
          <w:rFonts w:ascii="Arial" w:hAnsi="Arial" w:cs="Arial"/>
          <w:sz w:val="22"/>
          <w:szCs w:val="22"/>
        </w:rPr>
        <w:lastRenderedPageBreak/>
        <w:t xml:space="preserve">As more sequences are deposited, the complex interactions that lead to lifelong infection of seemingly non-pathogenic viruses will be elucidated. </w:t>
      </w:r>
      <w:r w:rsidR="00B9423B">
        <w:rPr>
          <w:rFonts w:ascii="Arial" w:hAnsi="Arial" w:cs="Arial"/>
          <w:sz w:val="22"/>
          <w:szCs w:val="22"/>
        </w:rPr>
        <w:t xml:space="preserve">Galbut virus is one of these viruses. Here we show that at </w:t>
      </w:r>
      <w:r w:rsidR="00907D17">
        <w:rPr>
          <w:rFonts w:ascii="Arial" w:hAnsi="Arial" w:cs="Arial"/>
          <w:sz w:val="22"/>
          <w:szCs w:val="22"/>
        </w:rPr>
        <w:t>a</w:t>
      </w:r>
      <w:r w:rsidR="00B9423B">
        <w:rPr>
          <w:rFonts w:ascii="Arial" w:hAnsi="Arial" w:cs="Arial"/>
          <w:sz w:val="22"/>
          <w:szCs w:val="22"/>
        </w:rPr>
        <w:t xml:space="preserve"> persistent viral infection</w:t>
      </w:r>
      <w:r w:rsidR="00907D17">
        <w:rPr>
          <w:rFonts w:ascii="Arial" w:hAnsi="Arial" w:cs="Arial"/>
          <w:sz w:val="22"/>
          <w:szCs w:val="22"/>
        </w:rPr>
        <w:t xml:space="preserve"> of </w:t>
      </w:r>
      <w:r w:rsidR="00907D17" w:rsidRPr="00E97611">
        <w:rPr>
          <w:rFonts w:ascii="Arial" w:hAnsi="Arial" w:cs="Arial"/>
          <w:i/>
          <w:iCs/>
          <w:sz w:val="22"/>
          <w:szCs w:val="22"/>
        </w:rPr>
        <w:t>D. melanogaster</w:t>
      </w:r>
      <w:r w:rsidR="00B9423B">
        <w:rPr>
          <w:rFonts w:ascii="Arial" w:hAnsi="Arial" w:cs="Arial"/>
          <w:sz w:val="22"/>
          <w:szCs w:val="22"/>
        </w:rPr>
        <w:t xml:space="preserve"> evolves slower than we would expect. </w:t>
      </w:r>
      <w:r w:rsidR="00907D17">
        <w:rPr>
          <w:rFonts w:ascii="Arial" w:hAnsi="Arial" w:cs="Arial"/>
          <w:sz w:val="22"/>
          <w:szCs w:val="22"/>
        </w:rPr>
        <w:t xml:space="preserve">We also show that genotypes can cocirculate among populations, coinfections are common and reassortment between segments is possible. </w:t>
      </w:r>
      <w:r w:rsidR="00663522">
        <w:rPr>
          <w:rFonts w:ascii="Arial" w:hAnsi="Arial" w:cs="Arial"/>
          <w:sz w:val="22"/>
          <w:szCs w:val="22"/>
        </w:rPr>
        <w:t xml:space="preserve">Studies like these will benefit from subsequential wet lab experiments to further investigate the biology of </w:t>
      </w:r>
      <w:r w:rsidR="00B9423B">
        <w:rPr>
          <w:rFonts w:ascii="Arial" w:hAnsi="Arial" w:cs="Arial"/>
          <w:sz w:val="22"/>
          <w:szCs w:val="22"/>
        </w:rPr>
        <w:t>the evolutionary patterns we describe here</w:t>
      </w:r>
      <w:r w:rsidR="00663522">
        <w:rPr>
          <w:rFonts w:ascii="Arial" w:hAnsi="Arial" w:cs="Arial"/>
          <w:sz w:val="22"/>
          <w:szCs w:val="22"/>
        </w:rPr>
        <w:t xml:space="preserve">. </w:t>
      </w:r>
      <w:r w:rsidR="00907D17">
        <w:rPr>
          <w:rFonts w:ascii="Arial" w:hAnsi="Arial" w:cs="Arial"/>
          <w:sz w:val="22"/>
          <w:szCs w:val="22"/>
        </w:rPr>
        <w:t>Overall, e</w:t>
      </w:r>
      <w:r w:rsidR="00B9423B">
        <w:rPr>
          <w:rFonts w:ascii="Arial" w:hAnsi="Arial" w:cs="Arial"/>
          <w:sz w:val="22"/>
          <w:szCs w:val="22"/>
        </w:rPr>
        <w:t xml:space="preserve">vidence is growing to support a different type of viral evolution, one that allows a viral infection to pass between </w:t>
      </w:r>
      <w:commentRangeStart w:id="1114"/>
      <w:r w:rsidR="00B9423B">
        <w:rPr>
          <w:rFonts w:ascii="Arial" w:hAnsi="Arial" w:cs="Arial"/>
          <w:sz w:val="22"/>
          <w:szCs w:val="22"/>
        </w:rPr>
        <w:t>generations</w:t>
      </w:r>
      <w:commentRangeEnd w:id="1114"/>
      <w:r w:rsidR="00CA5A71">
        <w:rPr>
          <w:rStyle w:val="CommentReference"/>
        </w:rPr>
        <w:commentReference w:id="1114"/>
      </w:r>
      <w:r w:rsidR="00B9423B">
        <w:rPr>
          <w:rFonts w:ascii="Arial" w:hAnsi="Arial" w:cs="Arial"/>
          <w:sz w:val="22"/>
          <w:szCs w:val="22"/>
        </w:rPr>
        <w:t xml:space="preserve">. </w:t>
      </w:r>
    </w:p>
    <w:p w14:paraId="11136A9D" w14:textId="77777777" w:rsidR="00081385" w:rsidRPr="00081385" w:rsidRDefault="00081385" w:rsidP="00081385">
      <w:pPr>
        <w:spacing w:line="360" w:lineRule="auto"/>
        <w:rPr>
          <w:rFonts w:ascii="Arial" w:hAnsi="Arial" w:cs="Arial"/>
          <w:sz w:val="22"/>
          <w:szCs w:val="22"/>
        </w:rPr>
      </w:pPr>
    </w:p>
    <w:p w14:paraId="5C08787B" w14:textId="77777777" w:rsidR="00081385" w:rsidRDefault="00081385" w:rsidP="00081385">
      <w:pPr>
        <w:spacing w:line="360" w:lineRule="auto"/>
        <w:rPr>
          <w:rFonts w:ascii="Arial" w:hAnsi="Arial" w:cs="Arial"/>
          <w:b/>
          <w:bCs/>
          <w:sz w:val="22"/>
          <w:szCs w:val="22"/>
        </w:rPr>
      </w:pP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39F214F6"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commentRangeStart w:id="1115"/>
      <w:del w:id="1116" w:author="Keene-Snickers,Lexi" w:date="2025-03-13T14:21:00Z" w16du:dateUtc="2025-03-13T20:21:00Z">
        <w:r w:rsidR="00D80A7D" w:rsidDel="00DB0180">
          <w:rPr>
            <w:rFonts w:ascii="Arial" w:hAnsi="Arial" w:cs="Arial"/>
            <w:sz w:val="22"/>
            <w:szCs w:val="22"/>
          </w:rPr>
          <w:delText>Approximately 1000</w:delText>
        </w:r>
      </w:del>
      <w:ins w:id="1117" w:author="Keene-Snickers,Lexi" w:date="2025-03-13T14:21:00Z" w16du:dateUtc="2025-03-13T20:21:00Z">
        <w:r w:rsidR="00DB0180">
          <w:rPr>
            <w:rFonts w:ascii="Arial" w:hAnsi="Arial" w:cs="Arial"/>
            <w:sz w:val="22"/>
            <w:szCs w:val="22"/>
          </w:rPr>
          <w:t>Nine hundred and seventy-four</w:t>
        </w:r>
      </w:ins>
      <w:r w:rsidR="00D80A7D">
        <w:rPr>
          <w:rFonts w:ascii="Arial" w:hAnsi="Arial" w:cs="Arial"/>
          <w:sz w:val="22"/>
          <w:szCs w:val="22"/>
        </w:rPr>
        <w:t xml:space="preserve"> </w:t>
      </w:r>
      <w:commentRangeEnd w:id="1115"/>
      <w:r w:rsidR="00880DB1">
        <w:rPr>
          <w:rStyle w:val="CommentReference"/>
        </w:rPr>
        <w:commentReference w:id="1115"/>
      </w:r>
      <w:r w:rsidR="00D80A7D">
        <w:rPr>
          <w:rFonts w:ascii="Arial" w:hAnsi="Arial" w:cs="Arial"/>
          <w:sz w:val="22"/>
          <w:szCs w:val="22"/>
        </w:rPr>
        <w:t>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del w:id="1118" w:author="Keene-Snickers,Lexi" w:date="2025-03-14T15:37:00Z" w16du:dateUtc="2025-03-14T21:37:00Z">
        <w:r w:rsidR="003A451F" w:rsidDel="005A6785">
          <w:rPr>
            <w:rFonts w:ascii="Arial" w:hAnsi="Arial" w:cs="Arial"/>
            <w:sz w:val="22"/>
            <w:szCs w:val="22"/>
          </w:rPr>
          <w:delText xml:space="preserve">decaying </w:delText>
        </w:r>
      </w:del>
      <w:ins w:id="1119" w:author="Keene-Snickers,Lexi" w:date="2025-03-14T15:37:00Z" w16du:dateUtc="2025-03-14T21:37:00Z">
        <w:r w:rsidR="005A6785">
          <w:rPr>
            <w:rFonts w:ascii="Arial" w:hAnsi="Arial" w:cs="Arial"/>
            <w:sz w:val="22"/>
            <w:szCs w:val="22"/>
          </w:rPr>
          <w:t>fermenting</w:t>
        </w:r>
        <w:r w:rsidR="005A6785">
          <w:rPr>
            <w:rFonts w:ascii="Arial" w:hAnsi="Arial" w:cs="Arial"/>
            <w:sz w:val="22"/>
            <w:szCs w:val="22"/>
          </w:rPr>
          <w:t xml:space="preserve"> </w:t>
        </w:r>
      </w:ins>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Mz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31033163"/>
          <w:placeholder>
            <w:docPart w:val="DefaultPlaceholder_-1854013440"/>
          </w:placeholder>
        </w:sdtPr>
        <w:sdtContent>
          <w:r w:rsidR="0064613C" w:rsidRPr="0064613C">
            <w:rPr>
              <w:rFonts w:ascii="Arial" w:hAnsi="Arial" w:cs="Arial"/>
              <w:color w:val="000000"/>
              <w:sz w:val="22"/>
              <w:szCs w:val="22"/>
              <w:vertAlign w:val="superscript"/>
            </w:rPr>
            <w:t>13</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6ABF3FC7"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ins w:id="1120" w:author="Keene-Snickers,Lexi" w:date="2025-03-14T15:38:00Z" w16du:dateUtc="2025-03-14T21:38:00Z">
        <w:r w:rsidR="005A6785">
          <w:rPr>
            <w:rFonts w:ascii="Arial" w:hAnsi="Arial" w:cs="Arial"/>
            <w:sz w:val="22"/>
            <w:szCs w:val="22"/>
          </w:rPr>
          <w:t xml:space="preserve">, </w:t>
        </w:r>
        <w:r w:rsidR="005A6785" w:rsidRPr="005A6785">
          <w:rPr>
            <w:rFonts w:ascii="Arial" w:hAnsi="Arial" w:cs="Arial"/>
            <w:sz w:val="22"/>
            <w:szCs w:val="22"/>
          </w:rPr>
          <w:t>20.747.0001</w:t>
        </w:r>
      </w:ins>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ins w:id="1121" w:author="Stenglein,Mark" w:date="2025-03-12T17:10:00Z" w16du:dateUtc="2025-03-12T23:10:00Z">
        <w:r w:rsidR="007007A7">
          <w:rPr>
            <w:rFonts w:ascii="Arial" w:hAnsi="Arial" w:cs="Arial"/>
            <w:sz w:val="22"/>
            <w:szCs w:val="22"/>
          </w:rPr>
          <w:t xml:space="preserve"> </w:t>
        </w:r>
      </w:ins>
      <w:r w:rsidR="00AB7F11">
        <w:rPr>
          <w:rFonts w:ascii="Arial" w:hAnsi="Arial" w:cs="Arial"/>
          <w:sz w:val="22"/>
          <w:szCs w:val="22"/>
        </w:rPr>
        <w:t xml:space="preserve">mix that included: </w:t>
      </w:r>
      <w:commentRangeStart w:id="1122"/>
      <w:commentRangeStart w:id="1123"/>
      <w:r w:rsidR="00AB7F11">
        <w:rPr>
          <w:rFonts w:ascii="Arial" w:hAnsi="Arial" w:cs="Arial"/>
          <w:sz w:val="22"/>
          <w:szCs w:val="22"/>
        </w:rPr>
        <w:t>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del w:id="1124" w:author="Stenglein,Mark" w:date="2025-03-12T17:10:00Z" w16du:dateUtc="2025-03-12T23:10:00Z">
        <w:r w:rsidR="004E6A1E" w:rsidRPr="004E6A1E" w:rsidDel="007007A7">
          <w:rPr>
            <w:rFonts w:ascii="Arial" w:hAnsi="Arial" w:cs="Arial"/>
            <w:sz w:val="22"/>
            <w:szCs w:val="22"/>
          </w:rPr>
          <w:delText xml:space="preserve">homemade </w:delText>
        </w:r>
        <w:commentRangeEnd w:id="1122"/>
        <w:r w:rsidR="00C75C6A" w:rsidDel="007007A7">
          <w:rPr>
            <w:rStyle w:val="CommentReference"/>
          </w:rPr>
          <w:commentReference w:id="1122"/>
        </w:r>
      </w:del>
      <w:commentRangeEnd w:id="1123"/>
      <w:r w:rsidR="00E420BE">
        <w:rPr>
          <w:rStyle w:val="CommentReference"/>
        </w:rPr>
        <w:commentReference w:id="1123"/>
      </w:r>
      <w:ins w:id="1125" w:author="Stenglein,Mark" w:date="2025-03-12T17:10:00Z" w16du:dateUtc="2025-03-12T23:10:00Z">
        <w:del w:id="1126" w:author="Keene-Snickers,Lexi" w:date="2025-03-14T15:47:00Z" w16du:dateUtc="2025-03-14T21:47:00Z">
          <w:r w:rsidR="007007A7" w:rsidDel="006B0BAE">
            <w:rPr>
              <w:rFonts w:ascii="Arial" w:hAnsi="Arial" w:cs="Arial"/>
              <w:sz w:val="22"/>
              <w:szCs w:val="22"/>
            </w:rPr>
            <w:delText xml:space="preserve">SPRI </w:delText>
          </w:r>
        </w:del>
      </w:ins>
      <w:proofErr w:type="spellStart"/>
      <w:ins w:id="1127" w:author="Keene-Snickers,Lexi" w:date="2025-03-14T15:47:00Z" w16du:dateUtc="2025-03-14T21:47:00Z">
        <w:r w:rsidR="006B0BAE">
          <w:rPr>
            <w:rFonts w:ascii="Arial" w:hAnsi="Arial" w:cs="Arial"/>
            <w:sz w:val="22"/>
            <w:szCs w:val="22"/>
          </w:rPr>
          <w:t>SpeedBead</w:t>
        </w:r>
      </w:ins>
      <w:ins w:id="1128" w:author="Keene-Snickers,Lexi" w:date="2025-03-14T15:48:00Z" w16du:dateUtc="2025-03-14T21:48:00Z">
        <w:r w:rsidR="006B0BAE">
          <w:rPr>
            <w:rFonts w:ascii="Arial" w:hAnsi="Arial" w:cs="Arial"/>
            <w:sz w:val="22"/>
            <w:szCs w:val="22"/>
          </w:rPr>
          <w:t>s</w:t>
        </w:r>
        <w:proofErr w:type="spellEnd"/>
        <w:r w:rsidR="006B0BAE">
          <w:rPr>
            <w:rFonts w:ascii="Arial" w:hAnsi="Arial" w:cs="Arial"/>
            <w:sz w:val="22"/>
            <w:szCs w:val="22"/>
          </w:rPr>
          <w:t xml:space="preserve"> </w:t>
        </w:r>
      </w:ins>
      <w:del w:id="1129" w:author="Stenglein,Mark" w:date="2025-03-12T17:10:00Z" w16du:dateUtc="2025-03-12T23:10:00Z">
        <w:r w:rsidR="00C757FB" w:rsidDel="007007A7">
          <w:rPr>
            <w:rFonts w:ascii="Arial" w:hAnsi="Arial" w:cs="Arial"/>
            <w:sz w:val="22"/>
            <w:szCs w:val="22"/>
          </w:rPr>
          <w:delText xml:space="preserve">DNA/RNA </w:delText>
        </w:r>
      </w:del>
      <w:del w:id="1130" w:author="Keene-Snickers,Lexi" w:date="2025-03-14T15:48:00Z" w16du:dateUtc="2025-03-14T21:48:00Z">
        <w:r w:rsidR="004E6A1E" w:rsidRPr="004E6A1E" w:rsidDel="006B0BAE">
          <w:rPr>
            <w:rFonts w:ascii="Arial" w:hAnsi="Arial" w:cs="Arial"/>
            <w:sz w:val="22"/>
            <w:szCs w:val="22"/>
          </w:rPr>
          <w:delText xml:space="preserve">magnetic beads </w:delText>
        </w:r>
      </w:del>
      <w:ins w:id="1131" w:author="Keene-Snickers,Lexi" w:date="2025-03-14T15:39:00Z" w16du:dateUtc="2025-03-14T21:39:00Z">
        <w:r w:rsidR="005A6785">
          <w:rPr>
            <w:rFonts w:ascii="Arial" w:hAnsi="Arial" w:cs="Arial"/>
            <w:sz w:val="22"/>
            <w:szCs w:val="22"/>
          </w:rPr>
          <w:t>prepared according to manufacturer recommendations (</w:t>
        </w:r>
      </w:ins>
      <w:ins w:id="1132" w:author="Keene-Snickers,Lexi" w:date="2025-03-14T15:45:00Z" w16du:dateUtc="2025-03-14T21:45:00Z">
        <w:r w:rsidR="005A6785">
          <w:rPr>
            <w:rFonts w:ascii="Arial" w:hAnsi="Arial" w:cs="Arial"/>
            <w:sz w:val="22"/>
            <w:szCs w:val="22"/>
          </w:rPr>
          <w:t xml:space="preserve">Sigma, </w:t>
        </w:r>
      </w:ins>
      <w:ins w:id="1133" w:author="Keene-Snickers,Lexi" w:date="2025-03-14T15:46:00Z" w16du:dateUtc="2025-03-14T21:46:00Z">
        <w:r w:rsidR="005A6785" w:rsidRPr="005A6785">
          <w:rPr>
            <w:rFonts w:ascii="Arial" w:hAnsi="Arial" w:cs="Arial"/>
            <w:sz w:val="22"/>
            <w:szCs w:val="22"/>
          </w:rPr>
          <w:t>GE65152105050250</w:t>
        </w:r>
        <w:r w:rsidR="005A6785">
          <w:rPr>
            <w:rFonts w:ascii="Arial" w:hAnsi="Arial" w:cs="Arial"/>
            <w:sz w:val="22"/>
            <w:szCs w:val="22"/>
          </w:rPr>
          <w:t>)</w:t>
        </w:r>
      </w:ins>
      <w:ins w:id="1134" w:author="Keene-Snickers,Lexi" w:date="2025-03-14T15:48:00Z" w16du:dateUtc="2025-03-14T21:48:00Z">
        <w:r w:rsidR="006B0BAE">
          <w:rPr>
            <w:rFonts w:ascii="Arial" w:hAnsi="Arial" w:cs="Arial"/>
            <w:sz w:val="22"/>
            <w:szCs w:val="22"/>
          </w:rPr>
          <w:t>,</w:t>
        </w:r>
      </w:ins>
      <w:ins w:id="1135" w:author="Keene-Snickers,Lexi" w:date="2025-03-14T15:49:00Z" w16du:dateUtc="2025-03-14T21:49:00Z">
        <w:r w:rsidR="006B0BAE">
          <w:rPr>
            <w:rFonts w:ascii="Arial" w:hAnsi="Arial" w:cs="Arial"/>
            <w:sz w:val="22"/>
            <w:szCs w:val="22"/>
          </w:rPr>
          <w:t xml:space="preserve"> </w:t>
        </w:r>
      </w:ins>
      <w:del w:id="1136" w:author="Keene-Snickers,Lexi" w:date="2025-03-14T15:48:00Z" w16du:dateUtc="2025-03-14T21:48:00Z">
        <w:r w:rsidR="004E6A1E" w:rsidRPr="004E6A1E" w:rsidDel="006B0BAE">
          <w:rPr>
            <w:rFonts w:ascii="Arial" w:hAnsi="Arial" w:cs="Arial"/>
            <w:sz w:val="22"/>
            <w:szCs w:val="22"/>
          </w:rPr>
          <w:delText>(</w:delText>
        </w:r>
        <w:r w:rsidR="004F6C7E" w:rsidDel="006B0BAE">
          <w:rPr>
            <w:rFonts w:ascii="Arial" w:hAnsi="Arial" w:cs="Arial"/>
            <w:sz w:val="22"/>
            <w:szCs w:val="22"/>
          </w:rPr>
          <w:delText>1.0 mL SpeedBeads (Cytiva, 65152105050250</w:delText>
        </w:r>
        <w:r w:rsidR="004E6A1E" w:rsidRPr="004E6A1E" w:rsidDel="006B0BAE">
          <w:rPr>
            <w:rFonts w:ascii="Arial" w:hAnsi="Arial" w:cs="Arial"/>
            <w:sz w:val="22"/>
            <w:szCs w:val="22"/>
          </w:rPr>
          <w:delText>)</w:delText>
        </w:r>
        <w:r w:rsidR="004F6C7E" w:rsidDel="006B0BAE">
          <w:rPr>
            <w:rFonts w:ascii="Arial" w:hAnsi="Arial" w:cs="Arial"/>
            <w:sz w:val="22"/>
            <w:szCs w:val="22"/>
          </w:rPr>
          <w:delText xml:space="preserve"> in 1.0 mL TE (10mM Tris-HCl, 1mM EDTA</w:delText>
        </w:r>
        <w:r w:rsidR="006C48B4" w:rsidDel="006B0BAE">
          <w:rPr>
            <w:rFonts w:ascii="Arial" w:hAnsi="Arial" w:cs="Arial"/>
            <w:sz w:val="22"/>
            <w:szCs w:val="22"/>
          </w:rPr>
          <w:delText xml:space="preserve">) mixed in a 50 mL conical with 9.0g PEG-8000, 10 mL 5M NaCl, 500 </w:delText>
        </w:r>
        <w:r w:rsidR="006C48B4" w:rsidDel="006B0BAE">
          <w:rPr>
            <w:rFonts w:ascii="Arial" w:hAnsi="Arial" w:cs="Arial"/>
            <w:sz w:val="22"/>
            <w:szCs w:val="22"/>
          </w:rPr>
          <w:sym w:font="Symbol" w:char="F06D"/>
        </w:r>
        <w:r w:rsidR="006C48B4" w:rsidDel="006B0BAE">
          <w:rPr>
            <w:rFonts w:ascii="Arial" w:hAnsi="Arial" w:cs="Arial"/>
            <w:sz w:val="22"/>
            <w:szCs w:val="22"/>
          </w:rPr>
          <w:delText xml:space="preserve">L 1M Tris-HCl, 100 </w:delText>
        </w:r>
        <w:r w:rsidR="006C48B4" w:rsidDel="006B0BAE">
          <w:rPr>
            <w:rFonts w:ascii="Arial" w:hAnsi="Arial" w:cs="Arial"/>
            <w:sz w:val="22"/>
            <w:szCs w:val="22"/>
          </w:rPr>
          <w:sym w:font="Symbol" w:char="F06D"/>
        </w:r>
        <w:r w:rsidR="006C48B4" w:rsidDel="006B0BAE">
          <w:rPr>
            <w:rFonts w:ascii="Arial" w:hAnsi="Arial" w:cs="Arial"/>
            <w:sz w:val="22"/>
            <w:szCs w:val="22"/>
          </w:rPr>
          <w:delText xml:space="preserve">L 0.5M EDTA and 27.5 </w:delText>
        </w:r>
        <w:r w:rsidR="006C48B4" w:rsidDel="006B0BAE">
          <w:rPr>
            <w:rFonts w:ascii="Arial" w:hAnsi="Arial" w:cs="Arial"/>
            <w:sz w:val="22"/>
            <w:szCs w:val="22"/>
          </w:rPr>
          <w:sym w:font="Symbol" w:char="F06D"/>
        </w:r>
        <w:r w:rsidR="006C48B4" w:rsidDel="006B0BAE">
          <w:rPr>
            <w:rFonts w:ascii="Arial" w:hAnsi="Arial" w:cs="Arial"/>
            <w:sz w:val="22"/>
            <w:szCs w:val="22"/>
          </w:rPr>
          <w:delText>L Tween 20 brought to 50 mL with sterile dH</w:delText>
        </w:r>
        <w:r w:rsidR="006C48B4" w:rsidDel="006B0BAE">
          <w:rPr>
            <w:rFonts w:ascii="Arial" w:hAnsi="Arial" w:cs="Arial"/>
            <w:sz w:val="22"/>
            <w:szCs w:val="22"/>
            <w:vertAlign w:val="subscript"/>
          </w:rPr>
          <w:delText>2</w:delText>
        </w:r>
        <w:r w:rsidR="006C48B4" w:rsidDel="006B0BAE">
          <w:rPr>
            <w:rFonts w:ascii="Arial" w:hAnsi="Arial" w:cs="Arial"/>
            <w:sz w:val="22"/>
            <w:szCs w:val="22"/>
          </w:rPr>
          <w:delText>O)</w:delText>
        </w:r>
        <w:r w:rsidR="00AB7F11" w:rsidDel="006B0BAE">
          <w:rPr>
            <w:rFonts w:ascii="Arial" w:hAnsi="Arial" w:cs="Arial"/>
            <w:sz w:val="22"/>
            <w:szCs w:val="22"/>
          </w:rPr>
          <w:delText xml:space="preserve">, </w:delText>
        </w:r>
      </w:del>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w:t>
      </w:r>
      <w:r w:rsidR="004E6A1E" w:rsidRPr="004E6A1E">
        <w:rPr>
          <w:rFonts w:ascii="Arial" w:hAnsi="Arial" w:cs="Arial"/>
          <w:sz w:val="22"/>
          <w:szCs w:val="22"/>
        </w:rPr>
        <w:lastRenderedPageBreak/>
        <w:t xml:space="preserve">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100ADC42"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commentRangeStart w:id="1137"/>
      <w:r w:rsidR="004E6A1E" w:rsidRPr="004E6A1E">
        <w:rPr>
          <w:rFonts w:ascii="Arial" w:eastAsia="Times New Roman" w:hAnsi="Arial" w:cs="Arial"/>
          <w:kern w:val="0"/>
          <w:sz w:val="22"/>
          <w:szCs w:val="22"/>
          <w14:ligatures w14:val="none"/>
        </w:rPr>
        <w:t xml:space="preserve">µM </w:t>
      </w:r>
      <w:commentRangeEnd w:id="1137"/>
      <w:r w:rsidR="000A21E9">
        <w:rPr>
          <w:rStyle w:val="CommentReference"/>
        </w:rPr>
        <w:commentReference w:id="1137"/>
      </w:r>
      <w:r w:rsidR="004E6A1E" w:rsidRPr="004E6A1E">
        <w:rPr>
          <w:rFonts w:ascii="Arial" w:eastAsia="Times New Roman" w:hAnsi="Arial" w:cs="Arial"/>
          <w:kern w:val="0"/>
          <w:sz w:val="22"/>
          <w:szCs w:val="22"/>
          <w14:ligatures w14:val="none"/>
        </w:rPr>
        <w:t xml:space="preserve">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w:t>
      </w:r>
      <w:commentRangeStart w:id="1138"/>
      <w:commentRangeStart w:id="1139"/>
      <w:r w:rsidR="004E6A1E" w:rsidRPr="004E6A1E">
        <w:rPr>
          <w:rFonts w:ascii="Arial" w:eastAsia="Times New Roman" w:hAnsi="Arial" w:cs="Arial"/>
          <w:kern w:val="0"/>
          <w:sz w:val="22"/>
          <w:szCs w:val="22"/>
          <w14:ligatures w14:val="none"/>
        </w:rPr>
        <w:t>FS buffer</w:t>
      </w:r>
      <w:commentRangeEnd w:id="1138"/>
      <w:r w:rsidR="000A21E9">
        <w:rPr>
          <w:rStyle w:val="CommentReference"/>
        </w:rPr>
        <w:commentReference w:id="1138"/>
      </w:r>
      <w:commentRangeEnd w:id="1139"/>
      <w:r w:rsidR="00C75C6A">
        <w:rPr>
          <w:rStyle w:val="CommentReference"/>
        </w:rPr>
        <w:commentReference w:id="1139"/>
      </w:r>
      <w:ins w:id="1140" w:author="Keene-Snickers,Lexi" w:date="2025-03-14T15:49:00Z" w16du:dateUtc="2025-03-14T21:49:00Z">
        <w:r w:rsidR="006B0BAE">
          <w:rPr>
            <w:rFonts w:ascii="Arial" w:eastAsia="Times New Roman" w:hAnsi="Arial" w:cs="Arial"/>
            <w:kern w:val="0"/>
            <w:sz w:val="22"/>
            <w:szCs w:val="22"/>
            <w14:ligatures w14:val="none"/>
          </w:rPr>
          <w:t xml:space="preserve"> or mashup buffer</w:t>
        </w:r>
      </w:ins>
      <w:r w:rsidR="004E6A1E" w:rsidRPr="004E6A1E">
        <w:rPr>
          <w:rFonts w:ascii="Arial" w:eastAsia="Times New Roman" w:hAnsi="Arial" w:cs="Arial"/>
          <w:kern w:val="0"/>
          <w:sz w:val="22"/>
          <w:szCs w:val="22"/>
          <w14:ligatures w14:val="none"/>
        </w:rPr>
        <w:t xml:space="preserve">,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ins w:id="1141" w:author="Keene-Snickers,Lexi" w:date="2025-03-14T15:49:00Z" w16du:dateUtc="2025-03-14T21:49:00Z">
        <w:r w:rsidR="006B0BAE">
          <w:rPr>
            <w:rFonts w:ascii="Arial" w:eastAsia="Times New Roman" w:hAnsi="Arial" w:cs="Arial"/>
            <w:kern w:val="0"/>
            <w:sz w:val="22"/>
            <w:szCs w:val="22"/>
            <w14:ligatures w14:val="none"/>
          </w:rPr>
          <w:t xml:space="preserve">mashup </w:t>
        </w:r>
      </w:ins>
      <w:commentRangeStart w:id="1142"/>
      <w:commentRangeStart w:id="1143"/>
      <w:r w:rsidR="004E6A1E" w:rsidRPr="004E6A1E">
        <w:rPr>
          <w:rFonts w:ascii="Arial" w:eastAsia="Times New Roman" w:hAnsi="Arial" w:cs="Arial"/>
          <w:kern w:val="0"/>
          <w:sz w:val="22"/>
          <w:szCs w:val="22"/>
          <w14:ligatures w14:val="none"/>
        </w:rPr>
        <w:t xml:space="preserve">reverse transcriptase </w:t>
      </w:r>
      <w:commentRangeEnd w:id="1142"/>
      <w:r w:rsidR="00C75C6A">
        <w:rPr>
          <w:rStyle w:val="CommentReference"/>
        </w:rPr>
        <w:commentReference w:id="1142"/>
      </w:r>
      <w:commentRangeEnd w:id="1143"/>
      <w:r w:rsidR="00156385">
        <w:rPr>
          <w:rStyle w:val="CommentReference"/>
        </w:rPr>
        <w:commentReference w:id="1143"/>
      </w:r>
      <w:r w:rsidR="004E6A1E" w:rsidRPr="004E6A1E">
        <w:rPr>
          <w:rFonts w:ascii="Arial" w:eastAsia="Times New Roman" w:hAnsi="Arial" w:cs="Arial"/>
          <w:kern w:val="0"/>
          <w:sz w:val="22"/>
          <w:szCs w:val="22"/>
          <w14:ligatures w14:val="none"/>
        </w:rPr>
        <w:t>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w:t>
      </w:r>
      <w:del w:id="1144" w:author="Stenglein,Mark" w:date="2025-03-12T17:12:00Z" w16du:dateUtc="2025-03-12T23:12:00Z">
        <w:r w:rsidR="004E6A1E" w:rsidRPr="004E6A1E" w:rsidDel="0081635E">
          <w:rPr>
            <w:rFonts w:ascii="Arial" w:eastAsia="Times New Roman" w:hAnsi="Arial" w:cs="Arial"/>
            <w:kern w:val="0"/>
            <w:sz w:val="22"/>
            <w:szCs w:val="22"/>
            <w14:ligatures w14:val="none"/>
          </w:rPr>
          <w:delText>Master</w:delText>
        </w:r>
      </w:del>
      <w:r w:rsidR="004E6A1E" w:rsidRPr="004E6A1E">
        <w:rPr>
          <w:rFonts w:ascii="Arial" w:eastAsia="Times New Roman" w:hAnsi="Arial" w:cs="Arial"/>
          <w:kern w:val="0"/>
          <w:sz w:val="22"/>
          <w:szCs w:val="22"/>
          <w14:ligatures w14:val="none"/>
        </w:rPr>
        <w:t xml:space="preserve">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w:t>
      </w:r>
      <w:commentRangeStart w:id="1145"/>
      <w:commentRangeStart w:id="1146"/>
      <w:commentRangeStart w:id="1147"/>
      <w:r w:rsidR="004E6A1E">
        <w:rPr>
          <w:rFonts w:ascii="Arial" w:eastAsia="Times New Roman" w:hAnsi="Arial" w:cs="Arial"/>
          <w:kern w:val="0"/>
          <w:sz w:val="22"/>
          <w:szCs w:val="22"/>
          <w14:ligatures w14:val="none"/>
        </w:rPr>
        <w:t xml:space="preserve">sets </w:t>
      </w:r>
      <w:commentRangeEnd w:id="1145"/>
      <w:r w:rsidR="00815B6F">
        <w:rPr>
          <w:rStyle w:val="CommentReference"/>
        </w:rPr>
        <w:commentReference w:id="1145"/>
      </w:r>
      <w:commentRangeEnd w:id="1146"/>
      <w:r w:rsidR="00C565AE">
        <w:rPr>
          <w:rStyle w:val="CommentReference"/>
        </w:rPr>
        <w:commentReference w:id="1146"/>
      </w:r>
      <w:commentRangeEnd w:id="1147"/>
      <w:r w:rsidR="00156385">
        <w:rPr>
          <w:rStyle w:val="CommentReference"/>
        </w:rPr>
        <w:commentReference w:id="1147"/>
      </w:r>
      <w:r w:rsidR="00AF5B12">
        <w:rPr>
          <w:rFonts w:ascii="Arial" w:eastAsia="Times New Roman" w:hAnsi="Arial" w:cs="Arial"/>
          <w:kern w:val="0"/>
          <w:sz w:val="22"/>
          <w:szCs w:val="22"/>
          <w14:ligatures w14:val="none"/>
        </w:rPr>
        <w:t xml:space="preserve"> (</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ins w:id="1148" w:author="Keene-Snickers,Lexi" w:date="2025-03-15T09:50:00Z" w16du:dateUtc="2025-03-15T15:50:00Z">
        <w:r w:rsidR="005E307A">
          <w:rPr>
            <w:rFonts w:ascii="Arial" w:eastAsia="Times New Roman" w:hAnsi="Arial" w:cs="Arial"/>
            <w:kern w:val="0"/>
            <w:sz w:val="22"/>
            <w:szCs w:val="22"/>
            <w14:ligatures w14:val="none"/>
          </w:rPr>
          <w:t>Galbut virus 1 primers only detect clade A sequences</w:t>
        </w:r>
      </w:ins>
      <w:ins w:id="1149" w:author="Keene-Snickers,Lexi" w:date="2025-03-15T09:51:00Z" w16du:dateUtc="2025-03-15T15:51:00Z">
        <w:r w:rsidR="005E307A">
          <w:rPr>
            <w:rFonts w:ascii="Arial" w:eastAsia="Times New Roman" w:hAnsi="Arial" w:cs="Arial"/>
            <w:kern w:val="0"/>
            <w:sz w:val="22"/>
            <w:szCs w:val="22"/>
            <w14:ligatures w14:val="none"/>
          </w:rPr>
          <w:t>.</w:t>
        </w:r>
      </w:ins>
      <w:ins w:id="1150" w:author="Keene-Snickers,Lexi" w:date="2025-03-15T10:02:00Z" w16du:dateUtc="2025-03-15T16:02:00Z">
        <w:r w:rsidR="009C7CA6">
          <w:rPr>
            <w:rFonts w:ascii="Arial" w:eastAsia="Times New Roman" w:hAnsi="Arial" w:cs="Arial"/>
            <w:kern w:val="0"/>
            <w:sz w:val="22"/>
            <w:szCs w:val="22"/>
            <w14:ligatures w14:val="none"/>
          </w:rPr>
          <w:t xml:space="preserve"> The discovery of galbut virus clade B led us to develop the galbut virus 2 set t</w:t>
        </w:r>
      </w:ins>
      <w:ins w:id="1151" w:author="Keene-Snickers,Lexi" w:date="2025-03-15T10:03:00Z" w16du:dateUtc="2025-03-15T16:03:00Z">
        <w:r w:rsidR="009C7CA6">
          <w:rPr>
            <w:rFonts w:ascii="Arial" w:eastAsia="Times New Roman" w:hAnsi="Arial" w:cs="Arial"/>
            <w:kern w:val="0"/>
            <w:sz w:val="22"/>
            <w:szCs w:val="22"/>
            <w14:ligatures w14:val="none"/>
          </w:rPr>
          <w:t>hat detects both clade A and B. All wild collected samples were screened using both primers however the data shown in Figure 1 only uses data from the galbut</w:t>
        </w:r>
      </w:ins>
      <w:ins w:id="1152" w:author="Keene-Snickers,Lexi" w:date="2025-03-15T10:04:00Z" w16du:dateUtc="2025-03-15T16:04:00Z">
        <w:r w:rsidR="009C7CA6">
          <w:rPr>
            <w:rFonts w:ascii="Arial" w:eastAsia="Times New Roman" w:hAnsi="Arial" w:cs="Arial"/>
            <w:kern w:val="0"/>
            <w:sz w:val="22"/>
            <w:szCs w:val="22"/>
            <w14:ligatures w14:val="none"/>
          </w:rPr>
          <w:t xml:space="preserve"> virus 2 primers.</w:t>
        </w:r>
      </w:ins>
      <w:ins w:id="1153" w:author="Keene-Snickers,Lexi" w:date="2025-03-15T09:51:00Z" w16du:dateUtc="2025-03-15T15:51:00Z">
        <w:r w:rsidR="005E307A">
          <w:rPr>
            <w:rFonts w:ascii="Arial" w:eastAsia="Times New Roman" w:hAnsi="Arial" w:cs="Arial"/>
            <w:kern w:val="0"/>
            <w:sz w:val="22"/>
            <w:szCs w:val="22"/>
            <w14:ligatures w14:val="none"/>
          </w:rPr>
          <w:t xml:space="preserve"> </w:t>
        </w:r>
      </w:ins>
    </w:p>
    <w:p w14:paraId="0DFECF99" w14:textId="77777777" w:rsidR="00CE018B" w:rsidRDefault="00CE018B" w:rsidP="00081385">
      <w:pPr>
        <w:spacing w:line="360" w:lineRule="auto"/>
        <w:textAlignment w:val="baseline"/>
        <w:rPr>
          <w:rFonts w:ascii="Arial" w:eastAsia="Times New Roman" w:hAnsi="Arial" w:cs="Arial"/>
          <w:kern w:val="0"/>
          <w:sz w:val="22"/>
          <w:szCs w:val="22"/>
          <w14:ligatures w14:val="none"/>
        </w:rPr>
      </w:pP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7C8776CF"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097D9EF6"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64613C" w:rsidRPr="0064613C">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152CB029" w:rsidR="00C565AE" w:rsidRPr="00CE018B"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and B</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650A2040"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zMz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64613C" w:rsidRPr="0064613C">
                  <w:rPr>
                    <w:rFonts w:ascii="Arial" w:eastAsia="Times New Roman" w:hAnsi="Arial" w:cs="Arial"/>
                    <w:color w:val="000000"/>
                    <w:kern w:val="0"/>
                    <w:sz w:val="22"/>
                    <w:szCs w:val="22"/>
                    <w:vertAlign w:val="superscript"/>
                    <w14:ligatures w14:val="none"/>
                  </w:rPr>
                  <w:t>33</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71548A34"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ins w:id="1154" w:author="Keene-Snickers,Lexi" w:date="2025-03-15T10:04:00Z" w16du:dateUtc="2025-03-15T16:04:00Z">
        <w:r w:rsidR="009C7CA6">
          <w:rPr>
            <w:rFonts w:ascii="Arial" w:hAnsi="Arial" w:cs="Arial"/>
            <w:sz w:val="22"/>
            <w:szCs w:val="22"/>
          </w:rPr>
          <w:t>46</w:t>
        </w:r>
      </w:ins>
      <w:del w:id="1155" w:author="Keene-Snickers,Lexi" w:date="2025-03-15T10:04:00Z" w16du:dateUtc="2025-03-15T16:04:00Z">
        <w:r w:rsidDel="009C7CA6">
          <w:rPr>
            <w:rFonts w:ascii="Arial" w:hAnsi="Arial" w:cs="Arial"/>
            <w:sz w:val="22"/>
            <w:szCs w:val="22"/>
          </w:rPr>
          <w:delText>55</w:delText>
        </w:r>
      </w:del>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ins w:id="1156" w:author="Keene-Snickers,Lexi" w:date="2025-03-15T10:04:00Z" w16du:dateUtc="2025-03-15T16:04:00Z">
        <w:r w:rsidR="009C7CA6">
          <w:rPr>
            <w:rFonts w:ascii="Arial" w:eastAsia="Times New Roman" w:hAnsi="Arial" w:cs="Arial"/>
            <w:kern w:val="0"/>
            <w:sz w:val="22"/>
            <w:szCs w:val="22"/>
            <w14:ligatures w14:val="none"/>
          </w:rPr>
          <w:t xml:space="preserve"> With the addition of the galbut virus 2 prime</w:t>
        </w:r>
      </w:ins>
      <w:ins w:id="1157" w:author="Keene-Snickers,Lexi" w:date="2025-03-15T10:05:00Z" w16du:dateUtc="2025-03-15T16:05:00Z">
        <w:r w:rsidR="009C7CA6">
          <w:rPr>
            <w:rFonts w:ascii="Arial" w:eastAsia="Times New Roman" w:hAnsi="Arial" w:cs="Arial"/>
            <w:kern w:val="0"/>
            <w:sz w:val="22"/>
            <w:szCs w:val="22"/>
            <w14:ligatures w14:val="none"/>
          </w:rPr>
          <w:t>rs, we discovered additional clade B positive samples collected in 2020 and 2021. Nine of these samples were also sequenced.</w:t>
        </w:r>
      </w:ins>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xml:space="preserve">. Prior to library preparation, samples were normalized to 5 </w:t>
      </w:r>
      <w:r w:rsidR="003A451F">
        <w:rPr>
          <w:rFonts w:ascii="Arial" w:eastAsia="Times New Roman" w:hAnsi="Arial" w:cs="Arial"/>
          <w:kern w:val="0"/>
          <w:sz w:val="22"/>
          <w:szCs w:val="22"/>
          <w14:ligatures w14:val="none"/>
        </w:rPr>
        <w:lastRenderedPageBreak/>
        <w:t>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del w:id="1158" w:author="Keene-Snickers,Lexi" w:date="2025-03-15T10:06:00Z" w16du:dateUtc="2025-03-15T16:06:00Z">
        <w:r w:rsidR="003A451F" w:rsidDel="009C7CA6">
          <w:rPr>
            <w:rFonts w:ascii="Arial" w:eastAsia="Times New Roman" w:hAnsi="Arial" w:cs="Arial"/>
            <w:kern w:val="0"/>
            <w:sz w:val="22"/>
            <w:szCs w:val="22"/>
            <w14:ligatures w14:val="none"/>
          </w:rPr>
          <w:delText>too low</w:delText>
        </w:r>
      </w:del>
      <w:ins w:id="1159" w:author="Keene-Snickers,Lexi" w:date="2025-03-15T10:06:00Z" w16du:dateUtc="2025-03-15T16:06:00Z">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ins>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w:t>
      </w:r>
      <w:del w:id="1160" w:author="Keene-Snickers,Lexi" w:date="2025-03-15T10:07:00Z" w16du:dateUtc="2025-03-15T16:07:00Z">
        <w:r w:rsidR="00216F2A" w:rsidDel="009C7CA6">
          <w:rPr>
            <w:rFonts w:ascii="Arial" w:eastAsia="Times New Roman" w:hAnsi="Arial" w:cs="Arial"/>
            <w:kern w:val="0"/>
            <w:sz w:val="22"/>
            <w:szCs w:val="22"/>
            <w14:ligatures w14:val="none"/>
          </w:rPr>
          <w:delText xml:space="preserve"> </w:delText>
        </w:r>
      </w:del>
      <w:r w:rsidR="00216F2A">
        <w:rPr>
          <w:rFonts w:ascii="Arial" w:eastAsia="Times New Roman" w:hAnsi="Arial" w:cs="Arial"/>
          <w:kern w:val="0"/>
          <w:sz w:val="22"/>
          <w:szCs w:val="22"/>
          <w14:ligatures w14:val="none"/>
        </w:rPr>
        <w:t xml:space="preserve">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9C7CA6">
        <w:rPr>
          <w:rFonts w:ascii="Arial" w:hAnsi="Arial" w:cs="Arial"/>
          <w:color w:val="000000" w:themeColor="text1"/>
          <w:sz w:val="22"/>
          <w:szCs w:val="22"/>
          <w:shd w:val="clear" w:color="auto" w:fill="F5F5F5"/>
          <w:rPrChange w:id="1161" w:author="Keene-Snickers,Lexi" w:date="2025-03-15T10:08:00Z" w16du:dateUtc="2025-03-15T16:08:00Z">
            <w:rPr>
              <w:rFonts w:ascii="Lato" w:hAnsi="Lato"/>
              <w:color w:val="333333"/>
              <w:sz w:val="21"/>
              <w:szCs w:val="21"/>
              <w:shd w:val="clear" w:color="auto" w:fill="F5F5F5"/>
            </w:rPr>
          </w:rPrChange>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1D046728"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57"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10</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N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34</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N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35</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zN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36</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zN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37</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zO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38</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57F83F51"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w:t>
      </w:r>
      <w:del w:id="1162" w:author="Stenglein,Mark" w:date="2025-03-12T17:14:00Z" w16du:dateUtc="2025-03-12T23:14:00Z">
        <w:r w:rsidDel="00156385">
          <w:rPr>
            <w:rFonts w:ascii="Arial" w:eastAsia="Times New Roman" w:hAnsi="Arial" w:cs="Arial"/>
            <w:kern w:val="0"/>
            <w:sz w:val="22"/>
            <w:szCs w:val="22"/>
            <w14:ligatures w14:val="none"/>
          </w:rPr>
          <w:delText xml:space="preserve">the </w:delText>
        </w:r>
      </w:del>
      <w:r>
        <w:rPr>
          <w:rFonts w:ascii="Arial" w:eastAsia="Times New Roman" w:hAnsi="Arial" w:cs="Arial"/>
          <w:kern w:val="0"/>
          <w:sz w:val="22"/>
          <w:szCs w:val="22"/>
          <w14:ligatures w14:val="none"/>
        </w:rPr>
        <w:t xml:space="preserve">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 xml:space="preserve">of </w:t>
      </w:r>
      <w:del w:id="1163" w:author="Stenglein,Mark" w:date="2025-03-12T17:14:00Z" w16du:dateUtc="2025-03-12T23:14:00Z">
        <w:r w:rsidDel="00156385">
          <w:rPr>
            <w:rFonts w:ascii="Arial" w:eastAsia="Times New Roman" w:hAnsi="Arial" w:cs="Arial"/>
            <w:kern w:val="0"/>
            <w:sz w:val="22"/>
            <w:szCs w:val="22"/>
            <w14:ligatures w14:val="none"/>
          </w:rPr>
          <w:delText xml:space="preserve">the </w:delText>
        </w:r>
      </w:del>
      <w:r>
        <w:rPr>
          <w:rFonts w:ascii="Arial" w:eastAsia="Times New Roman" w:hAnsi="Arial" w:cs="Arial"/>
          <w:kern w:val="0"/>
          <w:sz w:val="22"/>
          <w:szCs w:val="22"/>
          <w14:ligatures w14:val="none"/>
        </w:rPr>
        <w:t>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58"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10</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This pipeline identified one </w:t>
      </w:r>
      <w:commentRangeStart w:id="1164"/>
      <w:commentRangeStart w:id="1165"/>
      <w:r w:rsidR="00B65FDD" w:rsidRPr="00A34AD4">
        <w:rPr>
          <w:rFonts w:ascii="Arial" w:eastAsia="Times New Roman" w:hAnsi="Arial" w:cs="Arial"/>
          <w:i/>
          <w:iCs/>
          <w:kern w:val="0"/>
          <w:sz w:val="22"/>
          <w:szCs w:val="22"/>
          <w14:ligatures w14:val="none"/>
        </w:rPr>
        <w:t xml:space="preserve">Drosophila </w:t>
      </w:r>
      <w:proofErr w:type="spellStart"/>
      <w:r w:rsidR="00B65FDD" w:rsidRPr="00A34AD4">
        <w:rPr>
          <w:rFonts w:ascii="Arial" w:eastAsia="Times New Roman" w:hAnsi="Arial" w:cs="Arial"/>
          <w:i/>
          <w:iCs/>
          <w:kern w:val="0"/>
          <w:sz w:val="22"/>
          <w:szCs w:val="22"/>
          <w14:ligatures w14:val="none"/>
        </w:rPr>
        <w:t>affinis</w:t>
      </w:r>
      <w:commentRangeEnd w:id="1164"/>
      <w:proofErr w:type="spellEnd"/>
      <w:r w:rsidR="00156385">
        <w:rPr>
          <w:rStyle w:val="CommentReference"/>
        </w:rPr>
        <w:commentReference w:id="1164"/>
      </w:r>
      <w:commentRangeEnd w:id="1165"/>
      <w:r w:rsidR="000A3936">
        <w:rPr>
          <w:rStyle w:val="CommentReference"/>
        </w:rPr>
        <w:commentReference w:id="1165"/>
      </w:r>
      <w:r w:rsidR="00B65FDD">
        <w:rPr>
          <w:rFonts w:ascii="Arial" w:eastAsia="Times New Roman" w:hAnsi="Arial" w:cs="Arial"/>
          <w:kern w:val="0"/>
          <w:sz w:val="22"/>
          <w:szCs w:val="22"/>
          <w14:ligatures w14:val="none"/>
        </w:rPr>
        <w:t xml:space="preserve">, one </w:t>
      </w:r>
      <w:r w:rsidR="00B65FDD" w:rsidRPr="00A34AD4">
        <w:rPr>
          <w:rFonts w:ascii="Arial" w:eastAsia="Times New Roman" w:hAnsi="Arial" w:cs="Arial"/>
          <w:i/>
          <w:iCs/>
          <w:kern w:val="0"/>
          <w:sz w:val="22"/>
          <w:szCs w:val="22"/>
          <w14:ligatures w14:val="none"/>
        </w:rPr>
        <w:t>Drosophila simulan</w:t>
      </w:r>
      <w:r w:rsidR="00A34AD4" w:rsidRPr="00A34AD4">
        <w:rPr>
          <w:rFonts w:ascii="Arial" w:eastAsia="Times New Roman" w:hAnsi="Arial" w:cs="Arial"/>
          <w:i/>
          <w:iCs/>
          <w:kern w:val="0"/>
          <w:sz w:val="22"/>
          <w:szCs w:val="22"/>
          <w14:ligatures w14:val="none"/>
        </w:rPr>
        <w:t>s</w:t>
      </w:r>
      <w:r w:rsidR="00A34AD4">
        <w:rPr>
          <w:rFonts w:ascii="Arial" w:eastAsia="Times New Roman" w:hAnsi="Arial" w:cs="Arial"/>
          <w:kern w:val="0"/>
          <w:sz w:val="22"/>
          <w:szCs w:val="22"/>
          <w14:ligatures w14:val="none"/>
        </w:rPr>
        <w:t xml:space="preserve"> and 147 </w:t>
      </w:r>
      <w:r w:rsidR="00A34AD4" w:rsidRPr="00A34AD4">
        <w:rPr>
          <w:rFonts w:ascii="Arial" w:eastAsia="Times New Roman" w:hAnsi="Arial" w:cs="Arial"/>
          <w:i/>
          <w:iCs/>
          <w:kern w:val="0"/>
          <w:sz w:val="22"/>
          <w:szCs w:val="22"/>
          <w14:ligatures w14:val="none"/>
        </w:rPr>
        <w:t>D. melanogaster</w:t>
      </w:r>
      <w:r w:rsidR="00A34AD4">
        <w:rPr>
          <w:rFonts w:ascii="Arial" w:eastAsia="Times New Roman" w:hAnsi="Arial" w:cs="Arial"/>
          <w:kern w:val="0"/>
          <w:sz w:val="22"/>
          <w:szCs w:val="22"/>
          <w14:ligatures w14:val="none"/>
        </w:rPr>
        <w:t xml:space="preserve">. Six samples remained </w:t>
      </w:r>
      <w:r w:rsidR="003C3055">
        <w:rPr>
          <w:rFonts w:ascii="Arial" w:eastAsia="Times New Roman" w:hAnsi="Arial" w:cs="Arial"/>
          <w:kern w:val="0"/>
          <w:sz w:val="22"/>
          <w:szCs w:val="22"/>
          <w14:ligatures w14:val="none"/>
        </w:rPr>
        <w:t>unidentified</w:t>
      </w:r>
      <w:del w:id="1166" w:author="Stenglein,Mark" w:date="2025-03-12T17:15:00Z" w16du:dateUtc="2025-03-12T23:15:00Z">
        <w:r w:rsidR="003C3055" w:rsidDel="00156385">
          <w:rPr>
            <w:rFonts w:ascii="Arial" w:eastAsia="Times New Roman" w:hAnsi="Arial" w:cs="Arial"/>
            <w:kern w:val="0"/>
            <w:sz w:val="22"/>
            <w:szCs w:val="22"/>
            <w14:ligatures w14:val="none"/>
          </w:rPr>
          <w:delText xml:space="preserve"> as they did not confidently align to any of the available cytochrome c oxidase subunit 1 sequences from GenBank</w:delText>
        </w:r>
      </w:del>
      <w:r w:rsidR="003C3055">
        <w:rPr>
          <w:rFonts w:ascii="Arial" w:eastAsia="Times New Roman" w:hAnsi="Arial" w:cs="Arial"/>
          <w:kern w:val="0"/>
          <w:sz w:val="22"/>
          <w:szCs w:val="22"/>
          <w14:ligatures w14:val="none"/>
        </w:rPr>
        <w:t>.</w:t>
      </w:r>
      <w:r w:rsidR="00B65FDD">
        <w:rPr>
          <w:rFonts w:ascii="Arial" w:eastAsia="Times New Roman" w:hAnsi="Arial" w:cs="Arial"/>
          <w:kern w:val="0"/>
          <w:sz w:val="22"/>
          <w:szCs w:val="22"/>
          <w14:ligatures w14:val="none"/>
        </w:rPr>
        <w:t xml:space="preserve"> </w:t>
      </w:r>
      <w:commentRangeStart w:id="1167"/>
      <w:commentRangeEnd w:id="1167"/>
      <w:r w:rsidR="000A3936">
        <w:rPr>
          <w:rStyle w:val="CommentReference"/>
        </w:rPr>
        <w:commentReference w:id="1167"/>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1601C977"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 xml:space="preserve">All available galbut virus and chaq virus sequences with a known location, date of collection and were from individual flies were downloaded from GenBank. </w:t>
      </w:r>
      <w:r w:rsidR="003901C3">
        <w:rPr>
          <w:rFonts w:ascii="Arial" w:eastAsia="Times New Roman" w:hAnsi="Arial" w:cs="Arial"/>
          <w:kern w:val="0"/>
          <w:sz w:val="22"/>
          <w:szCs w:val="22"/>
          <w14:ligatures w14:val="none"/>
        </w:rPr>
        <w:lastRenderedPageBreak/>
        <w:t>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zO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39</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0M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40</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commentRangeStart w:id="1168"/>
      <w:r w:rsidR="003C3055" w:rsidRPr="000A3936">
        <w:rPr>
          <w:rFonts w:ascii="Arial" w:hAnsi="Arial" w:cs="Arial"/>
          <w:color w:val="000000" w:themeColor="text1"/>
          <w:kern w:val="0"/>
          <w:sz w:val="22"/>
          <w:szCs w:val="22"/>
          <w:rPrChange w:id="1169" w:author="Keene-Snickers,Lexi" w:date="2025-03-15T10:13:00Z" w16du:dateUtc="2025-03-15T16:13:00Z">
            <w:rPr>
              <w:rFonts w:ascii="Courier-Bold" w:hAnsi="Courier-Bold" w:cs="Courier-Bold"/>
              <w:b/>
              <w:bCs/>
              <w:color w:val="848604"/>
              <w:kern w:val="0"/>
            </w:rPr>
          </w:rPrChange>
        </w:rPr>
        <w:t>singularity exec iqtree:2.3.6--h503566f_1 iqtree2 -s $</w:t>
      </w:r>
      <w:proofErr w:type="spellStart"/>
      <w:r w:rsidR="003C3055" w:rsidRPr="000A3936">
        <w:rPr>
          <w:rFonts w:ascii="Arial" w:hAnsi="Arial" w:cs="Arial"/>
          <w:color w:val="000000" w:themeColor="text1"/>
          <w:kern w:val="0"/>
          <w:sz w:val="22"/>
          <w:szCs w:val="22"/>
          <w:rPrChange w:id="1170" w:author="Keene-Snickers,Lexi" w:date="2025-03-15T10:13:00Z" w16du:dateUtc="2025-03-15T16:13:00Z">
            <w:rPr>
              <w:rFonts w:ascii="Courier-Bold" w:hAnsi="Courier-Bold" w:cs="Courier-Bold"/>
              <w:b/>
              <w:bCs/>
              <w:color w:val="848604"/>
              <w:kern w:val="0"/>
            </w:rPr>
          </w:rPrChange>
        </w:rPr>
        <w:t>fasta</w:t>
      </w:r>
      <w:proofErr w:type="spellEnd"/>
      <w:r w:rsidR="003C3055" w:rsidRPr="000A3936">
        <w:rPr>
          <w:rFonts w:ascii="Arial" w:hAnsi="Arial" w:cs="Arial"/>
          <w:color w:val="000000" w:themeColor="text1"/>
          <w:kern w:val="0"/>
          <w:sz w:val="22"/>
          <w:szCs w:val="22"/>
          <w:rPrChange w:id="1171" w:author="Keene-Snickers,Lexi" w:date="2025-03-15T10:13:00Z" w16du:dateUtc="2025-03-15T16:13:00Z">
            <w:rPr>
              <w:rFonts w:ascii="Courier-Bold" w:hAnsi="Courier-Bold" w:cs="Courier-Bold"/>
              <w:b/>
              <w:bCs/>
              <w:color w:val="848604"/>
              <w:kern w:val="0"/>
            </w:rPr>
          </w:rPrChange>
        </w:rPr>
        <w:t xml:space="preserve"> --threads-max $</w:t>
      </w:r>
      <w:proofErr w:type="spellStart"/>
      <w:r w:rsidR="003C3055" w:rsidRPr="000A3936">
        <w:rPr>
          <w:rFonts w:ascii="Arial" w:hAnsi="Arial" w:cs="Arial"/>
          <w:color w:val="000000" w:themeColor="text1"/>
          <w:kern w:val="0"/>
          <w:sz w:val="22"/>
          <w:szCs w:val="22"/>
          <w:rPrChange w:id="1172" w:author="Keene-Snickers,Lexi" w:date="2025-03-15T10:13:00Z" w16du:dateUtc="2025-03-15T16:13:00Z">
            <w:rPr>
              <w:rFonts w:ascii="Courier-Bold" w:hAnsi="Courier-Bold" w:cs="Courier-Bold"/>
              <w:b/>
              <w:bCs/>
              <w:color w:val="848604"/>
              <w:kern w:val="0"/>
            </w:rPr>
          </w:rPrChange>
        </w:rPr>
        <w:t>num_threads</w:t>
      </w:r>
      <w:proofErr w:type="spellEnd"/>
      <w:r w:rsidR="003C3055" w:rsidRPr="000A3936">
        <w:rPr>
          <w:rFonts w:ascii="Arial" w:hAnsi="Arial" w:cs="Arial"/>
          <w:color w:val="000000" w:themeColor="text1"/>
          <w:kern w:val="0"/>
          <w:sz w:val="22"/>
          <w:szCs w:val="22"/>
          <w:rPrChange w:id="1173" w:author="Keene-Snickers,Lexi" w:date="2025-03-15T10:13:00Z" w16du:dateUtc="2025-03-15T16:13:00Z">
            <w:rPr>
              <w:rFonts w:ascii="Courier-Bold" w:hAnsi="Courier-Bold" w:cs="Courier-Bold"/>
              <w:b/>
              <w:bCs/>
              <w:color w:val="848604"/>
              <w:kern w:val="0"/>
            </w:rPr>
          </w:rPrChange>
        </w:rPr>
        <w:t xml:space="preserve"> -T AUTO --mem 33% -B 1000 -</w:t>
      </w:r>
      <w:proofErr w:type="spellStart"/>
      <w:r w:rsidR="003C3055" w:rsidRPr="000A3936">
        <w:rPr>
          <w:rFonts w:ascii="Arial" w:hAnsi="Arial" w:cs="Arial"/>
          <w:color w:val="000000" w:themeColor="text1"/>
          <w:kern w:val="0"/>
          <w:sz w:val="22"/>
          <w:szCs w:val="22"/>
          <w:rPrChange w:id="1174" w:author="Keene-Snickers,Lexi" w:date="2025-03-15T10:13:00Z" w16du:dateUtc="2025-03-15T16:13:00Z">
            <w:rPr>
              <w:rFonts w:ascii="Courier-Bold" w:hAnsi="Courier-Bold" w:cs="Courier-Bold"/>
              <w:b/>
              <w:bCs/>
              <w:color w:val="848604"/>
              <w:kern w:val="0"/>
            </w:rPr>
          </w:rPrChange>
        </w:rPr>
        <w:t>alrt</w:t>
      </w:r>
      <w:proofErr w:type="spellEnd"/>
      <w:r w:rsidR="003C3055" w:rsidRPr="000A3936">
        <w:rPr>
          <w:rFonts w:ascii="Arial" w:hAnsi="Arial" w:cs="Arial"/>
          <w:color w:val="000000" w:themeColor="text1"/>
          <w:kern w:val="0"/>
          <w:sz w:val="22"/>
          <w:szCs w:val="22"/>
          <w:rPrChange w:id="1175" w:author="Keene-Snickers,Lexi" w:date="2025-03-15T10:13:00Z" w16du:dateUtc="2025-03-15T16:13:00Z">
            <w:rPr>
              <w:rFonts w:ascii="Courier-Bold" w:hAnsi="Courier-Bold" w:cs="Courier-Bold"/>
              <w:b/>
              <w:bCs/>
              <w:color w:val="848604"/>
              <w:kern w:val="0"/>
            </w:rPr>
          </w:rPrChange>
        </w:rPr>
        <w:t xml:space="preserve"> 1000</w:t>
      </w:r>
      <w:commentRangeEnd w:id="1168"/>
      <w:r w:rsidR="00B3415B" w:rsidRPr="000A3936">
        <w:rPr>
          <w:rStyle w:val="CommentReference"/>
          <w:rFonts w:ascii="Arial" w:hAnsi="Arial" w:cs="Arial"/>
          <w:color w:val="000000" w:themeColor="text1"/>
          <w:sz w:val="22"/>
          <w:szCs w:val="22"/>
          <w:rPrChange w:id="1176" w:author="Keene-Snickers,Lexi" w:date="2025-03-15T10:13:00Z" w16du:dateUtc="2025-03-15T16:13:00Z">
            <w:rPr>
              <w:rStyle w:val="CommentReference"/>
            </w:rPr>
          </w:rPrChange>
        </w:rPr>
        <w:commentReference w:id="1168"/>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0M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41</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67B1B58C"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xO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18</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0Miw0Mz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42,43</w:t>
          </w:r>
        </w:sdtContent>
      </w:sdt>
      <w:r w:rsidR="002C19AC">
        <w:rPr>
          <w:rFonts w:ascii="Arial" w:eastAsia="Times New Roman" w:hAnsi="Arial" w:cs="Arial"/>
          <w:color w:val="000000"/>
          <w:kern w:val="0"/>
          <w:sz w:val="22"/>
          <w:szCs w:val="22"/>
          <w14:ligatures w14:val="none"/>
        </w:rPr>
        <w:t xml:space="preserve">. We explored the FUBAR method (fast, unconstrained Bayesian approximation) and had similar results for galbut virus RNAs 1 and 2 and chaq virus however </w:t>
      </w:r>
      <w:r w:rsidR="00076A67">
        <w:rPr>
          <w:rFonts w:ascii="Arial" w:eastAsia="Times New Roman" w:hAnsi="Arial" w:cs="Arial"/>
          <w:color w:val="000000"/>
          <w:kern w:val="0"/>
          <w:sz w:val="22"/>
          <w:szCs w:val="22"/>
          <w14:ligatures w14:val="none"/>
        </w:rPr>
        <w:t>considerably less sites of positive selection were identified in RNA 3</w:t>
      </w:r>
      <w:sdt>
        <w:sdtPr>
          <w:rPr>
            <w:rFonts w:ascii="Arial" w:eastAsia="Times New Roman" w:hAnsi="Arial" w:cs="Arial"/>
            <w:color w:val="000000"/>
            <w:kern w:val="0"/>
            <w:sz w:val="22"/>
            <w:szCs w:val="22"/>
            <w:vertAlign w:val="superscript"/>
            <w14:ligatures w14:val="none"/>
          </w:rPr>
          <w:tag w:val="MENDELEY_CITATION_v3_eyJjaXRhdGlvbklEIjoiTUVOREVMRVlfQ0lUQVRJT05fOGI4YzUxNjUtNTE4Yy00Y2QxLWIwMWMtMWNmMjk0ZDFkZWVlIiwicHJvcGVydGllcyI6eyJub3RlSW5kZXgiOjB9LCJpc0VkaXRlZCI6ZmFsc2UsIm1hbnVhbE92ZXJyaWRlIjp7ImlzTWFudWFsbHlPdmVycmlkZGVuIjpmYWxzZSwiY2l0ZXByb2NUZXh0IjoiPHN1cD40N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
          <w:id w:val="553059602"/>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44</w:t>
          </w:r>
        </w:sdtContent>
      </w:sdt>
      <w:r w:rsidR="00076A67">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Given that the RNA 3 alignment had sequence similarities between -</w:t>
      </w:r>
      <w:r w:rsidR="00F53FC5">
        <w:rPr>
          <w:rFonts w:ascii="Arial" w:eastAsia="Times New Roman" w:hAnsi="Arial" w:cs="Arial"/>
          <w:color w:val="000000"/>
          <w:kern w:val="0"/>
          <w:sz w:val="22"/>
          <w:szCs w:val="22"/>
          <w14:ligatures w14:val="none"/>
        </w:rPr>
        <w:t>76%</w:t>
      </w:r>
      <w:r w:rsidR="003C3055">
        <w:rPr>
          <w:rFonts w:ascii="Arial" w:eastAsia="Times New Roman" w:hAnsi="Arial" w:cs="Arial"/>
          <w:color w:val="000000"/>
          <w:kern w:val="0"/>
          <w:sz w:val="22"/>
          <w:szCs w:val="22"/>
          <w14:ligatures w14:val="none"/>
        </w:rPr>
        <w:t xml:space="preserve"> and </w:t>
      </w:r>
      <w:r w:rsidR="00F53FC5">
        <w:rPr>
          <w:rFonts w:ascii="Arial" w:eastAsia="Times New Roman" w:hAnsi="Arial" w:cs="Arial"/>
          <w:color w:val="000000"/>
          <w:kern w:val="0"/>
          <w:sz w:val="22"/>
          <w:szCs w:val="22"/>
          <w14:ligatures w14:val="none"/>
        </w:rPr>
        <w:t>100</w:t>
      </w:r>
      <w:r w:rsidR="003C3055">
        <w:rPr>
          <w:rFonts w:ascii="Arial" w:eastAsia="Times New Roman" w:hAnsi="Arial" w:cs="Arial"/>
          <w:color w:val="000000"/>
          <w:kern w:val="0"/>
          <w:sz w:val="22"/>
          <w:szCs w:val="22"/>
          <w14:ligatures w14:val="none"/>
        </w:rPr>
        <w:t xml:space="preserve">%, the results from the FEL method were more appropriate.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6414B356"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NSw0N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45,46</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to evaluate alignments for evidence of recombination.</w:t>
      </w:r>
      <w:del w:id="1177" w:author="Keene-Snickers,Lexi" w:date="2025-03-15T10:14:00Z" w16du:dateUtc="2025-03-15T16:14:00Z">
        <w:r w:rsidR="00E31D2C" w:rsidDel="000A3936">
          <w:rPr>
            <w:rFonts w:ascii="Arial" w:eastAsia="Times New Roman" w:hAnsi="Arial" w:cs="Arial"/>
            <w:color w:val="000000"/>
            <w:kern w:val="0"/>
            <w:sz w:val="22"/>
            <w:szCs w:val="22"/>
            <w14:ligatures w14:val="none"/>
          </w:rPr>
          <w:delText xml:space="preserve"> </w:delText>
        </w:r>
      </w:del>
      <w:r w:rsidR="00E31D2C">
        <w:rPr>
          <w:rFonts w:ascii="Arial" w:eastAsia="Times New Roman" w:hAnsi="Arial" w:cs="Arial"/>
          <w:color w:val="000000"/>
          <w:kern w:val="0"/>
          <w:sz w:val="22"/>
          <w:szCs w:val="22"/>
          <w14:ligatures w14:val="none"/>
        </w:rPr>
        <w:t xml:space="preserve"> This tool </w:t>
      </w:r>
      <w:r>
        <w:rPr>
          <w:rFonts w:ascii="Arial" w:eastAsia="Times New Roman" w:hAnsi="Arial" w:cs="Arial"/>
          <w:color w:val="000000"/>
          <w:kern w:val="0"/>
          <w:sz w:val="22"/>
          <w:szCs w:val="22"/>
          <w14:ligatures w14:val="none"/>
        </w:rPr>
        <w:t xml:space="preserve">identified one candidate recombination event in chaq virus and another in galbut virus RNA 3. We </w:t>
      </w:r>
      <w:del w:id="1178" w:author="Stenglein,Mark" w:date="2025-03-12T17:16:00Z" w16du:dateUtc="2025-03-12T23:16:00Z">
        <w:r w:rsidDel="00E31D2C">
          <w:rPr>
            <w:rFonts w:ascii="Arial" w:eastAsia="Times New Roman" w:hAnsi="Arial" w:cs="Arial"/>
            <w:color w:val="000000"/>
            <w:kern w:val="0"/>
            <w:sz w:val="22"/>
            <w:szCs w:val="22"/>
            <w14:ligatures w14:val="none"/>
          </w:rPr>
          <w:delText xml:space="preserve">used a custom script using Bio-python and R to count and then </w:delText>
        </w:r>
      </w:del>
      <w:r>
        <w:rPr>
          <w:rFonts w:ascii="Arial" w:eastAsia="Times New Roman" w:hAnsi="Arial" w:cs="Arial"/>
          <w:color w:val="000000"/>
          <w:kern w:val="0"/>
          <w:sz w:val="22"/>
          <w:szCs w:val="22"/>
          <w14:ligatures w14:val="none"/>
        </w:rPr>
        <w:t>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58F5E72D"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0Nyw0O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64613C" w:rsidRPr="0064613C">
            <w:rPr>
              <w:rFonts w:ascii="Arial" w:eastAsia="Times New Roman" w:hAnsi="Arial" w:cs="Arial"/>
              <w:color w:val="000000"/>
              <w:kern w:val="0"/>
              <w:sz w:val="22"/>
              <w:szCs w:val="22"/>
              <w:vertAlign w:val="superscript"/>
              <w14:ligatures w14:val="none"/>
            </w:rPr>
            <w:t>47,48</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1C948A05" w:rsidR="00641623" w:rsidRDefault="00641623" w:rsidP="00081385">
      <w:pPr>
        <w:spacing w:line="360" w:lineRule="auto"/>
        <w:rPr>
          <w:rFonts w:ascii="Arial" w:hAnsi="Arial" w:cs="Arial"/>
          <w:sz w:val="22"/>
          <w:szCs w:val="22"/>
        </w:rPr>
      </w:pPr>
      <w:r>
        <w:rPr>
          <w:rFonts w:ascii="Arial" w:hAnsi="Arial" w:cs="Arial"/>
          <w:sz w:val="22"/>
          <w:szCs w:val="22"/>
        </w:rPr>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ins w:id="1179" w:author="Keene-Snickers,Lexi" w:date="2025-03-13T14:22:00Z" w16du:dateUtc="2025-03-13T20:22:00Z">
        <w:r w:rsidR="00DB0180">
          <w:rPr>
            <w:rFonts w:ascii="Arial" w:hAnsi="Arial" w:cs="Arial"/>
            <w:sz w:val="22"/>
            <w:szCs w:val="22"/>
          </w:rPr>
          <w:t>We would al</w:t>
        </w:r>
      </w:ins>
      <w:ins w:id="1180" w:author="Keene-Snickers,Lexi" w:date="2025-03-13T14:23:00Z" w16du:dateUtc="2025-03-13T20:23:00Z">
        <w:r w:rsidR="00DB0180">
          <w:rPr>
            <w:rFonts w:ascii="Arial" w:hAnsi="Arial" w:cs="Arial"/>
            <w:sz w:val="22"/>
            <w:szCs w:val="22"/>
          </w:rPr>
          <w:t xml:space="preserve">so like to acknowledge Eddie Holmes, </w:t>
        </w:r>
      </w:ins>
      <w:ins w:id="1181" w:author="Keene-Snickers,Lexi" w:date="2025-03-13T14:24:00Z" w16du:dateUtc="2025-03-13T20:24:00Z">
        <w:r w:rsidR="00DB0180" w:rsidRPr="00DB0180">
          <w:rPr>
            <w:rFonts w:ascii="Arial" w:hAnsi="Arial" w:cs="Arial"/>
            <w:sz w:val="22"/>
            <w:szCs w:val="22"/>
          </w:rPr>
          <w:t>Ayda Susana</w:t>
        </w:r>
        <w:r w:rsidR="00DB0180">
          <w:rPr>
            <w:rFonts w:ascii="Arial" w:hAnsi="Arial" w:cs="Arial"/>
            <w:sz w:val="22"/>
            <w:szCs w:val="22"/>
          </w:rPr>
          <w:t xml:space="preserve"> </w:t>
        </w:r>
      </w:ins>
      <w:ins w:id="1182" w:author="Keene-Snickers,Lexi" w:date="2025-03-13T14:23:00Z" w16du:dateUtc="2025-03-13T20:23:00Z">
        <w:r w:rsidR="00DB0180" w:rsidRPr="00DB0180">
          <w:rPr>
            <w:rFonts w:ascii="Arial" w:hAnsi="Arial" w:cs="Arial"/>
            <w:sz w:val="22"/>
            <w:szCs w:val="22"/>
          </w:rPr>
          <w:t xml:space="preserve">Ortiz-Baez, </w:t>
        </w:r>
      </w:ins>
      <w:ins w:id="1183" w:author="Keene-Snickers,Lexi" w:date="2025-03-13T14:24:00Z" w16du:dateUtc="2025-03-13T20:24:00Z">
        <w:r w:rsidR="00DB0180">
          <w:rPr>
            <w:rFonts w:ascii="Arial" w:hAnsi="Arial" w:cs="Arial"/>
            <w:sz w:val="22"/>
            <w:szCs w:val="22"/>
          </w:rPr>
          <w:t xml:space="preserve">Mang Shi, Ary A </w:t>
        </w:r>
        <w:r w:rsidR="00DB0180">
          <w:rPr>
            <w:rFonts w:ascii="Arial" w:hAnsi="Arial" w:cs="Arial"/>
            <w:sz w:val="22"/>
            <w:szCs w:val="22"/>
          </w:rPr>
          <w:lastRenderedPageBreak/>
          <w:t xml:space="preserve">Hoffmann for </w:t>
        </w:r>
      </w:ins>
      <w:ins w:id="1184" w:author="Keene-Snickers,Lexi" w:date="2025-03-13T14:25:00Z" w16du:dateUtc="2025-03-13T20:25:00Z">
        <w:r w:rsidR="00DB0180">
          <w:rPr>
            <w:rFonts w:ascii="Arial" w:hAnsi="Arial" w:cs="Arial"/>
            <w:sz w:val="22"/>
            <w:szCs w:val="22"/>
          </w:rPr>
          <w:t xml:space="preserve">their work in Australian D. simulans from which </w:t>
        </w:r>
      </w:ins>
      <w:ins w:id="1185" w:author="Keene-Snickers,Lexi" w:date="2025-03-13T14:26:00Z" w16du:dateUtc="2025-03-13T20:26:00Z">
        <w:r w:rsidR="00DB0180">
          <w:rPr>
            <w:rFonts w:ascii="Arial" w:hAnsi="Arial" w:cs="Arial"/>
            <w:sz w:val="22"/>
            <w:szCs w:val="22"/>
          </w:rPr>
          <w:t xml:space="preserve">their SRA datasets were used to recover galbut virus sequences. </w:t>
        </w:r>
      </w:ins>
      <w:del w:id="1186" w:author="Keene-Snickers,Lexi" w:date="2025-03-13T14:22:00Z" w16du:dateUtc="2025-03-13T20:22:00Z">
        <w:r w:rsidR="00162D09" w:rsidDel="00DB0180">
          <w:rPr>
            <w:rFonts w:ascii="Arial" w:hAnsi="Arial" w:cs="Arial"/>
            <w:sz w:val="22"/>
            <w:szCs w:val="22"/>
          </w:rPr>
          <w:delText>Did any other lab members contribute to collection, testing, etc?</w:delText>
        </w:r>
      </w:del>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1308FCC2" w:rsidR="00AF5B12" w:rsidRDefault="00AF5B12" w:rsidP="00081385">
      <w:pPr>
        <w:spacing w:line="360" w:lineRule="auto"/>
        <w:rPr>
          <w:rFonts w:ascii="Arial" w:hAnsi="Arial" w:cs="Arial"/>
          <w:sz w:val="22"/>
          <w:szCs w:val="22"/>
        </w:rPr>
      </w:pPr>
      <w:r>
        <w:rPr>
          <w:rFonts w:ascii="Arial" w:hAnsi="Arial" w:cs="Arial"/>
          <w:sz w:val="22"/>
          <w:szCs w:val="22"/>
        </w:rPr>
        <w:t>The sequencing data that supports the findings of this study are openly available in the National Center for Biotechnology and Information under the SRA accession numbers: SRR30712177-</w:t>
      </w:r>
      <w:r w:rsidR="007B249E">
        <w:rPr>
          <w:rFonts w:ascii="Arial" w:hAnsi="Arial" w:cs="Arial"/>
          <w:sz w:val="22"/>
          <w:szCs w:val="22"/>
        </w:rPr>
        <w:t xml:space="preserve">SRR30712331 and the nucleotide accession numbers: PQ624841-PQ625194, PQ625196-PQ625214, and </w:t>
      </w:r>
      <w:ins w:id="1187" w:author="Keene-Snickers,Lexi" w:date="2025-03-15T10:16:00Z" w16du:dateUtc="2025-03-15T16:16:00Z">
        <w:r w:rsidR="000A3936">
          <w:rPr>
            <w:rFonts w:ascii="Arial" w:hAnsi="Arial" w:cs="Arial"/>
            <w:sz w:val="22"/>
            <w:szCs w:val="22"/>
          </w:rPr>
          <w:t>PV185866-PV185894</w:t>
        </w:r>
      </w:ins>
      <w:del w:id="1188" w:author="Keene-Snickers,Lexi" w:date="2025-03-15T10:15:00Z" w16du:dateUtc="2025-03-15T16:15:00Z">
        <w:r w:rsidR="007B249E" w:rsidDel="000A3936">
          <w:rPr>
            <w:rFonts w:ascii="Arial" w:hAnsi="Arial" w:cs="Arial"/>
            <w:sz w:val="22"/>
            <w:szCs w:val="22"/>
          </w:rPr>
          <w:delText>[ADD SRA accessions]</w:delText>
        </w:r>
      </w:del>
      <w:r w:rsidR="007B249E">
        <w:rPr>
          <w:rFonts w:ascii="Arial" w:hAnsi="Arial" w:cs="Arial"/>
          <w:sz w:val="22"/>
          <w:szCs w:val="22"/>
        </w:rPr>
        <w:t xml:space="preserve">. The scripts used to analyze the data, raw RT-qPCR data </w:t>
      </w:r>
      <w:ins w:id="1189" w:author="Keene-Snickers,Lexi" w:date="2025-03-15T10:15:00Z" w16du:dateUtc="2025-03-15T16:15:00Z">
        <w:r w:rsidR="000A3936">
          <w:rPr>
            <w:rFonts w:ascii="Arial" w:hAnsi="Arial" w:cs="Arial"/>
            <w:sz w:val="22"/>
            <w:szCs w:val="22"/>
          </w:rPr>
          <w:t xml:space="preserve">statistical analyses </w:t>
        </w:r>
      </w:ins>
      <w:r w:rsidR="007B249E">
        <w:rPr>
          <w:rFonts w:ascii="Arial" w:hAnsi="Arial" w:cs="Arial"/>
          <w:sz w:val="22"/>
          <w:szCs w:val="22"/>
        </w:rPr>
        <w:t xml:space="preserve">and metadata can be found at this GitHub repository: </w:t>
      </w:r>
      <w:hyperlink r:id="rId59"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60ED6E3B" w14:textId="77777777" w:rsidR="0064613C" w:rsidRDefault="0064613C">
          <w:pPr>
            <w:autoSpaceDE w:val="0"/>
            <w:autoSpaceDN w:val="0"/>
            <w:ind w:hanging="640"/>
            <w:divId w:val="595483472"/>
            <w:rPr>
              <w:rFonts w:eastAsia="Times New Roman"/>
              <w:kern w:val="0"/>
              <w14:ligatures w14:val="none"/>
            </w:rPr>
          </w:pPr>
          <w:r>
            <w:rPr>
              <w:rFonts w:eastAsia="Times New Roman"/>
            </w:rPr>
            <w:t>1.</w:t>
          </w:r>
          <w:r>
            <w:rPr>
              <w:rFonts w:eastAsia="Times New Roman"/>
            </w:rPr>
            <w:tab/>
            <w:t xml:space="preserve">Cross, S. T. </w:t>
          </w:r>
          <w:r>
            <w:rPr>
              <w:rFonts w:eastAsia="Times New Roman"/>
              <w:i/>
              <w:iCs/>
            </w:rPr>
            <w:t>et al.</w:t>
          </w:r>
          <w:r>
            <w:rPr>
              <w:rFonts w:eastAsia="Times New Roman"/>
            </w:rPr>
            <w:t xml:space="preserve"> Partitiviruses Infecting Drosophila melanogaster and Aedes aegypti Exhibit Efficient Biparental Vertical Transmission.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94</w:t>
          </w:r>
          <w:r>
            <w:rPr>
              <w:rFonts w:eastAsia="Times New Roman"/>
            </w:rPr>
            <w:t>, (2020).</w:t>
          </w:r>
        </w:p>
        <w:p w14:paraId="0FAAA567" w14:textId="77777777" w:rsidR="0064613C" w:rsidRDefault="0064613C">
          <w:pPr>
            <w:autoSpaceDE w:val="0"/>
            <w:autoSpaceDN w:val="0"/>
            <w:ind w:hanging="640"/>
            <w:divId w:val="1960136155"/>
            <w:rPr>
              <w:rFonts w:eastAsia="Times New Roman"/>
            </w:rPr>
          </w:pPr>
          <w:r>
            <w:rPr>
              <w:rFonts w:eastAsia="Times New Roman"/>
            </w:rPr>
            <w:t>2.</w:t>
          </w:r>
          <w:r>
            <w:rPr>
              <w:rFonts w:eastAsia="Times New Roman"/>
            </w:rPr>
            <w:tab/>
            <w:t xml:space="preserve">Webster, C. L. </w:t>
          </w:r>
          <w:r>
            <w:rPr>
              <w:rFonts w:eastAsia="Times New Roman"/>
              <w:i/>
              <w:iCs/>
            </w:rPr>
            <w:t>et al.</w:t>
          </w:r>
          <w:r>
            <w:rPr>
              <w:rFonts w:eastAsia="Times New Roman"/>
            </w:rPr>
            <w:t xml:space="preserve"> The Discovery, Distribution, and Evolution of Viruses Associated with Drosophila melanogaster. </w:t>
          </w:r>
          <w:proofErr w:type="spellStart"/>
          <w:r>
            <w:rPr>
              <w:rFonts w:eastAsia="Times New Roman"/>
              <w:i/>
              <w:iCs/>
            </w:rPr>
            <w:t>PLoS</w:t>
          </w:r>
          <w:proofErr w:type="spellEnd"/>
          <w:r>
            <w:rPr>
              <w:rFonts w:eastAsia="Times New Roman"/>
              <w:i/>
              <w:iCs/>
            </w:rPr>
            <w:t xml:space="preserve"> Biol</w:t>
          </w:r>
          <w:r>
            <w:rPr>
              <w:rFonts w:eastAsia="Times New Roman"/>
            </w:rPr>
            <w:t xml:space="preserve"> </w:t>
          </w:r>
          <w:r>
            <w:rPr>
              <w:rFonts w:eastAsia="Times New Roman"/>
              <w:b/>
              <w:bCs/>
            </w:rPr>
            <w:t>13</w:t>
          </w:r>
          <w:r>
            <w:rPr>
              <w:rFonts w:eastAsia="Times New Roman"/>
            </w:rPr>
            <w:t>, e1002210 (2015).</w:t>
          </w:r>
        </w:p>
        <w:p w14:paraId="20981D56" w14:textId="77777777" w:rsidR="0064613C" w:rsidRDefault="0064613C">
          <w:pPr>
            <w:autoSpaceDE w:val="0"/>
            <w:autoSpaceDN w:val="0"/>
            <w:ind w:hanging="640"/>
            <w:divId w:val="1492866751"/>
            <w:rPr>
              <w:rFonts w:eastAsia="Times New Roman"/>
            </w:rPr>
          </w:pPr>
          <w:r>
            <w:rPr>
              <w:rFonts w:eastAsia="Times New Roman"/>
            </w:rPr>
            <w:t>3.</w:t>
          </w:r>
          <w:r>
            <w:rPr>
              <w:rFonts w:eastAsia="Times New Roman"/>
            </w:rPr>
            <w:tab/>
          </w:r>
          <w:proofErr w:type="spellStart"/>
          <w:r>
            <w:rPr>
              <w:rFonts w:eastAsia="Times New Roman"/>
            </w:rPr>
            <w:t>Ghabrial</w:t>
          </w:r>
          <w:proofErr w:type="spellEnd"/>
          <w:r>
            <w:rPr>
              <w:rFonts w:eastAsia="Times New Roman"/>
            </w:rPr>
            <w:t xml:space="preserve">, S. A., Ochoa, W. F., Baker, T. S. &amp; Nibert, M. L. Partitiviruses: General Features. in </w:t>
          </w:r>
          <w:r>
            <w:rPr>
              <w:rFonts w:eastAsia="Times New Roman"/>
              <w:i/>
              <w:iCs/>
            </w:rPr>
            <w:t>Encyclopedia of Virology (Third Edition)</w:t>
          </w:r>
          <w:r>
            <w:rPr>
              <w:rFonts w:eastAsia="Times New Roman"/>
            </w:rPr>
            <w:t xml:space="preserve"> (eds. Mahy, B. W. J. &amp; Van </w:t>
          </w:r>
          <w:proofErr w:type="spellStart"/>
          <w:r>
            <w:rPr>
              <w:rFonts w:eastAsia="Times New Roman"/>
            </w:rPr>
            <w:t>Regenmortel</w:t>
          </w:r>
          <w:proofErr w:type="spellEnd"/>
          <w:r>
            <w:rPr>
              <w:rFonts w:eastAsia="Times New Roman"/>
            </w:rPr>
            <w:t xml:space="preserve">, M. H. V) 68–75 (Academic Press, Oxford, 2008). </w:t>
          </w:r>
          <w:proofErr w:type="spellStart"/>
          <w:proofErr w:type="gramStart"/>
          <w:r>
            <w:rPr>
              <w:rFonts w:eastAsia="Times New Roman"/>
            </w:rPr>
            <w:t>doi:https</w:t>
          </w:r>
          <w:proofErr w:type="spellEnd"/>
          <w:r>
            <w:rPr>
              <w:rFonts w:eastAsia="Times New Roman"/>
            </w:rPr>
            <w:t>://doi.org/10.1016/B978-012374410-4.00573-2</w:t>
          </w:r>
          <w:proofErr w:type="gramEnd"/>
          <w:r>
            <w:rPr>
              <w:rFonts w:eastAsia="Times New Roman"/>
            </w:rPr>
            <w:t>.</w:t>
          </w:r>
        </w:p>
        <w:p w14:paraId="06AA3992" w14:textId="77777777" w:rsidR="0064613C" w:rsidRDefault="0064613C">
          <w:pPr>
            <w:autoSpaceDE w:val="0"/>
            <w:autoSpaceDN w:val="0"/>
            <w:ind w:hanging="640"/>
            <w:divId w:val="1065034884"/>
            <w:rPr>
              <w:rFonts w:eastAsia="Times New Roman"/>
            </w:rPr>
          </w:pPr>
          <w:r>
            <w:rPr>
              <w:rFonts w:eastAsia="Times New Roman"/>
            </w:rPr>
            <w:t>4.</w:t>
          </w:r>
          <w:r>
            <w:rPr>
              <w:rFonts w:eastAsia="Times New Roman"/>
            </w:rPr>
            <w:tab/>
            <w:t xml:space="preserve">Wallace, M. A. &amp; </w:t>
          </w:r>
          <w:proofErr w:type="spellStart"/>
          <w:r>
            <w:rPr>
              <w:rFonts w:eastAsia="Times New Roman"/>
            </w:rPr>
            <w:t>Obbard</w:t>
          </w:r>
          <w:proofErr w:type="spellEnd"/>
          <w:r>
            <w:rPr>
              <w:rFonts w:eastAsia="Times New Roman"/>
            </w:rPr>
            <w:t xml:space="preserve">, D. J. Naturally occurring viruses of </w:t>
          </w:r>
          <w:r>
            <w:rPr>
              <w:rFonts w:eastAsia="Times New Roman"/>
              <w:i/>
              <w:iCs/>
            </w:rPr>
            <w:t>Drosophila</w:t>
          </w:r>
          <w:r>
            <w:rPr>
              <w:rFonts w:eastAsia="Times New Roman"/>
            </w:rPr>
            <w:t xml:space="preserve"> reduce offspring number and lifespan. </w:t>
          </w:r>
          <w:r>
            <w:rPr>
              <w:rFonts w:eastAsia="Times New Roman"/>
              <w:i/>
              <w:iCs/>
            </w:rPr>
            <w:t>Proceedings of the Royal Society B: Biological Sciences</w:t>
          </w:r>
          <w:r>
            <w:rPr>
              <w:rFonts w:eastAsia="Times New Roman"/>
            </w:rPr>
            <w:t xml:space="preserve"> </w:t>
          </w:r>
          <w:r>
            <w:rPr>
              <w:rFonts w:eastAsia="Times New Roman"/>
              <w:b/>
              <w:bCs/>
            </w:rPr>
            <w:t>291</w:t>
          </w:r>
          <w:r>
            <w:rPr>
              <w:rFonts w:eastAsia="Times New Roman"/>
            </w:rPr>
            <w:t>, (2024).</w:t>
          </w:r>
        </w:p>
        <w:p w14:paraId="4B6F5AE6" w14:textId="77777777" w:rsidR="0064613C" w:rsidRDefault="0064613C">
          <w:pPr>
            <w:autoSpaceDE w:val="0"/>
            <w:autoSpaceDN w:val="0"/>
            <w:ind w:hanging="640"/>
            <w:divId w:val="1045714823"/>
            <w:rPr>
              <w:rFonts w:eastAsia="Times New Roman"/>
            </w:rPr>
          </w:pPr>
          <w:r>
            <w:rPr>
              <w:rFonts w:eastAsia="Times New Roman"/>
            </w:rPr>
            <w:t>5.</w:t>
          </w:r>
          <w:r>
            <w:rPr>
              <w:rFonts w:eastAsia="Times New Roman"/>
            </w:rPr>
            <w:tab/>
            <w:t xml:space="preserve">Cross, S. T. </w:t>
          </w:r>
          <w:r>
            <w:rPr>
              <w:rFonts w:eastAsia="Times New Roman"/>
              <w:i/>
              <w:iCs/>
            </w:rPr>
            <w:t>et al.</w:t>
          </w:r>
          <w:r>
            <w:rPr>
              <w:rFonts w:eastAsia="Times New Roman"/>
            </w:rPr>
            <w:t xml:space="preserve"> Galbut Virus Infection Minimally Influences Drosophila </w:t>
          </w:r>
          <w:proofErr w:type="gramStart"/>
          <w:r>
            <w:rPr>
              <w:rFonts w:eastAsia="Times New Roman"/>
            </w:rPr>
            <w:t>melanogaster</w:t>
          </w:r>
          <w:proofErr w:type="gramEnd"/>
          <w:r>
            <w:rPr>
              <w:rFonts w:eastAsia="Times New Roman"/>
            </w:rPr>
            <w:t xml:space="preserve"> Fitness Traits in a Strain and Sex-Dependent Manner. </w:t>
          </w:r>
          <w:r>
            <w:rPr>
              <w:rFonts w:eastAsia="Times New Roman"/>
              <w:i/>
              <w:iCs/>
            </w:rPr>
            <w:t>Viruses</w:t>
          </w:r>
          <w:r>
            <w:rPr>
              <w:rFonts w:eastAsia="Times New Roman"/>
            </w:rPr>
            <w:t xml:space="preserve"> </w:t>
          </w:r>
          <w:r>
            <w:rPr>
              <w:rFonts w:eastAsia="Times New Roman"/>
              <w:b/>
              <w:bCs/>
            </w:rPr>
            <w:t>15</w:t>
          </w:r>
          <w:r>
            <w:rPr>
              <w:rFonts w:eastAsia="Times New Roman"/>
            </w:rPr>
            <w:t>, 539 (2023).</w:t>
          </w:r>
        </w:p>
        <w:p w14:paraId="09FF00A0" w14:textId="77777777" w:rsidR="0064613C" w:rsidRDefault="0064613C">
          <w:pPr>
            <w:autoSpaceDE w:val="0"/>
            <w:autoSpaceDN w:val="0"/>
            <w:ind w:hanging="640"/>
            <w:divId w:val="619144425"/>
            <w:rPr>
              <w:rFonts w:eastAsia="Times New Roman"/>
            </w:rPr>
          </w:pPr>
          <w:r>
            <w:rPr>
              <w:rFonts w:eastAsia="Times New Roman"/>
            </w:rPr>
            <w:t>6.</w:t>
          </w:r>
          <w:r>
            <w:rPr>
              <w:rFonts w:eastAsia="Times New Roman"/>
            </w:rPr>
            <w:tab/>
            <w:t xml:space="preserve">Mackay, T. F. C. </w:t>
          </w:r>
          <w:r>
            <w:rPr>
              <w:rFonts w:eastAsia="Times New Roman"/>
              <w:i/>
              <w:iCs/>
            </w:rPr>
            <w:t>et al.</w:t>
          </w:r>
          <w:r>
            <w:rPr>
              <w:rFonts w:eastAsia="Times New Roman"/>
            </w:rPr>
            <w:t xml:space="preserve"> The Drosophila melanogaster Genetic Reference Panel. </w:t>
          </w:r>
          <w:r>
            <w:rPr>
              <w:rFonts w:eastAsia="Times New Roman"/>
              <w:i/>
              <w:iCs/>
            </w:rPr>
            <w:t>Nature</w:t>
          </w:r>
          <w:r>
            <w:rPr>
              <w:rFonts w:eastAsia="Times New Roman"/>
            </w:rPr>
            <w:t xml:space="preserve"> </w:t>
          </w:r>
          <w:r>
            <w:rPr>
              <w:rFonts w:eastAsia="Times New Roman"/>
              <w:b/>
              <w:bCs/>
            </w:rPr>
            <w:t>482</w:t>
          </w:r>
          <w:r>
            <w:rPr>
              <w:rFonts w:eastAsia="Times New Roman"/>
            </w:rPr>
            <w:t>, 173–8 (2012).</w:t>
          </w:r>
        </w:p>
        <w:p w14:paraId="16C7B027" w14:textId="77777777" w:rsidR="0064613C" w:rsidRDefault="0064613C">
          <w:pPr>
            <w:autoSpaceDE w:val="0"/>
            <w:autoSpaceDN w:val="0"/>
            <w:ind w:hanging="640"/>
            <w:divId w:val="364713955"/>
            <w:rPr>
              <w:rFonts w:eastAsia="Times New Roman"/>
            </w:rPr>
          </w:pPr>
          <w:r>
            <w:rPr>
              <w:rFonts w:eastAsia="Times New Roman"/>
            </w:rPr>
            <w:t>7.</w:t>
          </w:r>
          <w:r>
            <w:rPr>
              <w:rFonts w:eastAsia="Times New Roman"/>
            </w:rPr>
            <w:tab/>
            <w:t xml:space="preserve">Keller, A. Drosophila melanogaster’s history as a human commensal. </w:t>
          </w:r>
          <w:r>
            <w:rPr>
              <w:rFonts w:eastAsia="Times New Roman"/>
              <w:i/>
              <w:iCs/>
            </w:rPr>
            <w:t>Current Biology</w:t>
          </w:r>
          <w:r>
            <w:rPr>
              <w:rFonts w:eastAsia="Times New Roman"/>
            </w:rPr>
            <w:t xml:space="preserve"> </w:t>
          </w:r>
          <w:r>
            <w:rPr>
              <w:rFonts w:eastAsia="Times New Roman"/>
              <w:b/>
              <w:bCs/>
            </w:rPr>
            <w:t>17</w:t>
          </w:r>
          <w:r>
            <w:rPr>
              <w:rFonts w:eastAsia="Times New Roman"/>
            </w:rPr>
            <w:t>, PR77-R81 (2007).</w:t>
          </w:r>
        </w:p>
        <w:p w14:paraId="05BD7A39" w14:textId="77777777" w:rsidR="0064613C" w:rsidRDefault="0064613C">
          <w:pPr>
            <w:autoSpaceDE w:val="0"/>
            <w:autoSpaceDN w:val="0"/>
            <w:ind w:hanging="640"/>
            <w:divId w:val="1236548604"/>
            <w:rPr>
              <w:rFonts w:eastAsia="Times New Roman"/>
            </w:rPr>
          </w:pPr>
          <w:r>
            <w:rPr>
              <w:rFonts w:eastAsia="Times New Roman"/>
            </w:rPr>
            <w:t>8.</w:t>
          </w:r>
          <w:r>
            <w:rPr>
              <w:rFonts w:eastAsia="Times New Roman"/>
            </w:rPr>
            <w:tab/>
            <w:t xml:space="preserve">Wallace, M. A. </w:t>
          </w:r>
          <w:r>
            <w:rPr>
              <w:rFonts w:eastAsia="Times New Roman"/>
              <w:i/>
              <w:iCs/>
            </w:rPr>
            <w:t>et al.</w:t>
          </w:r>
          <w:r>
            <w:rPr>
              <w:rFonts w:eastAsia="Times New Roman"/>
            </w:rPr>
            <w:t xml:space="preserve"> The discovery, distribution, and diversity of DNA viruses associated with </w:t>
          </w:r>
          <w:r>
            <w:rPr>
              <w:rFonts w:eastAsia="Times New Roman"/>
              <w:i/>
              <w:iCs/>
            </w:rPr>
            <w:t>Drosophila melanogaster</w:t>
          </w:r>
          <w:r>
            <w:rPr>
              <w:rFonts w:eastAsia="Times New Roman"/>
            </w:rPr>
            <w:t xml:space="preserve"> in Europe.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veab031 (2021).</w:t>
          </w:r>
        </w:p>
        <w:p w14:paraId="51069D12" w14:textId="77777777" w:rsidR="0064613C" w:rsidRDefault="0064613C">
          <w:pPr>
            <w:autoSpaceDE w:val="0"/>
            <w:autoSpaceDN w:val="0"/>
            <w:ind w:hanging="640"/>
            <w:divId w:val="211625125"/>
            <w:rPr>
              <w:rFonts w:eastAsia="Times New Roman"/>
            </w:rPr>
          </w:pPr>
          <w:r>
            <w:rPr>
              <w:rFonts w:eastAsia="Times New Roman"/>
            </w:rPr>
            <w:lastRenderedPageBreak/>
            <w:t>9.</w:t>
          </w:r>
          <w:r>
            <w:rPr>
              <w:rFonts w:eastAsia="Times New Roman"/>
            </w:rPr>
            <w:tab/>
            <w:t xml:space="preserve">Ortiz-Baez, A. S., Shi, M., Hoffmann, A. A. &amp; Holmes, E. C. RNA virome diversity and Wolbachia infection in individual Drosophila simulans flies. </w:t>
          </w:r>
          <w:r>
            <w:rPr>
              <w:rFonts w:eastAsia="Times New Roman"/>
              <w:i/>
              <w:iCs/>
            </w:rPr>
            <w:t xml:space="preserve">J Gen </w:t>
          </w:r>
          <w:proofErr w:type="spellStart"/>
          <w:r>
            <w:rPr>
              <w:rFonts w:eastAsia="Times New Roman"/>
              <w:i/>
              <w:iCs/>
            </w:rPr>
            <w:t>Virol</w:t>
          </w:r>
          <w:proofErr w:type="spellEnd"/>
          <w:r>
            <w:rPr>
              <w:rFonts w:eastAsia="Times New Roman"/>
            </w:rPr>
            <w:t xml:space="preserve"> </w:t>
          </w:r>
          <w:r>
            <w:rPr>
              <w:rFonts w:eastAsia="Times New Roman"/>
              <w:b/>
              <w:bCs/>
            </w:rPr>
            <w:t>102</w:t>
          </w:r>
          <w:r>
            <w:rPr>
              <w:rFonts w:eastAsia="Times New Roman"/>
            </w:rPr>
            <w:t>, 001639 (2021).</w:t>
          </w:r>
        </w:p>
        <w:p w14:paraId="05C49682" w14:textId="77777777" w:rsidR="0064613C" w:rsidRDefault="0064613C">
          <w:pPr>
            <w:autoSpaceDE w:val="0"/>
            <w:autoSpaceDN w:val="0"/>
            <w:ind w:hanging="640"/>
            <w:divId w:val="1191525215"/>
            <w:rPr>
              <w:rFonts w:eastAsia="Times New Roman"/>
            </w:rPr>
          </w:pPr>
          <w:r>
            <w:rPr>
              <w:rFonts w:eastAsia="Times New Roman"/>
            </w:rPr>
            <w:t>10.</w:t>
          </w:r>
          <w:r>
            <w:rPr>
              <w:rFonts w:eastAsia="Times New Roman"/>
            </w:rPr>
            <w:tab/>
            <w:t>Keene, A. H. &amp; Stenglein, M. D. Sequencing RNA from old, dried specimens reveals past viromes and properties of long-surviving RNA. Preprint at https://doi.org/10.1101/2024.10.03.616531 (2024).</w:t>
          </w:r>
        </w:p>
        <w:p w14:paraId="61CE99F8" w14:textId="77777777" w:rsidR="0064613C" w:rsidRDefault="0064613C">
          <w:pPr>
            <w:autoSpaceDE w:val="0"/>
            <w:autoSpaceDN w:val="0"/>
            <w:ind w:hanging="640"/>
            <w:divId w:val="1496144388"/>
            <w:rPr>
              <w:rFonts w:eastAsia="Times New Roman"/>
            </w:rPr>
          </w:pPr>
          <w:r>
            <w:rPr>
              <w:rFonts w:eastAsia="Times New Roman"/>
            </w:rPr>
            <w:t>11.</w:t>
          </w:r>
          <w:r>
            <w:rPr>
              <w:rFonts w:eastAsia="Times New Roman"/>
            </w:rPr>
            <w:tab/>
            <w:t xml:space="preserve">Xiao, X. </w:t>
          </w:r>
          <w:r>
            <w:rPr>
              <w:rFonts w:eastAsia="Times New Roman"/>
              <w:i/>
              <w:iCs/>
            </w:rPr>
            <w:t>et al.</w:t>
          </w:r>
          <w:r>
            <w:rPr>
              <w:rFonts w:eastAsia="Times New Roman"/>
            </w:rPr>
            <w:t xml:space="preserve"> A Novel Partitivirus That Confers Hypovirulence on Plant Pathogenic Fungi.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88</w:t>
          </w:r>
          <w:r>
            <w:rPr>
              <w:rFonts w:eastAsia="Times New Roman"/>
            </w:rPr>
            <w:t>, 10120–10133 (2014).</w:t>
          </w:r>
        </w:p>
        <w:p w14:paraId="4DF5A765" w14:textId="77777777" w:rsidR="0064613C" w:rsidRDefault="0064613C">
          <w:pPr>
            <w:autoSpaceDE w:val="0"/>
            <w:autoSpaceDN w:val="0"/>
            <w:ind w:hanging="640"/>
            <w:divId w:val="1576863009"/>
            <w:rPr>
              <w:rFonts w:eastAsia="Times New Roman"/>
            </w:rPr>
          </w:pPr>
          <w:r>
            <w:rPr>
              <w:rFonts w:eastAsia="Times New Roman"/>
            </w:rPr>
            <w:t>12.</w:t>
          </w:r>
          <w:r>
            <w:rPr>
              <w:rFonts w:eastAsia="Times New Roman"/>
            </w:rPr>
            <w:tab/>
            <w:t xml:space="preserve">Thapa, V. </w:t>
          </w:r>
          <w:r>
            <w:rPr>
              <w:rFonts w:eastAsia="Times New Roman"/>
              <w:i/>
              <w:iCs/>
            </w:rPr>
            <w:t>et al.</w:t>
          </w:r>
          <w:r>
            <w:rPr>
              <w:rFonts w:eastAsia="Times New Roman"/>
            </w:rPr>
            <w:t xml:space="preserve"> Using a Novel Partitivirus in Pseudogymnoascus </w:t>
          </w:r>
          <w:proofErr w:type="spellStart"/>
          <w:r>
            <w:rPr>
              <w:rFonts w:eastAsia="Times New Roman"/>
            </w:rPr>
            <w:t>destructans</w:t>
          </w:r>
          <w:proofErr w:type="spellEnd"/>
          <w:r>
            <w:rPr>
              <w:rFonts w:eastAsia="Times New Roman"/>
            </w:rPr>
            <w:t xml:space="preserve"> to Understand the Epidemiology of White-Nose Syndrome.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e1006076 (2016).</w:t>
          </w:r>
        </w:p>
        <w:p w14:paraId="6423A189" w14:textId="77777777" w:rsidR="0064613C" w:rsidRDefault="0064613C">
          <w:pPr>
            <w:autoSpaceDE w:val="0"/>
            <w:autoSpaceDN w:val="0"/>
            <w:ind w:hanging="640"/>
            <w:divId w:val="556087462"/>
            <w:rPr>
              <w:rFonts w:eastAsia="Times New Roman"/>
            </w:rPr>
          </w:pPr>
          <w:r>
            <w:rPr>
              <w:rFonts w:eastAsia="Times New Roman"/>
            </w:rPr>
            <w:t>13.</w:t>
          </w:r>
          <w:r>
            <w:rPr>
              <w:rFonts w:eastAsia="Times New Roman"/>
            </w:rPr>
            <w:tab/>
            <w:t>Keene-Snickers, A. H., Dunham, T. J. &amp; Stenglein, M. D. Experimental assessment of 3D-printed traps and chemical attractants for the collection of wild Drosophila melanogaster. Preprint at https://doi.org/10.1101/2025.01.28.635319 (2025).</w:t>
          </w:r>
        </w:p>
        <w:p w14:paraId="45F8E86D" w14:textId="77777777" w:rsidR="0064613C" w:rsidRDefault="0064613C">
          <w:pPr>
            <w:autoSpaceDE w:val="0"/>
            <w:autoSpaceDN w:val="0"/>
            <w:ind w:hanging="640"/>
            <w:divId w:val="1682706545"/>
            <w:rPr>
              <w:rFonts w:eastAsia="Times New Roman"/>
            </w:rPr>
          </w:pPr>
          <w:r>
            <w:rPr>
              <w:rFonts w:eastAsia="Times New Roman"/>
            </w:rPr>
            <w:t>14.</w:t>
          </w:r>
          <w:r>
            <w:rPr>
              <w:rFonts w:eastAsia="Times New Roman"/>
            </w:rPr>
            <w:tab/>
            <w:t xml:space="preserve">Albrecht, T. </w:t>
          </w:r>
          <w:r>
            <w:rPr>
              <w:rFonts w:eastAsia="Times New Roman"/>
              <w:i/>
              <w:iCs/>
            </w:rPr>
            <w:t>et al.</w:t>
          </w:r>
          <w:r>
            <w:rPr>
              <w:rFonts w:eastAsia="Times New Roman"/>
            </w:rPr>
            <w:t xml:space="preserve"> Occurrence of Wheat Curl Mite and Mite-Vectored Viruses of Wheat in Colorado and Insights into the Wheat Virome. </w:t>
          </w:r>
          <w:r>
            <w:rPr>
              <w:rFonts w:eastAsia="Times New Roman"/>
              <w:i/>
              <w:iCs/>
            </w:rPr>
            <w:t>Plant Dis</w:t>
          </w:r>
          <w:r>
            <w:rPr>
              <w:rFonts w:eastAsia="Times New Roman"/>
            </w:rPr>
            <w:t xml:space="preserve"> </w:t>
          </w:r>
          <w:r>
            <w:rPr>
              <w:rFonts w:eastAsia="Times New Roman"/>
              <w:b/>
              <w:bCs/>
            </w:rPr>
            <w:t>106</w:t>
          </w:r>
          <w:r>
            <w:rPr>
              <w:rFonts w:eastAsia="Times New Roman"/>
            </w:rPr>
            <w:t>, 2678–2688 (2022).</w:t>
          </w:r>
        </w:p>
        <w:p w14:paraId="78F96766" w14:textId="77777777" w:rsidR="0064613C" w:rsidRDefault="0064613C">
          <w:pPr>
            <w:autoSpaceDE w:val="0"/>
            <w:autoSpaceDN w:val="0"/>
            <w:ind w:hanging="640"/>
            <w:divId w:val="1941065726"/>
            <w:rPr>
              <w:rFonts w:eastAsia="Times New Roman"/>
            </w:rPr>
          </w:pPr>
          <w:r>
            <w:rPr>
              <w:rFonts w:eastAsia="Times New Roman"/>
            </w:rPr>
            <w:t>15.</w:t>
          </w:r>
          <w:r>
            <w:rPr>
              <w:rFonts w:eastAsia="Times New Roman"/>
            </w:rPr>
            <w:tab/>
            <w:t xml:space="preserve">Kapuscinski, M. L. </w:t>
          </w:r>
          <w:r>
            <w:rPr>
              <w:rFonts w:eastAsia="Times New Roman"/>
              <w:i/>
              <w:iCs/>
            </w:rPr>
            <w:t>et al.</w:t>
          </w:r>
          <w:r>
            <w:rPr>
              <w:rFonts w:eastAsia="Times New Roman"/>
            </w:rPr>
            <w:t xml:space="preserve"> Genomic characterization of 99 viruses from the bunyavirus families </w:t>
          </w:r>
          <w:proofErr w:type="spellStart"/>
          <w:r>
            <w:rPr>
              <w:rFonts w:eastAsia="Times New Roman"/>
            </w:rPr>
            <w:t>Nairoviridae</w:t>
          </w:r>
          <w:proofErr w:type="spellEnd"/>
          <w:r>
            <w:rPr>
              <w:rFonts w:eastAsia="Times New Roman"/>
            </w:rPr>
            <w:t xml:space="preserve">, </w:t>
          </w:r>
          <w:proofErr w:type="spellStart"/>
          <w:r>
            <w:rPr>
              <w:rFonts w:eastAsia="Times New Roman"/>
            </w:rPr>
            <w:t>Peribunyaviridae</w:t>
          </w:r>
          <w:proofErr w:type="spellEnd"/>
          <w:r>
            <w:rPr>
              <w:rFonts w:eastAsia="Times New Roman"/>
            </w:rPr>
            <w:t xml:space="preserve">, and </w:t>
          </w:r>
          <w:proofErr w:type="spellStart"/>
          <w:r>
            <w:rPr>
              <w:rFonts w:eastAsia="Times New Roman"/>
            </w:rPr>
            <w:t>Phenuiviridae</w:t>
          </w:r>
          <w:proofErr w:type="spellEnd"/>
          <w:r>
            <w:rPr>
              <w:rFonts w:eastAsia="Times New Roman"/>
            </w:rPr>
            <w:t xml:space="preserve">, including 35 previously </w:t>
          </w:r>
          <w:proofErr w:type="spellStart"/>
          <w:r>
            <w:rPr>
              <w:rFonts w:eastAsia="Times New Roman"/>
            </w:rPr>
            <w:t>unsequenced</w:t>
          </w:r>
          <w:proofErr w:type="spellEnd"/>
          <w:r>
            <w:rPr>
              <w:rFonts w:eastAsia="Times New Roman"/>
            </w:rPr>
            <w:t xml:space="preserve"> viruses.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17</w:t>
          </w:r>
          <w:r>
            <w:rPr>
              <w:rFonts w:eastAsia="Times New Roman"/>
            </w:rPr>
            <w:t>, e1009315 (2021).</w:t>
          </w:r>
        </w:p>
        <w:p w14:paraId="1300B10A" w14:textId="77777777" w:rsidR="0064613C" w:rsidRDefault="0064613C">
          <w:pPr>
            <w:autoSpaceDE w:val="0"/>
            <w:autoSpaceDN w:val="0"/>
            <w:ind w:hanging="640"/>
            <w:divId w:val="926110213"/>
            <w:rPr>
              <w:rFonts w:eastAsia="Times New Roman"/>
            </w:rPr>
          </w:pPr>
          <w:r>
            <w:rPr>
              <w:rFonts w:eastAsia="Times New Roman"/>
            </w:rPr>
            <w:t>16.</w:t>
          </w:r>
          <w:r>
            <w:rPr>
              <w:rFonts w:eastAsia="Times New Roman"/>
            </w:rPr>
            <w:tab/>
            <w:t xml:space="preserve">Stenglein, M. D. </w:t>
          </w:r>
          <w:r>
            <w:rPr>
              <w:rFonts w:eastAsia="Times New Roman"/>
              <w:i/>
              <w:iCs/>
            </w:rPr>
            <w:t>et al.</w:t>
          </w:r>
          <w:r>
            <w:rPr>
              <w:rFonts w:eastAsia="Times New Roman"/>
            </w:rPr>
            <w:t xml:space="preserve"> Widespread recombination, reassortment, and transmission of unbalanced compound viral genotypes in natural arenavirus infections.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11</w:t>
          </w:r>
          <w:r>
            <w:rPr>
              <w:rFonts w:eastAsia="Times New Roman"/>
            </w:rPr>
            <w:t>, e1004900 (2015).</w:t>
          </w:r>
        </w:p>
        <w:p w14:paraId="1C947F36" w14:textId="77777777" w:rsidR="0064613C" w:rsidRDefault="0064613C">
          <w:pPr>
            <w:autoSpaceDE w:val="0"/>
            <w:autoSpaceDN w:val="0"/>
            <w:ind w:hanging="640"/>
            <w:divId w:val="807825331"/>
            <w:rPr>
              <w:rFonts w:eastAsia="Times New Roman"/>
            </w:rPr>
          </w:pPr>
          <w:r>
            <w:rPr>
              <w:rFonts w:eastAsia="Times New Roman"/>
            </w:rPr>
            <w:t>17.</w:t>
          </w:r>
          <w:r>
            <w:rPr>
              <w:rFonts w:eastAsia="Times New Roman"/>
            </w:rPr>
            <w:tab/>
            <w:t xml:space="preserve">Botella, L., Vainio, E. J., Hantula, J., Diez, J. J. &amp; Jankovsky, L. Description and prevalence of a putative novel mycovirus within the conifer pathogen </w:t>
          </w:r>
          <w:proofErr w:type="spellStart"/>
          <w:r>
            <w:rPr>
              <w:rFonts w:eastAsia="Times New Roman"/>
            </w:rPr>
            <w:t>Gremmeniella</w:t>
          </w:r>
          <w:proofErr w:type="spellEnd"/>
          <w:r>
            <w:rPr>
              <w:rFonts w:eastAsia="Times New Roman"/>
            </w:rPr>
            <w:t xml:space="preserve"> </w:t>
          </w:r>
          <w:proofErr w:type="spellStart"/>
          <w:r>
            <w:rPr>
              <w:rFonts w:eastAsia="Times New Roman"/>
            </w:rPr>
            <w:t>abietina</w:t>
          </w:r>
          <w:proofErr w:type="spellEnd"/>
          <w:r>
            <w:rPr>
              <w:rFonts w:eastAsia="Times New Roman"/>
            </w:rPr>
            <w:t xml:space="preserve">. </w:t>
          </w:r>
          <w:r>
            <w:rPr>
              <w:rFonts w:eastAsia="Times New Roman"/>
              <w:i/>
              <w:iCs/>
            </w:rPr>
            <w:t xml:space="preserve">Arch </w:t>
          </w:r>
          <w:proofErr w:type="spellStart"/>
          <w:r>
            <w:rPr>
              <w:rFonts w:eastAsia="Times New Roman"/>
              <w:i/>
              <w:iCs/>
            </w:rPr>
            <w:t>Virol</w:t>
          </w:r>
          <w:proofErr w:type="spellEnd"/>
          <w:r>
            <w:rPr>
              <w:rFonts w:eastAsia="Times New Roman"/>
            </w:rPr>
            <w:t xml:space="preserve"> </w:t>
          </w:r>
          <w:r>
            <w:rPr>
              <w:rFonts w:eastAsia="Times New Roman"/>
              <w:b/>
              <w:bCs/>
            </w:rPr>
            <w:t>160</w:t>
          </w:r>
          <w:r>
            <w:rPr>
              <w:rFonts w:eastAsia="Times New Roman"/>
            </w:rPr>
            <w:t>, 1967–1975 (2015).</w:t>
          </w:r>
        </w:p>
        <w:p w14:paraId="07E10566" w14:textId="77777777" w:rsidR="0064613C" w:rsidRDefault="0064613C">
          <w:pPr>
            <w:autoSpaceDE w:val="0"/>
            <w:autoSpaceDN w:val="0"/>
            <w:ind w:hanging="640"/>
            <w:divId w:val="1917930585"/>
            <w:rPr>
              <w:rFonts w:eastAsia="Times New Roman"/>
            </w:rPr>
          </w:pPr>
          <w:r>
            <w:rPr>
              <w:rFonts w:eastAsia="Times New Roman"/>
            </w:rPr>
            <w:t>18.</w:t>
          </w:r>
          <w:r>
            <w:rPr>
              <w:rFonts w:eastAsia="Times New Roman"/>
            </w:rPr>
            <w:tab/>
          </w:r>
          <w:proofErr w:type="spellStart"/>
          <w:r>
            <w:rPr>
              <w:rFonts w:eastAsia="Times New Roman"/>
            </w:rPr>
            <w:t>Kosakovsky</w:t>
          </w:r>
          <w:proofErr w:type="spellEnd"/>
          <w:r>
            <w:rPr>
              <w:rFonts w:eastAsia="Times New Roman"/>
            </w:rPr>
            <w:t xml:space="preserve"> Pond, S. L. &amp; Frost, S. D. W. Not So Different After All: A Comparison of Methods for Detecting Amino Acid Sites Under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22</w:t>
          </w:r>
          <w:r>
            <w:rPr>
              <w:rFonts w:eastAsia="Times New Roman"/>
            </w:rPr>
            <w:t>, 1208–1222 (2005).</w:t>
          </w:r>
        </w:p>
        <w:p w14:paraId="5E98D82B" w14:textId="77777777" w:rsidR="0064613C" w:rsidRDefault="0064613C">
          <w:pPr>
            <w:autoSpaceDE w:val="0"/>
            <w:autoSpaceDN w:val="0"/>
            <w:ind w:hanging="640"/>
            <w:divId w:val="476579281"/>
            <w:rPr>
              <w:rFonts w:eastAsia="Times New Roman"/>
            </w:rPr>
          </w:pPr>
          <w:r>
            <w:rPr>
              <w:rFonts w:eastAsia="Times New Roman"/>
            </w:rPr>
            <w:t>19.</w:t>
          </w:r>
          <w:r>
            <w:rPr>
              <w:rFonts w:eastAsia="Times New Roman"/>
            </w:rPr>
            <w:tab/>
            <w:t xml:space="preserve">Lowen, A. C. It’s in the mix: Reassortment of segmented viral genomes. </w:t>
          </w:r>
          <w:proofErr w:type="spellStart"/>
          <w:r>
            <w:rPr>
              <w:rFonts w:eastAsia="Times New Roman"/>
              <w:i/>
              <w:iCs/>
            </w:rPr>
            <w:t>PLoS</w:t>
          </w:r>
          <w:proofErr w:type="spellEnd"/>
          <w:r>
            <w:rPr>
              <w:rFonts w:eastAsia="Times New Roman"/>
              <w:i/>
              <w:iCs/>
            </w:rPr>
            <w:t xml:space="preserve"> Pathogens</w:t>
          </w:r>
          <w:r>
            <w:rPr>
              <w:rFonts w:eastAsia="Times New Roman"/>
            </w:rPr>
            <w:t xml:space="preserve"> vol. 14 Preprint at https://doi.org/10.1371/journal.ppat.1007200 (2018).</w:t>
          </w:r>
        </w:p>
        <w:p w14:paraId="28A9D9B7" w14:textId="77777777" w:rsidR="0064613C" w:rsidRDefault="0064613C">
          <w:pPr>
            <w:autoSpaceDE w:val="0"/>
            <w:autoSpaceDN w:val="0"/>
            <w:ind w:hanging="640"/>
            <w:divId w:val="1079903610"/>
            <w:rPr>
              <w:rFonts w:eastAsia="Times New Roman"/>
            </w:rPr>
          </w:pPr>
          <w:r>
            <w:rPr>
              <w:rFonts w:eastAsia="Times New Roman"/>
            </w:rPr>
            <w:t>20.</w:t>
          </w:r>
          <w:r>
            <w:rPr>
              <w:rFonts w:eastAsia="Times New Roman"/>
            </w:rPr>
            <w:tab/>
            <w:t xml:space="preserve">Rambaut, A., Lam, T. T., Max Carvalho, L. &amp; Pybus, O. G. Exploring the temporal structure of </w:t>
          </w:r>
          <w:proofErr w:type="spellStart"/>
          <w:r>
            <w:rPr>
              <w:rFonts w:eastAsia="Times New Roman"/>
            </w:rPr>
            <w:t>heterochronous</w:t>
          </w:r>
          <w:proofErr w:type="spellEnd"/>
          <w:r>
            <w:rPr>
              <w:rFonts w:eastAsia="Times New Roman"/>
            </w:rPr>
            <w:t xml:space="preserve"> sequences using TempEst (formerly Path-O-Gen).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2</w:t>
          </w:r>
          <w:r>
            <w:rPr>
              <w:rFonts w:eastAsia="Times New Roman"/>
            </w:rPr>
            <w:t>, vew007 (2016).</w:t>
          </w:r>
        </w:p>
        <w:p w14:paraId="17121122" w14:textId="77777777" w:rsidR="0064613C" w:rsidRDefault="0064613C">
          <w:pPr>
            <w:autoSpaceDE w:val="0"/>
            <w:autoSpaceDN w:val="0"/>
            <w:ind w:hanging="640"/>
            <w:divId w:val="1101491591"/>
            <w:rPr>
              <w:rFonts w:eastAsia="Times New Roman"/>
            </w:rPr>
          </w:pPr>
          <w:r>
            <w:rPr>
              <w:rFonts w:eastAsia="Times New Roman"/>
            </w:rPr>
            <w:t>21.</w:t>
          </w:r>
          <w:r>
            <w:rPr>
              <w:rFonts w:eastAsia="Times New Roman"/>
            </w:rPr>
            <w:tab/>
            <w:t xml:space="preserve">Suchard, M. A. </w:t>
          </w:r>
          <w:r>
            <w:rPr>
              <w:rFonts w:eastAsia="Times New Roman"/>
              <w:i/>
              <w:iCs/>
            </w:rPr>
            <w:t>et al.</w:t>
          </w:r>
          <w:r>
            <w:rPr>
              <w:rFonts w:eastAsia="Times New Roman"/>
            </w:rPr>
            <w:t xml:space="preserve"> Bayesian phylogenetic and phylodynamic data integration using BEAST 1.10.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4</w:t>
          </w:r>
          <w:r>
            <w:rPr>
              <w:rFonts w:eastAsia="Times New Roman"/>
            </w:rPr>
            <w:t>, (2018).</w:t>
          </w:r>
        </w:p>
        <w:p w14:paraId="2B27FC0D" w14:textId="77777777" w:rsidR="0064613C" w:rsidRDefault="0064613C">
          <w:pPr>
            <w:autoSpaceDE w:val="0"/>
            <w:autoSpaceDN w:val="0"/>
            <w:ind w:hanging="640"/>
            <w:divId w:val="128210387"/>
            <w:rPr>
              <w:rFonts w:eastAsia="Times New Roman"/>
            </w:rPr>
          </w:pPr>
          <w:r>
            <w:rPr>
              <w:rFonts w:eastAsia="Times New Roman"/>
            </w:rPr>
            <w:t>22.</w:t>
          </w:r>
          <w:r>
            <w:rPr>
              <w:rFonts w:eastAsia="Times New Roman"/>
            </w:rPr>
            <w:tab/>
          </w:r>
          <w:proofErr w:type="spellStart"/>
          <w:r>
            <w:rPr>
              <w:rFonts w:eastAsia="Times New Roman"/>
            </w:rPr>
            <w:t>Petrzik</w:t>
          </w:r>
          <w:proofErr w:type="spellEnd"/>
          <w:r>
            <w:rPr>
              <w:rFonts w:eastAsia="Times New Roman"/>
            </w:rPr>
            <w:t xml:space="preserve">, K. Evolutionary forces at work in partitiviruses. </w:t>
          </w:r>
          <w:r>
            <w:rPr>
              <w:rFonts w:eastAsia="Times New Roman"/>
              <w:i/>
              <w:iCs/>
            </w:rPr>
            <w:t>Virus Genes</w:t>
          </w:r>
          <w:r>
            <w:rPr>
              <w:rFonts w:eastAsia="Times New Roman"/>
            </w:rPr>
            <w:t xml:space="preserve"> </w:t>
          </w:r>
          <w:r>
            <w:rPr>
              <w:rFonts w:eastAsia="Times New Roman"/>
              <w:b/>
              <w:bCs/>
            </w:rPr>
            <w:t>55</w:t>
          </w:r>
          <w:r>
            <w:rPr>
              <w:rFonts w:eastAsia="Times New Roman"/>
            </w:rPr>
            <w:t>, 563–573 (2019).</w:t>
          </w:r>
        </w:p>
        <w:p w14:paraId="37FD4921" w14:textId="77777777" w:rsidR="0064613C" w:rsidRDefault="0064613C">
          <w:pPr>
            <w:autoSpaceDE w:val="0"/>
            <w:autoSpaceDN w:val="0"/>
            <w:ind w:hanging="640"/>
            <w:divId w:val="1750540804"/>
            <w:rPr>
              <w:rFonts w:eastAsia="Times New Roman"/>
            </w:rPr>
          </w:pPr>
          <w:r>
            <w:rPr>
              <w:rFonts w:eastAsia="Times New Roman"/>
            </w:rPr>
            <w:t>23.</w:t>
          </w:r>
          <w:r>
            <w:rPr>
              <w:rFonts w:eastAsia="Times New Roman"/>
            </w:rPr>
            <w:tab/>
            <w:t xml:space="preserve">Boldogh, I., Albrecht, T. &amp; Porter, D. D. </w:t>
          </w:r>
          <w:r>
            <w:rPr>
              <w:rFonts w:eastAsia="Times New Roman"/>
              <w:i/>
              <w:iCs/>
            </w:rPr>
            <w:t>Persistent Viral Infections</w:t>
          </w:r>
          <w:r>
            <w:rPr>
              <w:rFonts w:eastAsia="Times New Roman"/>
            </w:rPr>
            <w:t>. (Galveston, TX, 1996).</w:t>
          </w:r>
        </w:p>
        <w:p w14:paraId="0AEB38A1" w14:textId="77777777" w:rsidR="0064613C" w:rsidRDefault="0064613C">
          <w:pPr>
            <w:autoSpaceDE w:val="0"/>
            <w:autoSpaceDN w:val="0"/>
            <w:ind w:hanging="640"/>
            <w:divId w:val="803815582"/>
            <w:rPr>
              <w:rFonts w:eastAsia="Times New Roman"/>
            </w:rPr>
          </w:pPr>
          <w:r>
            <w:rPr>
              <w:rFonts w:eastAsia="Times New Roman"/>
            </w:rPr>
            <w:t>24.</w:t>
          </w:r>
          <w:r>
            <w:rPr>
              <w:rFonts w:eastAsia="Times New Roman"/>
            </w:rPr>
            <w:tab/>
            <w:t xml:space="preserve">Sullivan, B. M., </w:t>
          </w:r>
          <w:proofErr w:type="spellStart"/>
          <w:r>
            <w:rPr>
              <w:rFonts w:eastAsia="Times New Roman"/>
            </w:rPr>
            <w:t>Teijaro</w:t>
          </w:r>
          <w:proofErr w:type="spellEnd"/>
          <w:r>
            <w:rPr>
              <w:rFonts w:eastAsia="Times New Roman"/>
            </w:rPr>
            <w:t xml:space="preserve">, J. R., de la Torre, J. C. &amp; </w:t>
          </w:r>
          <w:proofErr w:type="spellStart"/>
          <w:r>
            <w:rPr>
              <w:rFonts w:eastAsia="Times New Roman"/>
            </w:rPr>
            <w:t>Oldstone</w:t>
          </w:r>
          <w:proofErr w:type="spellEnd"/>
          <w:r>
            <w:rPr>
              <w:rFonts w:eastAsia="Times New Roman"/>
            </w:rPr>
            <w:t xml:space="preserve">, M. B. A. Early Virus-Host Interactions Dictate the Course of a Persistent Infection.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11</w:t>
          </w:r>
          <w:r>
            <w:rPr>
              <w:rFonts w:eastAsia="Times New Roman"/>
            </w:rPr>
            <w:t>, 1–14 (2015).</w:t>
          </w:r>
        </w:p>
        <w:p w14:paraId="7CE83075" w14:textId="77777777" w:rsidR="0064613C" w:rsidRDefault="0064613C">
          <w:pPr>
            <w:autoSpaceDE w:val="0"/>
            <w:autoSpaceDN w:val="0"/>
            <w:ind w:hanging="640"/>
            <w:divId w:val="967323097"/>
            <w:rPr>
              <w:rFonts w:eastAsia="Times New Roman"/>
            </w:rPr>
          </w:pPr>
          <w:r>
            <w:rPr>
              <w:rFonts w:eastAsia="Times New Roman"/>
            </w:rPr>
            <w:lastRenderedPageBreak/>
            <w:t>25.</w:t>
          </w:r>
          <w:r>
            <w:rPr>
              <w:rFonts w:eastAsia="Times New Roman"/>
            </w:rPr>
            <w:tab/>
            <w:t xml:space="preserve">Hilleman, M. R. Strategies and mechanisms for host and pathogen survival in acute and persistent viral infections. </w:t>
          </w:r>
          <w:r>
            <w:rPr>
              <w:rFonts w:eastAsia="Times New Roman"/>
              <w:i/>
              <w:iCs/>
            </w:rPr>
            <w:t>Proceedings of the National Academy of Sciences</w:t>
          </w:r>
          <w:r>
            <w:rPr>
              <w:rFonts w:eastAsia="Times New Roman"/>
            </w:rPr>
            <w:t xml:space="preserve"> </w:t>
          </w:r>
          <w:r>
            <w:rPr>
              <w:rFonts w:eastAsia="Times New Roman"/>
              <w:b/>
              <w:bCs/>
            </w:rPr>
            <w:t>101</w:t>
          </w:r>
          <w:r>
            <w:rPr>
              <w:rFonts w:eastAsia="Times New Roman"/>
            </w:rPr>
            <w:t>, 14560–14566 (2004).</w:t>
          </w:r>
        </w:p>
        <w:p w14:paraId="7297ECA4" w14:textId="77777777" w:rsidR="0064613C" w:rsidRDefault="0064613C">
          <w:pPr>
            <w:autoSpaceDE w:val="0"/>
            <w:autoSpaceDN w:val="0"/>
            <w:ind w:hanging="640"/>
            <w:divId w:val="441611649"/>
            <w:rPr>
              <w:rFonts w:eastAsia="Times New Roman"/>
            </w:rPr>
          </w:pPr>
          <w:r>
            <w:rPr>
              <w:rFonts w:eastAsia="Times New Roman"/>
            </w:rPr>
            <w:t>26.</w:t>
          </w:r>
          <w:r>
            <w:rPr>
              <w:rFonts w:eastAsia="Times New Roman"/>
            </w:rPr>
            <w:tab/>
            <w:t xml:space="preserve">Nibert, M. L. </w:t>
          </w:r>
          <w:r>
            <w:rPr>
              <w:rFonts w:eastAsia="Times New Roman"/>
              <w:i/>
              <w:iCs/>
            </w:rPr>
            <w:t>et al.</w:t>
          </w:r>
          <w:r>
            <w:rPr>
              <w:rFonts w:eastAsia="Times New Roman"/>
            </w:rPr>
            <w:t xml:space="preserve"> Taxonomic reorganization of family Partitiviridae and other recent progress in partitivirus research. </w:t>
          </w:r>
          <w:r>
            <w:rPr>
              <w:rFonts w:eastAsia="Times New Roman"/>
              <w:i/>
              <w:iCs/>
            </w:rPr>
            <w:t>Virus Res</w:t>
          </w:r>
          <w:r>
            <w:rPr>
              <w:rFonts w:eastAsia="Times New Roman"/>
            </w:rPr>
            <w:t xml:space="preserve"> </w:t>
          </w:r>
          <w:r>
            <w:rPr>
              <w:rFonts w:eastAsia="Times New Roman"/>
              <w:b/>
              <w:bCs/>
            </w:rPr>
            <w:t>188</w:t>
          </w:r>
          <w:r>
            <w:rPr>
              <w:rFonts w:eastAsia="Times New Roman"/>
            </w:rPr>
            <w:t>, 128–41 (2014).</w:t>
          </w:r>
        </w:p>
        <w:p w14:paraId="495E3E3F" w14:textId="77777777" w:rsidR="0064613C" w:rsidRDefault="0064613C">
          <w:pPr>
            <w:autoSpaceDE w:val="0"/>
            <w:autoSpaceDN w:val="0"/>
            <w:ind w:hanging="640"/>
            <w:divId w:val="440299599"/>
            <w:rPr>
              <w:rFonts w:eastAsia="Times New Roman"/>
            </w:rPr>
          </w:pPr>
          <w:r>
            <w:rPr>
              <w:rFonts w:eastAsia="Times New Roman"/>
            </w:rPr>
            <w:t>27.</w:t>
          </w:r>
          <w:r>
            <w:rPr>
              <w:rFonts w:eastAsia="Times New Roman"/>
            </w:rPr>
            <w:tab/>
            <w:t xml:space="preserve">Simmonds, P., </w:t>
          </w:r>
          <w:proofErr w:type="spellStart"/>
          <w:r>
            <w:rPr>
              <w:rFonts w:eastAsia="Times New Roman"/>
            </w:rPr>
            <w:t>Aiewsakun</w:t>
          </w:r>
          <w:proofErr w:type="spellEnd"/>
          <w:r>
            <w:rPr>
              <w:rFonts w:eastAsia="Times New Roman"/>
            </w:rPr>
            <w:t xml:space="preserve">, P. &amp; </w:t>
          </w:r>
          <w:proofErr w:type="spellStart"/>
          <w:r>
            <w:rPr>
              <w:rFonts w:eastAsia="Times New Roman"/>
            </w:rPr>
            <w:t>Katzourakis</w:t>
          </w:r>
          <w:proofErr w:type="spellEnd"/>
          <w:r>
            <w:rPr>
              <w:rFonts w:eastAsia="Times New Roman"/>
            </w:rPr>
            <w:t xml:space="preserve">, A. Prisoners of war — host adaptation and its constraints on virus evolution. </w:t>
          </w:r>
          <w:r>
            <w:rPr>
              <w:rFonts w:eastAsia="Times New Roman"/>
              <w:i/>
              <w:iCs/>
            </w:rPr>
            <w:t xml:space="preserve">Nat Rev </w:t>
          </w:r>
          <w:proofErr w:type="spellStart"/>
          <w:r>
            <w:rPr>
              <w:rFonts w:eastAsia="Times New Roman"/>
              <w:i/>
              <w:iCs/>
            </w:rPr>
            <w:t>Microbiol</w:t>
          </w:r>
          <w:proofErr w:type="spellEnd"/>
          <w:r>
            <w:rPr>
              <w:rFonts w:eastAsia="Times New Roman"/>
            </w:rPr>
            <w:t xml:space="preserve"> </w:t>
          </w:r>
          <w:r>
            <w:rPr>
              <w:rFonts w:eastAsia="Times New Roman"/>
              <w:b/>
              <w:bCs/>
            </w:rPr>
            <w:t>17</w:t>
          </w:r>
          <w:r>
            <w:rPr>
              <w:rFonts w:eastAsia="Times New Roman"/>
            </w:rPr>
            <w:t>, 321–328 (2019).</w:t>
          </w:r>
        </w:p>
        <w:p w14:paraId="3F86DBAA" w14:textId="77777777" w:rsidR="0064613C" w:rsidRDefault="0064613C">
          <w:pPr>
            <w:autoSpaceDE w:val="0"/>
            <w:autoSpaceDN w:val="0"/>
            <w:ind w:hanging="640"/>
            <w:divId w:val="193429150"/>
            <w:rPr>
              <w:rFonts w:eastAsia="Times New Roman"/>
            </w:rPr>
          </w:pPr>
          <w:r>
            <w:rPr>
              <w:rFonts w:eastAsia="Times New Roman"/>
            </w:rPr>
            <w:t>28.</w:t>
          </w:r>
          <w:r>
            <w:rPr>
              <w:rFonts w:eastAsia="Times New Roman"/>
            </w:rPr>
            <w:tab/>
            <w:t xml:space="preserve">CASTLE, W. E. INBREEDING, CROSS-BREEDING AND STERILITY IN DROSOPHILA. </w:t>
          </w:r>
          <w:r>
            <w:rPr>
              <w:rFonts w:eastAsia="Times New Roman"/>
              <w:i/>
              <w:iCs/>
            </w:rPr>
            <w:t>Science (1979)</w:t>
          </w:r>
          <w:r>
            <w:rPr>
              <w:rFonts w:eastAsia="Times New Roman"/>
            </w:rPr>
            <w:t xml:space="preserve"> </w:t>
          </w:r>
          <w:r>
            <w:rPr>
              <w:rFonts w:eastAsia="Times New Roman"/>
              <w:b/>
              <w:bCs/>
            </w:rPr>
            <w:t>23</w:t>
          </w:r>
          <w:r>
            <w:rPr>
              <w:rFonts w:eastAsia="Times New Roman"/>
            </w:rPr>
            <w:t>, 153–153 (1906).</w:t>
          </w:r>
        </w:p>
        <w:p w14:paraId="33A5EE5D" w14:textId="77777777" w:rsidR="0064613C" w:rsidRDefault="0064613C">
          <w:pPr>
            <w:autoSpaceDE w:val="0"/>
            <w:autoSpaceDN w:val="0"/>
            <w:ind w:hanging="640"/>
            <w:divId w:val="1561092017"/>
            <w:rPr>
              <w:rFonts w:eastAsia="Times New Roman"/>
            </w:rPr>
          </w:pPr>
          <w:r>
            <w:rPr>
              <w:rFonts w:eastAsia="Times New Roman"/>
            </w:rPr>
            <w:t>29.</w:t>
          </w:r>
          <w:r>
            <w:rPr>
              <w:rFonts w:eastAsia="Times New Roman"/>
            </w:rPr>
            <w:tab/>
          </w:r>
          <w:proofErr w:type="spellStart"/>
          <w:r>
            <w:rPr>
              <w:rFonts w:eastAsia="Times New Roman"/>
            </w:rPr>
            <w:t>Kolodziejek</w:t>
          </w:r>
          <w:proofErr w:type="spellEnd"/>
          <w:r>
            <w:rPr>
              <w:rFonts w:eastAsia="Times New Roman"/>
            </w:rPr>
            <w:t xml:space="preserve">, J. </w:t>
          </w:r>
          <w:r>
            <w:rPr>
              <w:rFonts w:eastAsia="Times New Roman"/>
              <w:i/>
              <w:iCs/>
            </w:rPr>
            <w:t>et al.</w:t>
          </w:r>
          <w:r>
            <w:rPr>
              <w:rFonts w:eastAsia="Times New Roman"/>
            </w:rPr>
            <w:t xml:space="preserve"> Genetic clustering of Borna disease virus natural animal isolates, laboratory and vaccine strains strongly reflects their regional geographical origin. </w:t>
          </w:r>
          <w:r>
            <w:rPr>
              <w:rFonts w:eastAsia="Times New Roman"/>
              <w:i/>
              <w:iCs/>
            </w:rPr>
            <w:t>Journal of General Virology</w:t>
          </w:r>
          <w:r>
            <w:rPr>
              <w:rFonts w:eastAsia="Times New Roman"/>
            </w:rPr>
            <w:t xml:space="preserve"> </w:t>
          </w:r>
          <w:r>
            <w:rPr>
              <w:rFonts w:eastAsia="Times New Roman"/>
              <w:b/>
              <w:bCs/>
            </w:rPr>
            <w:t>86</w:t>
          </w:r>
          <w:r>
            <w:rPr>
              <w:rFonts w:eastAsia="Times New Roman"/>
            </w:rPr>
            <w:t>, 385–398 (2005).</w:t>
          </w:r>
        </w:p>
        <w:p w14:paraId="7FB624F2" w14:textId="77777777" w:rsidR="0064613C" w:rsidRDefault="0064613C">
          <w:pPr>
            <w:autoSpaceDE w:val="0"/>
            <w:autoSpaceDN w:val="0"/>
            <w:ind w:hanging="640"/>
            <w:divId w:val="969238390"/>
            <w:rPr>
              <w:rFonts w:eastAsia="Times New Roman"/>
            </w:rPr>
          </w:pPr>
          <w:r>
            <w:rPr>
              <w:rFonts w:eastAsia="Times New Roman"/>
            </w:rPr>
            <w:t>30.</w:t>
          </w:r>
          <w:r>
            <w:rPr>
              <w:rFonts w:eastAsia="Times New Roman"/>
            </w:rPr>
            <w:tab/>
          </w:r>
          <w:proofErr w:type="spellStart"/>
          <w:r>
            <w:rPr>
              <w:rFonts w:eastAsia="Times New Roman"/>
            </w:rPr>
            <w:t>Swevers</w:t>
          </w:r>
          <w:proofErr w:type="spellEnd"/>
          <w:r>
            <w:rPr>
              <w:rFonts w:eastAsia="Times New Roman"/>
            </w:rPr>
            <w:t xml:space="preserve">, L., Broeck, J. Vanden &amp; </w:t>
          </w:r>
          <w:proofErr w:type="spellStart"/>
          <w:r>
            <w:rPr>
              <w:rFonts w:eastAsia="Times New Roman"/>
            </w:rPr>
            <w:t>Smagghe</w:t>
          </w:r>
          <w:proofErr w:type="spellEnd"/>
          <w:r>
            <w:rPr>
              <w:rFonts w:eastAsia="Times New Roman"/>
            </w:rPr>
            <w:t xml:space="preserve">, G. The possible impact of persistent virus infection on the function of the RNAi machinery in insects: A hypothesis. </w:t>
          </w:r>
          <w:r>
            <w:rPr>
              <w:rFonts w:eastAsia="Times New Roman"/>
              <w:i/>
              <w:iCs/>
            </w:rPr>
            <w:t xml:space="preserve">Front </w:t>
          </w:r>
          <w:proofErr w:type="spellStart"/>
          <w:r>
            <w:rPr>
              <w:rFonts w:eastAsia="Times New Roman"/>
              <w:i/>
              <w:iCs/>
            </w:rPr>
            <w:t>Physiol</w:t>
          </w:r>
          <w:proofErr w:type="spellEnd"/>
          <w:r>
            <w:rPr>
              <w:rFonts w:eastAsia="Times New Roman"/>
            </w:rPr>
            <w:t xml:space="preserve"> </w:t>
          </w:r>
          <w:r>
            <w:rPr>
              <w:rFonts w:eastAsia="Times New Roman"/>
              <w:b/>
              <w:bCs/>
            </w:rPr>
            <w:t>4 NOV</w:t>
          </w:r>
          <w:r>
            <w:rPr>
              <w:rFonts w:eastAsia="Times New Roman"/>
            </w:rPr>
            <w:t>, (2013).</w:t>
          </w:r>
        </w:p>
        <w:p w14:paraId="09B45CD7" w14:textId="77777777" w:rsidR="0064613C" w:rsidRDefault="0064613C">
          <w:pPr>
            <w:autoSpaceDE w:val="0"/>
            <w:autoSpaceDN w:val="0"/>
            <w:ind w:hanging="640"/>
            <w:divId w:val="1268851671"/>
            <w:rPr>
              <w:rFonts w:eastAsia="Times New Roman"/>
            </w:rPr>
          </w:pPr>
          <w:r>
            <w:rPr>
              <w:rFonts w:eastAsia="Times New Roman"/>
            </w:rPr>
            <w:t>31.</w:t>
          </w:r>
          <w:r>
            <w:rPr>
              <w:rFonts w:eastAsia="Times New Roman"/>
            </w:rPr>
            <w:tab/>
          </w:r>
          <w:proofErr w:type="spellStart"/>
          <w:r>
            <w:rPr>
              <w:rFonts w:eastAsia="Times New Roman"/>
            </w:rPr>
            <w:t>Karlikow</w:t>
          </w:r>
          <w:proofErr w:type="spellEnd"/>
          <w:r>
            <w:rPr>
              <w:rFonts w:eastAsia="Times New Roman"/>
            </w:rPr>
            <w:t xml:space="preserve">, M., </w:t>
          </w:r>
          <w:proofErr w:type="spellStart"/>
          <w:r>
            <w:rPr>
              <w:rFonts w:eastAsia="Times New Roman"/>
            </w:rPr>
            <w:t>Goic</w:t>
          </w:r>
          <w:proofErr w:type="spellEnd"/>
          <w:r>
            <w:rPr>
              <w:rFonts w:eastAsia="Times New Roman"/>
            </w:rPr>
            <w:t xml:space="preserve">, B. &amp; Saleh, M. C. RNAi and antiviral defense in Drosophila: Setting up a systemic immune response. </w:t>
          </w:r>
          <w:r>
            <w:rPr>
              <w:rFonts w:eastAsia="Times New Roman"/>
              <w:i/>
              <w:iCs/>
            </w:rPr>
            <w:t>Dev Comp Immunol</w:t>
          </w:r>
          <w:r>
            <w:rPr>
              <w:rFonts w:eastAsia="Times New Roman"/>
            </w:rPr>
            <w:t xml:space="preserve"> </w:t>
          </w:r>
          <w:r>
            <w:rPr>
              <w:rFonts w:eastAsia="Times New Roman"/>
              <w:b/>
              <w:bCs/>
            </w:rPr>
            <w:t>42</w:t>
          </w:r>
          <w:r>
            <w:rPr>
              <w:rFonts w:eastAsia="Times New Roman"/>
            </w:rPr>
            <w:t>, 85–92 (2014).</w:t>
          </w:r>
        </w:p>
        <w:p w14:paraId="675A606C" w14:textId="77777777" w:rsidR="0064613C" w:rsidRDefault="0064613C">
          <w:pPr>
            <w:autoSpaceDE w:val="0"/>
            <w:autoSpaceDN w:val="0"/>
            <w:ind w:hanging="640"/>
            <w:divId w:val="1318221714"/>
            <w:rPr>
              <w:rFonts w:eastAsia="Times New Roman"/>
            </w:rPr>
          </w:pPr>
          <w:r>
            <w:rPr>
              <w:rFonts w:eastAsia="Times New Roman"/>
            </w:rPr>
            <w:t>32.</w:t>
          </w:r>
          <w:r>
            <w:rPr>
              <w:rFonts w:eastAsia="Times New Roman"/>
            </w:rPr>
            <w:tab/>
            <w:t xml:space="preserve">McDonald, S. M., Nelson, M. I., Turner, P. E. &amp; Patton, J. T. Reassortment in segmented RNA viruses: Mechanisms and outcomes. </w:t>
          </w:r>
          <w:r>
            <w:rPr>
              <w:rFonts w:eastAsia="Times New Roman"/>
              <w:i/>
              <w:iCs/>
            </w:rPr>
            <w:t>Nature Reviews Microbiology</w:t>
          </w:r>
          <w:r>
            <w:rPr>
              <w:rFonts w:eastAsia="Times New Roman"/>
            </w:rPr>
            <w:t xml:space="preserve"> vol. 14 448–460 Preprint at https://doi.org/10.1038/nrmicro.2016.46 (2016).</w:t>
          </w:r>
        </w:p>
        <w:p w14:paraId="1131F18B" w14:textId="77777777" w:rsidR="0064613C" w:rsidRDefault="0064613C">
          <w:pPr>
            <w:autoSpaceDE w:val="0"/>
            <w:autoSpaceDN w:val="0"/>
            <w:ind w:hanging="640"/>
            <w:divId w:val="1422218365"/>
            <w:rPr>
              <w:rFonts w:eastAsia="Times New Roman"/>
            </w:rPr>
          </w:pPr>
          <w:r>
            <w:rPr>
              <w:rFonts w:eastAsia="Times New Roman"/>
            </w:rPr>
            <w:t>33.</w:t>
          </w:r>
          <w:r>
            <w:rPr>
              <w:rFonts w:eastAsia="Times New Roman"/>
            </w:rPr>
            <w:tab/>
            <w:t xml:space="preserve">Cao, C., Magwire, M. M., Bayer, F. &amp; </w:t>
          </w:r>
          <w:proofErr w:type="spellStart"/>
          <w:r>
            <w:rPr>
              <w:rFonts w:eastAsia="Times New Roman"/>
            </w:rPr>
            <w:t>Jiggins</w:t>
          </w:r>
          <w:proofErr w:type="spellEnd"/>
          <w:r>
            <w:rPr>
              <w:rFonts w:eastAsia="Times New Roman"/>
            </w:rPr>
            <w:t xml:space="preserve">, F. M. A Polymorphism in the Processing Body Component Ge-1 Controls Resistance to a Naturally Occurring Rhabdovirus in Drosophila.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e1005387 (2016).</w:t>
          </w:r>
        </w:p>
        <w:p w14:paraId="440C20F6" w14:textId="77777777" w:rsidR="0064613C" w:rsidRDefault="0064613C">
          <w:pPr>
            <w:autoSpaceDE w:val="0"/>
            <w:autoSpaceDN w:val="0"/>
            <w:ind w:hanging="640"/>
            <w:divId w:val="1774351236"/>
            <w:rPr>
              <w:rFonts w:eastAsia="Times New Roman"/>
            </w:rPr>
          </w:pPr>
          <w:r>
            <w:rPr>
              <w:rFonts w:eastAsia="Times New Roman"/>
            </w:rPr>
            <w:t>34.</w:t>
          </w:r>
          <w:r>
            <w:rPr>
              <w:rFonts w:eastAsia="Times New Roman"/>
            </w:rPr>
            <w:tab/>
            <w:t xml:space="preserve">Martin, M. </w:t>
          </w:r>
          <w:proofErr w:type="spellStart"/>
          <w:r>
            <w:rPr>
              <w:rFonts w:eastAsia="Times New Roman"/>
            </w:rPr>
            <w:t>Cutadapt</w:t>
          </w:r>
          <w:proofErr w:type="spellEnd"/>
          <w:r>
            <w:rPr>
              <w:rFonts w:eastAsia="Times New Roman"/>
            </w:rPr>
            <w:t xml:space="preserve"> Removes Adapter Sequences </w:t>
          </w:r>
          <w:proofErr w:type="gramStart"/>
          <w:r>
            <w:rPr>
              <w:rFonts w:eastAsia="Times New Roman"/>
            </w:rPr>
            <w:t>From</w:t>
          </w:r>
          <w:proofErr w:type="gramEnd"/>
          <w:r>
            <w:rPr>
              <w:rFonts w:eastAsia="Times New Roman"/>
            </w:rPr>
            <w:t xml:space="preserve"> High-Throughput Sequencing Reads. </w:t>
          </w:r>
          <w:proofErr w:type="spellStart"/>
          <w:r>
            <w:rPr>
              <w:rFonts w:eastAsia="Times New Roman"/>
              <w:i/>
              <w:iCs/>
            </w:rPr>
            <w:t>EMBnet</w:t>
          </w:r>
          <w:proofErr w:type="spellEnd"/>
          <w:r>
            <w:rPr>
              <w:rFonts w:eastAsia="Times New Roman"/>
              <w:i/>
              <w:iCs/>
            </w:rPr>
            <w:t xml:space="preserve"> J</w:t>
          </w:r>
          <w:r>
            <w:rPr>
              <w:rFonts w:eastAsia="Times New Roman"/>
            </w:rPr>
            <w:t xml:space="preserve"> </w:t>
          </w:r>
          <w:r>
            <w:rPr>
              <w:rFonts w:eastAsia="Times New Roman"/>
              <w:b/>
              <w:bCs/>
            </w:rPr>
            <w:t>17</w:t>
          </w:r>
          <w:r>
            <w:rPr>
              <w:rFonts w:eastAsia="Times New Roman"/>
            </w:rPr>
            <w:t>, 10–12 (2011).</w:t>
          </w:r>
        </w:p>
        <w:p w14:paraId="20595170" w14:textId="77777777" w:rsidR="0064613C" w:rsidRDefault="0064613C">
          <w:pPr>
            <w:autoSpaceDE w:val="0"/>
            <w:autoSpaceDN w:val="0"/>
            <w:ind w:hanging="640"/>
            <w:divId w:val="428087527"/>
            <w:rPr>
              <w:rFonts w:eastAsia="Times New Roman"/>
            </w:rPr>
          </w:pPr>
          <w:r>
            <w:rPr>
              <w:rFonts w:eastAsia="Times New Roman"/>
            </w:rPr>
            <w:t>35.</w:t>
          </w:r>
          <w:r>
            <w:rPr>
              <w:rFonts w:eastAsia="Times New Roman"/>
            </w:rPr>
            <w:tab/>
            <w:t xml:space="preserve">Andrews, S. </w:t>
          </w:r>
          <w:r>
            <w:rPr>
              <w:rFonts w:eastAsia="Times New Roman"/>
              <w:i/>
              <w:iCs/>
            </w:rPr>
            <w:t>et al.</w:t>
          </w:r>
          <w:r>
            <w:rPr>
              <w:rFonts w:eastAsia="Times New Roman"/>
            </w:rPr>
            <w:t xml:space="preserve"> </w:t>
          </w:r>
          <w:proofErr w:type="spellStart"/>
          <w:r>
            <w:rPr>
              <w:rFonts w:eastAsia="Times New Roman"/>
            </w:rPr>
            <w:t>FastQC</w:t>
          </w:r>
          <w:proofErr w:type="spellEnd"/>
          <w:r>
            <w:rPr>
              <w:rFonts w:eastAsia="Times New Roman"/>
            </w:rPr>
            <w:t>: a quality control tool for high throughput sequence data. https://qubeshub.org/resources/fastqc (2012).</w:t>
          </w:r>
        </w:p>
        <w:p w14:paraId="1D9607E3" w14:textId="77777777" w:rsidR="0064613C" w:rsidRDefault="0064613C">
          <w:pPr>
            <w:autoSpaceDE w:val="0"/>
            <w:autoSpaceDN w:val="0"/>
            <w:ind w:hanging="640"/>
            <w:divId w:val="1669939216"/>
            <w:rPr>
              <w:rFonts w:eastAsia="Times New Roman"/>
            </w:rPr>
          </w:pPr>
          <w:r>
            <w:rPr>
              <w:rFonts w:eastAsia="Times New Roman"/>
            </w:rPr>
            <w:t>36.</w:t>
          </w:r>
          <w:r>
            <w:rPr>
              <w:rFonts w:eastAsia="Times New Roman"/>
            </w:rPr>
            <w:tab/>
            <w:t xml:space="preserve">Langmead, B. &amp; Salzberg, S. L. Fast gapped-read alignment with Bowtie 2. </w:t>
          </w:r>
          <w:r>
            <w:rPr>
              <w:rFonts w:eastAsia="Times New Roman"/>
              <w:i/>
              <w:iCs/>
            </w:rPr>
            <w:t>Nat Methods</w:t>
          </w:r>
          <w:r>
            <w:rPr>
              <w:rFonts w:eastAsia="Times New Roman"/>
            </w:rPr>
            <w:t xml:space="preserve"> </w:t>
          </w:r>
          <w:r>
            <w:rPr>
              <w:rFonts w:eastAsia="Times New Roman"/>
              <w:b/>
              <w:bCs/>
            </w:rPr>
            <w:t>9</w:t>
          </w:r>
          <w:r>
            <w:rPr>
              <w:rFonts w:eastAsia="Times New Roman"/>
            </w:rPr>
            <w:t>, 357–359 (2012).</w:t>
          </w:r>
        </w:p>
        <w:p w14:paraId="1FB94CE9" w14:textId="77777777" w:rsidR="0064613C" w:rsidRDefault="0064613C">
          <w:pPr>
            <w:autoSpaceDE w:val="0"/>
            <w:autoSpaceDN w:val="0"/>
            <w:ind w:hanging="640"/>
            <w:divId w:val="1407024376"/>
            <w:rPr>
              <w:rFonts w:eastAsia="Times New Roman"/>
            </w:rPr>
          </w:pPr>
          <w:r>
            <w:rPr>
              <w:rFonts w:eastAsia="Times New Roman"/>
            </w:rPr>
            <w:t>37.</w:t>
          </w:r>
          <w:r>
            <w:rPr>
              <w:rFonts w:eastAsia="Times New Roman"/>
            </w:rPr>
            <w:tab/>
          </w:r>
          <w:proofErr w:type="spellStart"/>
          <w:r>
            <w:rPr>
              <w:rFonts w:eastAsia="Times New Roman"/>
            </w:rPr>
            <w:t>Prjibelski</w:t>
          </w:r>
          <w:proofErr w:type="spellEnd"/>
          <w:r>
            <w:rPr>
              <w:rFonts w:eastAsia="Times New Roman"/>
            </w:rPr>
            <w:t xml:space="preserve">, A., Antipov, D., Meleshko, D., Lapidus, A. &amp; </w:t>
          </w:r>
          <w:proofErr w:type="spellStart"/>
          <w:r>
            <w:rPr>
              <w:rFonts w:eastAsia="Times New Roman"/>
            </w:rPr>
            <w:t>Korobeynikov</w:t>
          </w:r>
          <w:proofErr w:type="spellEnd"/>
          <w:r>
            <w:rPr>
              <w:rFonts w:eastAsia="Times New Roman"/>
            </w:rPr>
            <w:t xml:space="preserve">, A. Using </w:t>
          </w:r>
          <w:proofErr w:type="spellStart"/>
          <w:r>
            <w:rPr>
              <w:rFonts w:eastAsia="Times New Roman"/>
            </w:rPr>
            <w:t>SPAdes</w:t>
          </w:r>
          <w:proofErr w:type="spellEnd"/>
          <w:r>
            <w:rPr>
              <w:rFonts w:eastAsia="Times New Roman"/>
            </w:rPr>
            <w:t xml:space="preserve"> De Novo Assembler. </w:t>
          </w:r>
          <w:r>
            <w:rPr>
              <w:rFonts w:eastAsia="Times New Roman"/>
              <w:i/>
              <w:iCs/>
            </w:rPr>
            <w:t xml:space="preserve">Curr </w:t>
          </w:r>
          <w:proofErr w:type="spellStart"/>
          <w:r>
            <w:rPr>
              <w:rFonts w:eastAsia="Times New Roman"/>
              <w:i/>
              <w:iCs/>
            </w:rPr>
            <w:t>Protoc</w:t>
          </w:r>
          <w:proofErr w:type="spellEnd"/>
          <w:r>
            <w:rPr>
              <w:rFonts w:eastAsia="Times New Roman"/>
              <w:i/>
              <w:iCs/>
            </w:rPr>
            <w:t xml:space="preserve"> Bioinformatics</w:t>
          </w:r>
          <w:r>
            <w:rPr>
              <w:rFonts w:eastAsia="Times New Roman"/>
            </w:rPr>
            <w:t xml:space="preserve"> </w:t>
          </w:r>
          <w:r>
            <w:rPr>
              <w:rFonts w:eastAsia="Times New Roman"/>
              <w:b/>
              <w:bCs/>
            </w:rPr>
            <w:t>70</w:t>
          </w:r>
          <w:r>
            <w:rPr>
              <w:rFonts w:eastAsia="Times New Roman"/>
            </w:rPr>
            <w:t>, e102 (2020).</w:t>
          </w:r>
        </w:p>
        <w:p w14:paraId="22C83806" w14:textId="77777777" w:rsidR="0064613C" w:rsidRDefault="0064613C">
          <w:pPr>
            <w:autoSpaceDE w:val="0"/>
            <w:autoSpaceDN w:val="0"/>
            <w:ind w:hanging="640"/>
            <w:divId w:val="1543053830"/>
            <w:rPr>
              <w:rFonts w:eastAsia="Times New Roman"/>
            </w:rPr>
          </w:pPr>
          <w:r>
            <w:rPr>
              <w:rFonts w:eastAsia="Times New Roman"/>
            </w:rPr>
            <w:t>38.</w:t>
          </w:r>
          <w:r>
            <w:rPr>
              <w:rFonts w:eastAsia="Times New Roman"/>
            </w:rPr>
            <w:tab/>
            <w:t xml:space="preserve">Li, H. &amp; Durbin, R. Fast and accurate long-read alignment with Burrows-Wheeler transform. </w:t>
          </w:r>
          <w:r>
            <w:rPr>
              <w:rFonts w:eastAsia="Times New Roman"/>
              <w:i/>
              <w:iCs/>
            </w:rPr>
            <w:t>Bioinformatics</w:t>
          </w:r>
          <w:r>
            <w:rPr>
              <w:rFonts w:eastAsia="Times New Roman"/>
            </w:rPr>
            <w:t xml:space="preserve"> </w:t>
          </w:r>
          <w:r>
            <w:rPr>
              <w:rFonts w:eastAsia="Times New Roman"/>
              <w:b/>
              <w:bCs/>
            </w:rPr>
            <w:t>26</w:t>
          </w:r>
          <w:r>
            <w:rPr>
              <w:rFonts w:eastAsia="Times New Roman"/>
            </w:rPr>
            <w:t>, 589–595 (2010).</w:t>
          </w:r>
        </w:p>
        <w:p w14:paraId="761A0C8D" w14:textId="77777777" w:rsidR="0064613C" w:rsidRDefault="0064613C">
          <w:pPr>
            <w:autoSpaceDE w:val="0"/>
            <w:autoSpaceDN w:val="0"/>
            <w:ind w:hanging="640"/>
            <w:divId w:val="438718888"/>
            <w:rPr>
              <w:rFonts w:eastAsia="Times New Roman"/>
            </w:rPr>
          </w:pPr>
          <w:r>
            <w:rPr>
              <w:rFonts w:eastAsia="Times New Roman"/>
            </w:rPr>
            <w:t>39.</w:t>
          </w:r>
          <w:r>
            <w:rPr>
              <w:rFonts w:eastAsia="Times New Roman"/>
            </w:rPr>
            <w:tab/>
            <w:t xml:space="preserve">Katoh, K. &amp; </w:t>
          </w:r>
          <w:proofErr w:type="spellStart"/>
          <w:r>
            <w:rPr>
              <w:rFonts w:eastAsia="Times New Roman"/>
            </w:rPr>
            <w:t>Standley</w:t>
          </w:r>
          <w:proofErr w:type="spellEnd"/>
          <w:r>
            <w:rPr>
              <w:rFonts w:eastAsia="Times New Roman"/>
            </w:rPr>
            <w:t xml:space="preserve">, D. M. MAFFT multiple sequence alignment software version 7: Improvements in performance and usability.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772–780 (2013).</w:t>
          </w:r>
        </w:p>
        <w:p w14:paraId="60607D46" w14:textId="77777777" w:rsidR="0064613C" w:rsidRDefault="0064613C">
          <w:pPr>
            <w:autoSpaceDE w:val="0"/>
            <w:autoSpaceDN w:val="0"/>
            <w:ind w:hanging="640"/>
            <w:divId w:val="1075543091"/>
            <w:rPr>
              <w:rFonts w:eastAsia="Times New Roman"/>
            </w:rPr>
          </w:pPr>
          <w:r>
            <w:rPr>
              <w:rFonts w:eastAsia="Times New Roman"/>
            </w:rPr>
            <w:t>40.</w:t>
          </w:r>
          <w:r>
            <w:rPr>
              <w:rFonts w:eastAsia="Times New Roman"/>
            </w:rPr>
            <w:tab/>
            <w:t xml:space="preserve">Nguyen, L. T., Schmidt, H. A., Von Haeseler, A. &amp; Minh, B. Q. IQ-TREE: A fast and effective stochastic algorithm for estimating maximum-likelihood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32</w:t>
          </w:r>
          <w:r>
            <w:rPr>
              <w:rFonts w:eastAsia="Times New Roman"/>
            </w:rPr>
            <w:t>, 268–274 (2015).</w:t>
          </w:r>
        </w:p>
        <w:p w14:paraId="70B2D09A" w14:textId="77777777" w:rsidR="0064613C" w:rsidRDefault="0064613C">
          <w:pPr>
            <w:autoSpaceDE w:val="0"/>
            <w:autoSpaceDN w:val="0"/>
            <w:ind w:hanging="640"/>
            <w:divId w:val="560019084"/>
            <w:rPr>
              <w:rFonts w:eastAsia="Times New Roman"/>
            </w:rPr>
          </w:pPr>
          <w:r>
            <w:rPr>
              <w:rFonts w:eastAsia="Times New Roman"/>
            </w:rPr>
            <w:t>41.</w:t>
          </w:r>
          <w:r>
            <w:rPr>
              <w:rFonts w:eastAsia="Times New Roman"/>
            </w:rPr>
            <w:tab/>
          </w:r>
          <w:proofErr w:type="spellStart"/>
          <w:r>
            <w:rPr>
              <w:rFonts w:eastAsia="Times New Roman"/>
            </w:rPr>
            <w:t>Letunic</w:t>
          </w:r>
          <w:proofErr w:type="spellEnd"/>
          <w:r>
            <w:rPr>
              <w:rFonts w:eastAsia="Times New Roman"/>
            </w:rPr>
            <w:t>, I. &amp; Bork, P. Interactive Tree of Life (</w:t>
          </w:r>
          <w:proofErr w:type="spellStart"/>
          <w:r>
            <w:rPr>
              <w:rFonts w:eastAsia="Times New Roman"/>
            </w:rPr>
            <w:t>iTOL</w:t>
          </w:r>
          <w:proofErr w:type="spellEnd"/>
          <w:r>
            <w:rPr>
              <w:rFonts w:eastAsia="Times New Roman"/>
            </w:rPr>
            <w:t xml:space="preserve">) v6: recent updates to the phylogenetic tree display and annotation tool. </w:t>
          </w:r>
          <w:r>
            <w:rPr>
              <w:rFonts w:eastAsia="Times New Roman"/>
              <w:i/>
              <w:iCs/>
            </w:rPr>
            <w:t>Nucleic Acids Res</w:t>
          </w:r>
          <w:r>
            <w:rPr>
              <w:rFonts w:eastAsia="Times New Roman"/>
            </w:rPr>
            <w:t xml:space="preserve"> </w:t>
          </w:r>
          <w:r>
            <w:rPr>
              <w:rFonts w:eastAsia="Times New Roman"/>
              <w:b/>
              <w:bCs/>
            </w:rPr>
            <w:t>52</w:t>
          </w:r>
          <w:r>
            <w:rPr>
              <w:rFonts w:eastAsia="Times New Roman"/>
            </w:rPr>
            <w:t>, W78–W82 (2024).</w:t>
          </w:r>
        </w:p>
        <w:p w14:paraId="16F98C8C" w14:textId="77777777" w:rsidR="0064613C" w:rsidRDefault="0064613C">
          <w:pPr>
            <w:autoSpaceDE w:val="0"/>
            <w:autoSpaceDN w:val="0"/>
            <w:ind w:hanging="640"/>
            <w:divId w:val="1514682983"/>
            <w:rPr>
              <w:rFonts w:eastAsia="Times New Roman"/>
            </w:rPr>
          </w:pPr>
          <w:r>
            <w:rPr>
              <w:rFonts w:eastAsia="Times New Roman"/>
            </w:rPr>
            <w:t>42.</w:t>
          </w:r>
          <w:r>
            <w:rPr>
              <w:rFonts w:eastAsia="Times New Roman"/>
            </w:rPr>
            <w:tab/>
            <w:t xml:space="preserve">Weaver, S. </w:t>
          </w:r>
          <w:r>
            <w:rPr>
              <w:rFonts w:eastAsia="Times New Roman"/>
              <w:i/>
              <w:iCs/>
            </w:rPr>
            <w:t>et al.</w:t>
          </w:r>
          <w:r>
            <w:rPr>
              <w:rFonts w:eastAsia="Times New Roman"/>
            </w:rPr>
            <w:t xml:space="preserve"> </w:t>
          </w:r>
          <w:proofErr w:type="spellStart"/>
          <w:r>
            <w:rPr>
              <w:rFonts w:eastAsia="Times New Roman"/>
            </w:rPr>
            <w:t>Datamonkey</w:t>
          </w:r>
          <w:proofErr w:type="spellEnd"/>
          <w:r>
            <w:rPr>
              <w:rFonts w:eastAsia="Times New Roman"/>
            </w:rPr>
            <w:t xml:space="preserve"> 2.0: A Modern Web Application for Characterizing Selective and Other Evolutionary Processes.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35</w:t>
          </w:r>
          <w:r>
            <w:rPr>
              <w:rFonts w:eastAsia="Times New Roman"/>
            </w:rPr>
            <w:t>, 773–777 (2018).</w:t>
          </w:r>
        </w:p>
        <w:p w14:paraId="7E91A036" w14:textId="77777777" w:rsidR="0064613C" w:rsidRDefault="0064613C">
          <w:pPr>
            <w:autoSpaceDE w:val="0"/>
            <w:autoSpaceDN w:val="0"/>
            <w:ind w:hanging="640"/>
            <w:divId w:val="1772815072"/>
            <w:rPr>
              <w:rFonts w:eastAsia="Times New Roman"/>
            </w:rPr>
          </w:pPr>
          <w:r>
            <w:rPr>
              <w:rFonts w:eastAsia="Times New Roman"/>
            </w:rPr>
            <w:lastRenderedPageBreak/>
            <w:t>43.</w:t>
          </w:r>
          <w:r>
            <w:rPr>
              <w:rFonts w:eastAsia="Times New Roman"/>
            </w:rPr>
            <w:tab/>
          </w:r>
          <w:proofErr w:type="spellStart"/>
          <w:r>
            <w:rPr>
              <w:rFonts w:eastAsia="Times New Roman"/>
            </w:rPr>
            <w:t>Kosakovsky</w:t>
          </w:r>
          <w:proofErr w:type="spellEnd"/>
          <w:r>
            <w:rPr>
              <w:rFonts w:eastAsia="Times New Roman"/>
            </w:rPr>
            <w:t xml:space="preserve"> Pond, S. L. </w:t>
          </w:r>
          <w:r>
            <w:rPr>
              <w:rFonts w:eastAsia="Times New Roman"/>
              <w:i/>
              <w:iCs/>
            </w:rPr>
            <w:t>et al.</w:t>
          </w:r>
          <w:r>
            <w:rPr>
              <w:rFonts w:eastAsia="Times New Roman"/>
            </w:rPr>
            <w:t xml:space="preserve"> </w:t>
          </w:r>
          <w:proofErr w:type="spellStart"/>
          <w:r>
            <w:rPr>
              <w:rFonts w:eastAsia="Times New Roman"/>
            </w:rPr>
            <w:t>HyPhy</w:t>
          </w:r>
          <w:proofErr w:type="spellEnd"/>
          <w:r>
            <w:rPr>
              <w:rFonts w:eastAsia="Times New Roman"/>
            </w:rPr>
            <w:t xml:space="preserve"> 2.5—A Customizable Platform for Evolutionary Hypothesis Testing Using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37</w:t>
          </w:r>
          <w:r>
            <w:rPr>
              <w:rFonts w:eastAsia="Times New Roman"/>
            </w:rPr>
            <w:t>, 295–299 (2020).</w:t>
          </w:r>
        </w:p>
        <w:p w14:paraId="33BC3127" w14:textId="77777777" w:rsidR="0064613C" w:rsidRDefault="0064613C">
          <w:pPr>
            <w:autoSpaceDE w:val="0"/>
            <w:autoSpaceDN w:val="0"/>
            <w:ind w:hanging="640"/>
            <w:divId w:val="798452270"/>
            <w:rPr>
              <w:rFonts w:eastAsia="Times New Roman"/>
            </w:rPr>
          </w:pPr>
          <w:r>
            <w:rPr>
              <w:rFonts w:eastAsia="Times New Roman"/>
            </w:rPr>
            <w:t>44.</w:t>
          </w:r>
          <w:r>
            <w:rPr>
              <w:rFonts w:eastAsia="Times New Roman"/>
            </w:rPr>
            <w:tab/>
            <w:t xml:space="preserve">Murrell, B. </w:t>
          </w:r>
          <w:r>
            <w:rPr>
              <w:rFonts w:eastAsia="Times New Roman"/>
              <w:i/>
              <w:iCs/>
            </w:rPr>
            <w:t>et al.</w:t>
          </w:r>
          <w:r>
            <w:rPr>
              <w:rFonts w:eastAsia="Times New Roman"/>
            </w:rPr>
            <w:t xml:space="preserve"> FUBAR: A Fast, Unconstrained Bayesian </w:t>
          </w:r>
          <w:proofErr w:type="spellStart"/>
          <w:r>
            <w:rPr>
              <w:rFonts w:eastAsia="Times New Roman"/>
            </w:rPr>
            <w:t>AppRoximation</w:t>
          </w:r>
          <w:proofErr w:type="spellEnd"/>
          <w:r>
            <w:rPr>
              <w:rFonts w:eastAsia="Times New Roman"/>
            </w:rPr>
            <w:t xml:space="preserve"> for Inferring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1196–1205 (2013).</w:t>
          </w:r>
        </w:p>
        <w:p w14:paraId="55B67078" w14:textId="77777777" w:rsidR="0064613C" w:rsidRDefault="0064613C">
          <w:pPr>
            <w:autoSpaceDE w:val="0"/>
            <w:autoSpaceDN w:val="0"/>
            <w:ind w:hanging="640"/>
            <w:divId w:val="957489091"/>
            <w:rPr>
              <w:rFonts w:eastAsia="Times New Roman"/>
            </w:rPr>
          </w:pPr>
          <w:r>
            <w:rPr>
              <w:rFonts w:eastAsia="Times New Roman"/>
            </w:rPr>
            <w:t>45.</w:t>
          </w:r>
          <w:r>
            <w:rPr>
              <w:rFonts w:eastAsia="Times New Roman"/>
            </w:rPr>
            <w:tab/>
            <w:t xml:space="preserve">Martin, D. &amp; Rybicki, E. RDP: detection of recombination amongst aligned sequences. </w:t>
          </w:r>
          <w:r>
            <w:rPr>
              <w:rFonts w:eastAsia="Times New Roman"/>
              <w:i/>
              <w:iCs/>
            </w:rPr>
            <w:t>Bioinformatics</w:t>
          </w:r>
          <w:r>
            <w:rPr>
              <w:rFonts w:eastAsia="Times New Roman"/>
            </w:rPr>
            <w:t xml:space="preserve"> </w:t>
          </w:r>
          <w:r>
            <w:rPr>
              <w:rFonts w:eastAsia="Times New Roman"/>
              <w:b/>
              <w:bCs/>
            </w:rPr>
            <w:t>16</w:t>
          </w:r>
          <w:r>
            <w:rPr>
              <w:rFonts w:eastAsia="Times New Roman"/>
            </w:rPr>
            <w:t>, 562–563 (2000).</w:t>
          </w:r>
        </w:p>
        <w:p w14:paraId="53059A7D" w14:textId="77777777" w:rsidR="0064613C" w:rsidRDefault="0064613C">
          <w:pPr>
            <w:autoSpaceDE w:val="0"/>
            <w:autoSpaceDN w:val="0"/>
            <w:ind w:hanging="640"/>
            <w:divId w:val="2056151423"/>
            <w:rPr>
              <w:rFonts w:eastAsia="Times New Roman"/>
            </w:rPr>
          </w:pPr>
          <w:r>
            <w:rPr>
              <w:rFonts w:eastAsia="Times New Roman"/>
            </w:rPr>
            <w:t>46.</w:t>
          </w:r>
          <w:r>
            <w:rPr>
              <w:rFonts w:eastAsia="Times New Roman"/>
            </w:rPr>
            <w:tab/>
            <w:t xml:space="preserve">Martin, D. P. </w:t>
          </w:r>
          <w:r>
            <w:rPr>
              <w:rFonts w:eastAsia="Times New Roman"/>
              <w:i/>
              <w:iCs/>
            </w:rPr>
            <w:t>et al.</w:t>
          </w:r>
          <w:r>
            <w:rPr>
              <w:rFonts w:eastAsia="Times New Roman"/>
            </w:rPr>
            <w:t xml:space="preserve"> RDP5: a computer program for analyzing recombination in, and removing signals of recombination from, nucleotide sequence datasets.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(2021).</w:t>
          </w:r>
        </w:p>
        <w:p w14:paraId="190480A8" w14:textId="77777777" w:rsidR="0064613C" w:rsidRDefault="0064613C">
          <w:pPr>
            <w:autoSpaceDE w:val="0"/>
            <w:autoSpaceDN w:val="0"/>
            <w:ind w:hanging="640"/>
            <w:divId w:val="1528835215"/>
            <w:rPr>
              <w:rFonts w:eastAsia="Times New Roman"/>
            </w:rPr>
          </w:pPr>
          <w:r>
            <w:rPr>
              <w:rFonts w:eastAsia="Times New Roman"/>
            </w:rPr>
            <w:t>47.</w:t>
          </w:r>
          <w:r>
            <w:rPr>
              <w:rFonts w:eastAsia="Times New Roman"/>
            </w:rPr>
            <w:tab/>
            <w:t xml:space="preserve">Revell, L. J. </w:t>
          </w:r>
          <w:proofErr w:type="spellStart"/>
          <w:r>
            <w:rPr>
              <w:rFonts w:eastAsia="Times New Roman"/>
            </w:rPr>
            <w:t>phytools</w:t>
          </w:r>
          <w:proofErr w:type="spellEnd"/>
          <w:r>
            <w:rPr>
              <w:rFonts w:eastAsia="Times New Roman"/>
            </w:rPr>
            <w:t xml:space="preserve">: Phylogenetic Tools for Comparative Biology (and Other Things). </w:t>
          </w:r>
          <w:r>
            <w:rPr>
              <w:rFonts w:eastAsia="Times New Roman"/>
              <w:i/>
              <w:iCs/>
            </w:rPr>
            <w:t>CRAN: Contributed Packages</w:t>
          </w:r>
          <w:r>
            <w:rPr>
              <w:rFonts w:eastAsia="Times New Roman"/>
            </w:rPr>
            <w:t xml:space="preserve"> Preprint at https://doi.org/10.32614/CRAN.package.phytools (2011).</w:t>
          </w:r>
        </w:p>
        <w:p w14:paraId="5CC87F4D" w14:textId="77777777" w:rsidR="0064613C" w:rsidRDefault="0064613C">
          <w:pPr>
            <w:autoSpaceDE w:val="0"/>
            <w:autoSpaceDN w:val="0"/>
            <w:ind w:hanging="640"/>
            <w:divId w:val="1129057118"/>
            <w:rPr>
              <w:rFonts w:eastAsia="Times New Roman"/>
            </w:rPr>
          </w:pPr>
          <w:r>
            <w:rPr>
              <w:rFonts w:eastAsia="Times New Roman"/>
            </w:rPr>
            <w:t>48.</w:t>
          </w:r>
          <w:r>
            <w:rPr>
              <w:rFonts w:eastAsia="Times New Roman"/>
            </w:rPr>
            <w:tab/>
            <w:t xml:space="preserve">Paradis, E. </w:t>
          </w:r>
          <w:r>
            <w:rPr>
              <w:rFonts w:eastAsia="Times New Roman"/>
              <w:i/>
              <w:iCs/>
            </w:rPr>
            <w:t>et al.</w:t>
          </w:r>
          <w:r>
            <w:rPr>
              <w:rFonts w:eastAsia="Times New Roman"/>
            </w:rPr>
            <w:t xml:space="preserve"> ape: Analyses of Phylogenetics and Evolution. </w:t>
          </w:r>
          <w:r>
            <w:rPr>
              <w:rFonts w:eastAsia="Times New Roman"/>
              <w:i/>
              <w:iCs/>
            </w:rPr>
            <w:t>CRAN: Contributed Packages</w:t>
          </w:r>
          <w:r>
            <w:rPr>
              <w:rFonts w:eastAsia="Times New Roman"/>
            </w:rPr>
            <w:t xml:space="preserve"> Preprint at https://doi.org/10.32614/CRAN.package.ape (2002).</w:t>
          </w:r>
        </w:p>
        <w:p w14:paraId="211A6EDC" w14:textId="12C897C0" w:rsidR="0094106B" w:rsidRPr="00235A87" w:rsidRDefault="0064613C" w:rsidP="00641623">
          <w:pPr>
            <w:spacing w:line="360" w:lineRule="auto"/>
            <w:rPr>
              <w:rFonts w:ascii="Arial" w:hAnsi="Arial" w:cs="Arial"/>
              <w:b/>
              <w:bCs/>
              <w:sz w:val="22"/>
              <w:szCs w:val="22"/>
            </w:rPr>
          </w:pPr>
          <w:r>
            <w:rPr>
              <w:rFonts w:eastAsia="Times New Roman"/>
            </w:rPr>
            <w:t> </w:t>
          </w:r>
        </w:p>
      </w:sdtContent>
    </w:sdt>
    <w:sectPr w:rsidR="0094106B" w:rsidRPr="00235A87" w:rsidSect="00E976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nglein,Mark" w:date="2025-02-18T12:44:00Z" w:initials="MS">
    <w:p w14:paraId="69C468CF" w14:textId="77777777" w:rsidR="00BC1F7B" w:rsidRDefault="00BC1F7B" w:rsidP="00BC1F7B">
      <w:r>
        <w:rPr>
          <w:rStyle w:val="CommentReference"/>
        </w:rPr>
        <w:annotationRef/>
      </w:r>
      <w:r>
        <w:rPr>
          <w:color w:val="000000"/>
          <w:sz w:val="20"/>
          <w:szCs w:val="20"/>
        </w:rPr>
        <w:t>Let’s brainstorm additional title ideas</w:t>
      </w:r>
    </w:p>
  </w:comment>
  <w:comment w:id="6" w:author="Stenglein,Mark" w:date="2025-03-06T13:21:00Z" w:initials="MS">
    <w:p w14:paraId="46AEA371" w14:textId="77777777" w:rsidR="00BC3D5F" w:rsidRDefault="00BC3D5F" w:rsidP="00BC3D5F">
      <w:r>
        <w:rPr>
          <w:rStyle w:val="CommentReference"/>
        </w:rPr>
        <w:annotationRef/>
      </w:r>
      <w:r>
        <w:rPr>
          <w:color w:val="000000"/>
          <w:sz w:val="20"/>
          <w:szCs w:val="20"/>
        </w:rPr>
        <w:t xml:space="preserve">Replace this with actual value - based on the actual # of samples in your qPCR data in R.  </w:t>
      </w:r>
    </w:p>
  </w:comment>
  <w:comment w:id="25" w:author="Keene-Snickers,Lexi" w:date="2025-03-13T13:27:00Z" w:initials="LK">
    <w:p w14:paraId="77D94BDF" w14:textId="77777777" w:rsidR="00940E16" w:rsidRDefault="00940E16" w:rsidP="00940E16">
      <w:r>
        <w:rPr>
          <w:rStyle w:val="CommentReference"/>
        </w:rPr>
        <w:annotationRef/>
      </w:r>
      <w:r>
        <w:rPr>
          <w:sz w:val="20"/>
          <w:szCs w:val="20"/>
        </w:rPr>
        <w:t>It’s been found in other species too? I can’t find the papers</w:t>
      </w:r>
    </w:p>
  </w:comment>
  <w:comment w:id="33" w:author="Keene-Snickers,Lexi" w:date="2025-03-13T13:30:00Z" w:initials="LK">
    <w:p w14:paraId="08652C71" w14:textId="77777777" w:rsidR="00940E16" w:rsidRDefault="00940E16" w:rsidP="00940E16">
      <w:r>
        <w:rPr>
          <w:rStyle w:val="CommentReference"/>
        </w:rPr>
        <w:annotationRef/>
      </w:r>
      <w:r>
        <w:rPr>
          <w:sz w:val="20"/>
          <w:szCs w:val="20"/>
        </w:rPr>
        <w:t>Should I clarify 146 from these collections and 9 from previous collections?</w:t>
      </w:r>
    </w:p>
  </w:comment>
  <w:comment w:id="42" w:author="Stenglein,Mark" w:date="2025-03-06T13:19:00Z" w:initials="MS">
    <w:p w14:paraId="2F64479E" w14:textId="65C40F87" w:rsidR="00BC3D5F" w:rsidRDefault="00BC3D5F" w:rsidP="00BC3D5F">
      <w:r>
        <w:rPr>
          <w:rStyle w:val="CommentReference"/>
        </w:rPr>
        <w:annotationRef/>
      </w:r>
      <w:r>
        <w:rPr>
          <w:color w:val="000000"/>
          <w:sz w:val="20"/>
          <w:szCs w:val="20"/>
        </w:rPr>
        <w:t>Saying this in M&amp;M is sufficient</w:t>
      </w:r>
    </w:p>
  </w:comment>
  <w:comment w:id="48" w:author="Stenglein,Mark" w:date="2025-03-06T13:20:00Z" w:initials="MS">
    <w:p w14:paraId="3E1C07FC" w14:textId="77777777" w:rsidR="00BC3D5F" w:rsidRDefault="00BC3D5F" w:rsidP="00BC3D5F">
      <w:r>
        <w:rPr>
          <w:rStyle w:val="CommentReference"/>
        </w:rPr>
        <w:annotationRef/>
      </w:r>
      <w:r>
        <w:rPr>
          <w:color w:val="000000"/>
          <w:sz w:val="20"/>
          <w:szCs w:val="20"/>
        </w:rPr>
        <w:t>Replace this with actual value</w:t>
      </w:r>
    </w:p>
  </w:comment>
  <w:comment w:id="50" w:author="Keene-Snickers,Lexi" w:date="2025-03-13T13:35:00Z" w:initials="LK">
    <w:p w14:paraId="169A69DD" w14:textId="77777777" w:rsidR="00A15842" w:rsidRDefault="00A15842" w:rsidP="00A15842">
      <w:r>
        <w:rPr>
          <w:rStyle w:val="CommentReference"/>
        </w:rPr>
        <w:annotationRef/>
      </w:r>
      <w:r>
        <w:rPr>
          <w:sz w:val="20"/>
          <w:szCs w:val="20"/>
        </w:rPr>
        <w:t>Should I add something about the two primer sets? If we are just using data from the A/B set then I should remove them from the methods? But if we talk about the potential EVE then the A only needs to be discussed.</w:t>
      </w:r>
    </w:p>
  </w:comment>
  <w:comment w:id="61" w:author="Stenglein,Mark" w:date="2025-03-06T14:30:00Z" w:initials="MS">
    <w:p w14:paraId="07861407" w14:textId="77777777" w:rsidR="00957D54" w:rsidRDefault="00957D54" w:rsidP="00957D54">
      <w:r>
        <w:rPr>
          <w:rStyle w:val="CommentReference"/>
        </w:rPr>
        <w:annotationRef/>
      </w:r>
      <w:r>
        <w:rPr>
          <w:sz w:val="20"/>
          <w:szCs w:val="20"/>
        </w:rPr>
        <w:t>Can you please add a histogram of galbut virus RNA levels in all samples?  Perhaps as figure 1D?</w:t>
      </w:r>
    </w:p>
  </w:comment>
  <w:comment w:id="62" w:author="Keene-Snickers,Lexi" w:date="2025-03-13T14:05:00Z" w:initials="LK">
    <w:p w14:paraId="3DBAF63B" w14:textId="77777777" w:rsidR="00957D54" w:rsidRDefault="00957D54" w:rsidP="00957D54">
      <w:r>
        <w:rPr>
          <w:rStyle w:val="CommentReference"/>
        </w:rPr>
        <w:annotationRef/>
      </w:r>
      <w:r>
        <w:rPr>
          <w:sz w:val="20"/>
          <w:szCs w:val="20"/>
        </w:rPr>
        <w:t>This is supp fig 7, should move up to fig 2? I want to keep all the qPCR data separate from sequencing data</w:t>
      </w:r>
    </w:p>
  </w:comment>
  <w:comment w:id="85" w:author="Keene-Snickers,Lexi" w:date="2025-03-15T12:38:00Z" w:initials="LK">
    <w:p w14:paraId="79980C27" w14:textId="77777777" w:rsidR="000D1809" w:rsidRDefault="000D1809" w:rsidP="000D1809">
      <w:r>
        <w:rPr>
          <w:rStyle w:val="CommentReference"/>
        </w:rPr>
        <w:annotationRef/>
      </w:r>
      <w:r>
        <w:rPr>
          <w:sz w:val="20"/>
          <w:szCs w:val="20"/>
        </w:rPr>
        <w:t>I’m not quite sure how to talk about these stats. There is another comment about them next to the figure.</w:t>
      </w:r>
    </w:p>
  </w:comment>
  <w:comment w:id="164" w:author="Stenglein,Mark" w:date="2025-03-06T13:48:00Z" w:initials="MS">
    <w:p w14:paraId="754287F0" w14:textId="50E0709C" w:rsidR="005F12DB" w:rsidRDefault="005F12DB" w:rsidP="005F12DB">
      <w:r>
        <w:rPr>
          <w:rStyle w:val="CommentReference"/>
        </w:rPr>
        <w:annotationRef/>
      </w:r>
      <w:r>
        <w:rPr>
          <w:color w:val="000000"/>
          <w:sz w:val="20"/>
          <w:szCs w:val="20"/>
        </w:rPr>
        <w:t>I am little confused here.  I feel like prevalence should be calculated as:</w:t>
      </w:r>
    </w:p>
    <w:p w14:paraId="146604AE" w14:textId="77777777" w:rsidR="005F12DB" w:rsidRDefault="005F12DB" w:rsidP="005F12DB"/>
    <w:p w14:paraId="28CE3418" w14:textId="77777777" w:rsidR="005F12DB" w:rsidRDefault="005F12DB" w:rsidP="005F12DB">
      <w:r>
        <w:rPr>
          <w:color w:val="000000"/>
          <w:sz w:val="20"/>
          <w:szCs w:val="20"/>
        </w:rPr>
        <w:t>% galbut+ flies / %RpL32+ flies</w:t>
      </w:r>
    </w:p>
    <w:p w14:paraId="09B14EFE" w14:textId="77777777" w:rsidR="005F12DB" w:rsidRDefault="005F12DB" w:rsidP="005F12DB"/>
    <w:p w14:paraId="72302AAE" w14:textId="77777777" w:rsidR="005F12DB" w:rsidRDefault="005F12DB" w:rsidP="005F12DB">
      <w:r>
        <w:rPr>
          <w:color w:val="000000"/>
          <w:sz w:val="20"/>
          <w:szCs w:val="20"/>
        </w:rPr>
        <w:t>But the way this is written it sounds like you are calculating it as:</w:t>
      </w:r>
    </w:p>
    <w:p w14:paraId="3CE24F32" w14:textId="77777777" w:rsidR="005F12DB" w:rsidRDefault="005F12DB" w:rsidP="005F12DB"/>
    <w:p w14:paraId="15EEB3C4" w14:textId="77777777" w:rsidR="005F12DB" w:rsidRDefault="005F12DB" w:rsidP="005F12DB">
      <w:r>
        <w:rPr>
          <w:color w:val="000000"/>
          <w:sz w:val="20"/>
          <w:szCs w:val="20"/>
        </w:rPr>
        <w:t>% galbut virus flies / all tested flies</w:t>
      </w:r>
    </w:p>
  </w:comment>
  <w:comment w:id="165" w:author="Stenglein,Mark" w:date="2025-03-06T13:48:00Z" w:initials="MS">
    <w:p w14:paraId="7C3BA8F3" w14:textId="77777777" w:rsidR="005F12DB" w:rsidRDefault="005F12DB" w:rsidP="005F12DB">
      <w:r>
        <w:rPr>
          <w:rStyle w:val="CommentReference"/>
        </w:rPr>
        <w:annotationRef/>
      </w:r>
      <w:r>
        <w:rPr>
          <w:color w:val="000000"/>
          <w:sz w:val="20"/>
          <w:szCs w:val="20"/>
        </w:rPr>
        <w:t>We can discuss...</w:t>
      </w:r>
    </w:p>
  </w:comment>
  <w:comment w:id="166" w:author="Keene-Snickers,Lexi" w:date="2025-03-13T13:45:00Z" w:initials="LK">
    <w:p w14:paraId="4E568B80" w14:textId="77777777" w:rsidR="00030E8C" w:rsidRDefault="00030E8C" w:rsidP="00030E8C">
      <w:r>
        <w:rPr>
          <w:rStyle w:val="CommentReference"/>
        </w:rPr>
        <w:annotationRef/>
      </w:r>
      <w:r>
        <w:rPr>
          <w:sz w:val="20"/>
          <w:szCs w:val="20"/>
        </w:rPr>
        <w:t>I calculated prevalence based on the number positive for RpL so should only account for D. Mel. I reworded this so it should work better?</w:t>
      </w:r>
    </w:p>
  </w:comment>
  <w:comment w:id="168" w:author="Keene-Snickers,Lexi" w:date="2025-03-04T16:51:00Z" w:initials="LK">
    <w:p w14:paraId="3489119A" w14:textId="471B8480" w:rsidR="0005265A" w:rsidRDefault="0005265A" w:rsidP="0005265A">
      <w:r>
        <w:rPr>
          <w:rStyle w:val="CommentReference"/>
        </w:rPr>
        <w:annotationRef/>
      </w:r>
      <w:r>
        <w:rPr>
          <w:sz w:val="20"/>
          <w:szCs w:val="20"/>
        </w:rPr>
        <w:t>I think something needs to be added somewhere about the primer sets. I am only showing data for the A/B set but whether they were positive for just the A set or A/B was important for picking samples to sequence.</w:t>
      </w:r>
    </w:p>
  </w:comment>
  <w:comment w:id="171" w:author="Stenglein,Mark" w:date="2025-03-06T14:15:00Z" w:initials="MS">
    <w:p w14:paraId="2F6D03DA" w14:textId="77777777" w:rsidR="00387629" w:rsidRDefault="00387629" w:rsidP="00387629">
      <w:r>
        <w:rPr>
          <w:rStyle w:val="CommentReference"/>
        </w:rPr>
        <w:annotationRef/>
      </w:r>
      <w:r>
        <w:rPr>
          <w:color w:val="000000"/>
          <w:sz w:val="20"/>
          <w:szCs w:val="20"/>
        </w:rPr>
        <w:t>Since ther results discuss prevalence it would be good to show prevalence in addition RNA load in individual flies.  Like this:</w:t>
      </w:r>
    </w:p>
    <w:p w14:paraId="0439899B" w14:textId="77777777" w:rsidR="00387629" w:rsidRDefault="00387629" w:rsidP="00387629"/>
    <w:p w14:paraId="52B860A9" w14:textId="77777777" w:rsidR="00387629" w:rsidRDefault="00387629" w:rsidP="00387629">
      <w:r>
        <w:rPr>
          <w:color w:val="000000"/>
          <w:sz w:val="20"/>
          <w:szCs w:val="20"/>
        </w:rPr>
        <w:t>https://github.com/tdunham19/CM3_Mosquito_Paper/blob/main/Results_figures_prevalence_viralRNA/Poza%20Rica%20x%20New%20Orleans_Aedes%20Anphevirus.pdf</w:t>
      </w:r>
    </w:p>
  </w:comment>
  <w:comment w:id="183" w:author="Stenglein,Mark" w:date="2025-03-06T14:18:00Z" w:initials="MS">
    <w:p w14:paraId="25BD8078" w14:textId="33FB57CE" w:rsidR="0057243B" w:rsidRDefault="0057243B" w:rsidP="0057243B">
      <w:r>
        <w:rPr>
          <w:rStyle w:val="CommentReference"/>
        </w:rPr>
        <w:annotationRef/>
      </w:r>
      <w:r>
        <w:rPr>
          <w:color w:val="000000"/>
          <w:sz w:val="20"/>
          <w:szCs w:val="20"/>
        </w:rPr>
        <w:t>To simplify Y axis labels, change to: “Galbut virus RNA levels relative to RpL32 mRNA”</w:t>
      </w:r>
    </w:p>
  </w:comment>
  <w:comment w:id="186" w:author="Keene-Snickers,Lexi" w:date="2025-03-15T12:21:00Z" w:initials="LK">
    <w:p w14:paraId="736CD797" w14:textId="77777777" w:rsidR="00D3360F" w:rsidRDefault="00D3360F" w:rsidP="00D3360F">
      <w:r>
        <w:rPr>
          <w:rStyle w:val="CommentReference"/>
        </w:rPr>
        <w:annotationRef/>
      </w:r>
      <w:r>
        <w:rPr>
          <w:sz w:val="20"/>
          <w:szCs w:val="20"/>
        </w:rPr>
        <w:t>I now have tables of the stat comparisons for location and time. Should add them as supplementals? I think these stats over all make more sense. Also don’t know if I should put on the figures somehow? Only the stat significant ones? Like I did for the food paper?</w:t>
      </w:r>
    </w:p>
  </w:comment>
  <w:comment w:id="205" w:author="Stenglein,Mark" w:date="2025-03-07T09:41:00Z" w:initials="MS">
    <w:p w14:paraId="6683A020" w14:textId="24407176" w:rsidR="00477151" w:rsidRDefault="00477151" w:rsidP="00477151">
      <w:r>
        <w:rPr>
          <w:rStyle w:val="CommentReference"/>
        </w:rPr>
        <w:annotationRef/>
      </w:r>
      <w:r>
        <w:rPr>
          <w:color w:val="000000"/>
          <w:sz w:val="20"/>
          <w:szCs w:val="20"/>
        </w:rPr>
        <w:t>Is this galbut + chaq?  If so, suggest changing to “galbut and chaq”</w:t>
      </w:r>
    </w:p>
  </w:comment>
  <w:comment w:id="221" w:author="Stenglein,Mark" w:date="2025-03-06T14:29:00Z" w:initials="MS">
    <w:p w14:paraId="1CD03670" w14:textId="2F8BBB7F" w:rsidR="002C2EDD" w:rsidRDefault="002C2EDD" w:rsidP="002C2EDD">
      <w:r>
        <w:rPr>
          <w:rStyle w:val="CommentReference"/>
        </w:rPr>
        <w:annotationRef/>
      </w:r>
      <w:r>
        <w:rPr>
          <w:color w:val="000000"/>
          <w:sz w:val="20"/>
          <w:szCs w:val="20"/>
        </w:rPr>
        <w:t>Interesting to see what EVE results show...</w:t>
      </w:r>
    </w:p>
  </w:comment>
  <w:comment w:id="234" w:author="Stenglein,Mark" w:date="2025-03-07T09:45:00Z" w:initials="MS">
    <w:p w14:paraId="4B502A78" w14:textId="77777777" w:rsidR="009359A0" w:rsidRDefault="009359A0" w:rsidP="009359A0">
      <w:r>
        <w:rPr>
          <w:rStyle w:val="CommentReference"/>
        </w:rPr>
        <w:annotationRef/>
      </w:r>
      <w:r>
        <w:rPr>
          <w:color w:val="000000"/>
          <w:sz w:val="20"/>
          <w:szCs w:val="20"/>
        </w:rPr>
        <w:t>I would move this point above, before you start talking about sequencing.</w:t>
      </w:r>
    </w:p>
  </w:comment>
  <w:comment w:id="236" w:author="Stenglein,Mark" w:date="2025-03-06T14:30:00Z" w:initials="MS">
    <w:p w14:paraId="30A8F98A" w14:textId="5E8661FF" w:rsidR="008F3934" w:rsidRDefault="008F3934" w:rsidP="008F3934">
      <w:r>
        <w:rPr>
          <w:rStyle w:val="CommentReference"/>
        </w:rPr>
        <w:annotationRef/>
      </w:r>
      <w:r>
        <w:rPr>
          <w:sz w:val="20"/>
          <w:szCs w:val="20"/>
        </w:rPr>
        <w:t>Can you please add a histogram of galbut virus RNA levels in all samples?  Perhaps as figure 1D?</w:t>
      </w:r>
    </w:p>
  </w:comment>
  <w:comment w:id="237" w:author="Keene-Snickers,Lexi" w:date="2025-03-13T14:05:00Z" w:initials="LK">
    <w:p w14:paraId="47A4375B" w14:textId="77777777" w:rsidR="00415D3A" w:rsidRDefault="00415D3A" w:rsidP="00415D3A">
      <w:r>
        <w:rPr>
          <w:rStyle w:val="CommentReference"/>
        </w:rPr>
        <w:annotationRef/>
      </w:r>
      <w:r>
        <w:rPr>
          <w:sz w:val="20"/>
          <w:szCs w:val="20"/>
        </w:rPr>
        <w:t>This is supp fig 7, should move up to fig 2? I want to keep all the qPCR data separate from sequencing data</w:t>
      </w:r>
    </w:p>
  </w:comment>
  <w:comment w:id="245" w:author="Keene-Snickers,Lexi" w:date="2025-02-28T16:08:00Z" w:initials="LK">
    <w:p w14:paraId="613213ED" w14:textId="22DF5C5E" w:rsidR="002F309F" w:rsidRDefault="002F309F" w:rsidP="002F309F">
      <w:r>
        <w:rPr>
          <w:rStyle w:val="CommentReference"/>
        </w:rPr>
        <w:annotationRef/>
      </w:r>
      <w:r>
        <w:rPr>
          <w:sz w:val="20"/>
          <w:szCs w:val="20"/>
        </w:rPr>
        <w:t>I don’t really know what else to say about this figure. I almost think it should be supplemental? I do a more in depth look at rpm and clade and chat pros/abs later.</w:t>
      </w:r>
    </w:p>
  </w:comment>
  <w:comment w:id="246" w:author="Stenglein,Mark" w:date="2025-03-07T09:45:00Z" w:initials="MS">
    <w:p w14:paraId="72BB2422" w14:textId="77777777" w:rsidR="009359A0" w:rsidRDefault="009359A0" w:rsidP="009359A0">
      <w:r>
        <w:rPr>
          <w:rStyle w:val="CommentReference"/>
        </w:rPr>
        <w:annotationRef/>
      </w:r>
      <w:r>
        <w:rPr>
          <w:color w:val="000000"/>
          <w:sz w:val="20"/>
          <w:szCs w:val="20"/>
        </w:rPr>
        <w:t>I don’t think you need to say anything more.  1 sentence is enough and just makes the point that using RPM values is  legit.</w:t>
      </w:r>
    </w:p>
  </w:comment>
  <w:comment w:id="247" w:author="Stenglein,Mark" w:date="2025-02-18T14:54:00Z" w:initials="MS">
    <w:p w14:paraId="36D4400C" w14:textId="61CCD1B4" w:rsidR="005A32C1" w:rsidRDefault="005A32C1" w:rsidP="005A32C1">
      <w:r>
        <w:rPr>
          <w:rStyle w:val="CommentReference"/>
        </w:rPr>
        <w:annotationRef/>
      </w:r>
      <w:r>
        <w:rPr>
          <w:sz w:val="20"/>
          <w:szCs w:val="20"/>
        </w:rPr>
        <w:t>Table 1 comments:</w:t>
      </w:r>
      <w:r>
        <w:rPr>
          <w:sz w:val="20"/>
          <w:szCs w:val="20"/>
        </w:rPr>
        <w:cr/>
      </w:r>
      <w:r>
        <w:rPr>
          <w:sz w:val="20"/>
          <w:szCs w:val="20"/>
        </w:rPr>
        <w:cr/>
        <w:t xml:space="preserve">- Table is hard to read. For the purposes of review, this table should be split into 2 halves (2 pages) - the first half of samples on one page the second half on another. </w:t>
      </w:r>
      <w:r>
        <w:rPr>
          <w:sz w:val="20"/>
          <w:szCs w:val="20"/>
        </w:rPr>
        <w:cr/>
        <w:t>- Location collection has lost the Road-level geographic info from figure 1 (Colorado but not Wasbash, etc.)</w:t>
      </w:r>
      <w:r>
        <w:rPr>
          <w:sz w:val="20"/>
          <w:szCs w:val="20"/>
        </w:rPr>
        <w:cr/>
        <w:t>- For Drosophila species, could switch to “Drosophila species - melanogaster unless noted otherwise”  It’s just a whole bunch of “Drosophila melanogaster”</w:t>
      </w:r>
      <w:r>
        <w:rPr>
          <w:sz w:val="20"/>
          <w:szCs w:val="20"/>
        </w:rPr>
        <w:cr/>
        <w:t>- Low positive by RT-qPCR not defined.  What is cutoff for defining?  What primer pair?</w:t>
      </w:r>
      <w:r>
        <w:rPr>
          <w:sz w:val="20"/>
          <w:szCs w:val="20"/>
        </w:rPr>
        <w:cr/>
        <w:t xml:space="preserve">- Should elaborate on what “Accession” means. </w:t>
      </w:r>
      <w:r>
        <w:rPr>
          <w:sz w:val="20"/>
          <w:szCs w:val="20"/>
        </w:rPr>
        <w:cr/>
        <w:t>- Should include a column listing SRA accession.</w:t>
      </w:r>
    </w:p>
    <w:p w14:paraId="07A9DABD" w14:textId="77777777" w:rsidR="005A32C1" w:rsidRDefault="005A32C1" w:rsidP="005A32C1">
      <w:r>
        <w:rPr>
          <w:sz w:val="20"/>
          <w:szCs w:val="20"/>
        </w:rPr>
        <w:t>- Other columns to potentially include?</w:t>
      </w:r>
    </w:p>
    <w:p w14:paraId="1A3937FD" w14:textId="77777777" w:rsidR="005A32C1" w:rsidRDefault="005A32C1" w:rsidP="005A32C1">
      <w:r>
        <w:rPr>
          <w:sz w:val="20"/>
          <w:szCs w:val="20"/>
        </w:rPr>
        <w:t xml:space="preserve"> - sex of fly?</w:t>
      </w:r>
    </w:p>
    <w:p w14:paraId="2025A8A6" w14:textId="77777777" w:rsidR="005A32C1" w:rsidRDefault="005A32C1" w:rsidP="005A32C1">
      <w:r>
        <w:rPr>
          <w:sz w:val="20"/>
          <w:szCs w:val="20"/>
        </w:rPr>
        <w:t xml:space="preserve"> - RT-qPCR Ct?</w:t>
      </w:r>
    </w:p>
    <w:p w14:paraId="0A558B74" w14:textId="77777777" w:rsidR="005A32C1" w:rsidRDefault="005A32C1" w:rsidP="005A32C1">
      <w:r>
        <w:rPr>
          <w:sz w:val="20"/>
          <w:szCs w:val="20"/>
        </w:rPr>
        <w:t xml:space="preserve"> - galbut RPM? (Average of segments?)</w:t>
      </w:r>
    </w:p>
  </w:comment>
  <w:comment w:id="248" w:author="Keene-Snickers,Lexi" w:date="2025-03-04T16:43:00Z" w:initials="LK">
    <w:p w14:paraId="24D334E7" w14:textId="77777777" w:rsidR="00F06884" w:rsidRDefault="00F06884" w:rsidP="00F06884">
      <w:r>
        <w:rPr>
          <w:rStyle w:val="CommentReference"/>
        </w:rPr>
        <w:annotationRef/>
      </w:r>
      <w:r>
        <w:rPr>
          <w:sz w:val="20"/>
          <w:szCs w:val="20"/>
        </w:rPr>
        <w:t>The sex of the fly wasn’t recorded for all of them</w:t>
      </w:r>
    </w:p>
    <w:p w14:paraId="636DCC93" w14:textId="77777777" w:rsidR="00F06884" w:rsidRDefault="00F06884" w:rsidP="00F06884">
      <w:r>
        <w:rPr>
          <w:sz w:val="20"/>
          <w:szCs w:val="20"/>
        </w:rPr>
        <w:t>Which Ct? Both?</w:t>
      </w:r>
    </w:p>
  </w:comment>
  <w:comment w:id="249" w:author="Stenglein,Mark" w:date="2025-03-07T09:47:00Z" w:initials="MS">
    <w:p w14:paraId="289D75D7" w14:textId="77777777" w:rsidR="005D0CFB" w:rsidRDefault="005D0CFB" w:rsidP="005D0CFB">
      <w:r>
        <w:rPr>
          <w:rStyle w:val="CommentReference"/>
        </w:rPr>
        <w:annotationRef/>
      </w:r>
      <w:r>
        <w:rPr>
          <w:color w:val="000000"/>
          <w:sz w:val="20"/>
          <w:szCs w:val="20"/>
        </w:rPr>
        <w:t>Perhaps leave out Ct since providing RPM?</w:t>
      </w:r>
    </w:p>
  </w:comment>
  <w:comment w:id="250" w:author="Stenglein,Mark" w:date="2025-03-07T09:48:00Z" w:initials="MS">
    <w:p w14:paraId="41E52464" w14:textId="77777777" w:rsidR="005D0CFB" w:rsidRDefault="005D0CFB" w:rsidP="005D0CFB">
      <w:r>
        <w:rPr>
          <w:rStyle w:val="CommentReference"/>
        </w:rPr>
        <w:annotationRef/>
      </w:r>
      <w:r>
        <w:rPr>
          <w:sz w:val="20"/>
          <w:szCs w:val="20"/>
        </w:rPr>
        <w:t xml:space="preserve">If we wanted to include sex, we could include for those flies with known sex and say unknown for rest? </w:t>
      </w:r>
      <w:r>
        <w:rPr>
          <w:sz w:val="20"/>
          <w:szCs w:val="20"/>
        </w:rPr>
        <w:cr/>
      </w:r>
      <w:r>
        <w:rPr>
          <w:sz w:val="20"/>
          <w:szCs w:val="20"/>
        </w:rPr>
        <w:cr/>
        <w:t>Alternatively, could try to infer sex from #s of Y-chr mapping reads.</w:t>
      </w:r>
    </w:p>
    <w:p w14:paraId="0EB1E5D3" w14:textId="77777777" w:rsidR="005D0CFB" w:rsidRDefault="005D0CFB" w:rsidP="005D0CFB"/>
    <w:p w14:paraId="207298F9" w14:textId="77777777" w:rsidR="005D0CFB" w:rsidRDefault="005D0CFB" w:rsidP="005D0CFB">
      <w:r>
        <w:rPr>
          <w:sz w:val="20"/>
          <w:szCs w:val="20"/>
        </w:rPr>
        <w:t xml:space="preserve">Or we could just not say sex in this table.  </w:t>
      </w:r>
    </w:p>
  </w:comment>
  <w:comment w:id="251" w:author="Stenglein,Mark" w:date="2025-03-07T10:06:00Z" w:initials="MS">
    <w:p w14:paraId="45A22F72" w14:textId="77777777" w:rsidR="00F80412" w:rsidRDefault="006200EA" w:rsidP="00F80412">
      <w:r>
        <w:rPr>
          <w:rStyle w:val="CommentReference"/>
        </w:rPr>
        <w:annotationRef/>
      </w:r>
      <w:r w:rsidR="00F80412">
        <w:rPr>
          <w:sz w:val="20"/>
          <w:szCs w:val="20"/>
        </w:rPr>
        <w:t>Other table 1 comments:</w:t>
      </w:r>
      <w:r w:rsidR="00F80412">
        <w:rPr>
          <w:sz w:val="20"/>
          <w:szCs w:val="20"/>
        </w:rPr>
        <w:cr/>
      </w:r>
      <w:r w:rsidR="00F80412">
        <w:rPr>
          <w:sz w:val="20"/>
          <w:szCs w:val="20"/>
        </w:rPr>
        <w:cr/>
        <w:t>Suggest changing headers:</w:t>
      </w:r>
      <w:r w:rsidR="00F80412">
        <w:rPr>
          <w:sz w:val="20"/>
          <w:szCs w:val="20"/>
        </w:rPr>
        <w:cr/>
      </w:r>
      <w:r w:rsidR="00F80412">
        <w:rPr>
          <w:sz w:val="20"/>
          <w:szCs w:val="20"/>
        </w:rPr>
        <w:cr/>
        <w:t>“Complete” -&gt; “Coding complete” in all headers.</w:t>
      </w:r>
      <w:r w:rsidR="00F80412">
        <w:rPr>
          <w:sz w:val="20"/>
          <w:szCs w:val="20"/>
        </w:rPr>
        <w:cr/>
      </w:r>
      <w:r w:rsidR="00F80412">
        <w:rPr>
          <w:sz w:val="20"/>
          <w:szCs w:val="20"/>
        </w:rPr>
        <w:cr/>
        <w:t>“Genbank Nucleotide Accession” -&gt; “NCBI Nucleotide Accession”</w:t>
      </w:r>
      <w:r w:rsidR="00F80412">
        <w:rPr>
          <w:sz w:val="20"/>
          <w:szCs w:val="20"/>
        </w:rPr>
        <w:cr/>
      </w:r>
      <w:r w:rsidR="00F80412">
        <w:rPr>
          <w:sz w:val="20"/>
          <w:szCs w:val="20"/>
        </w:rPr>
        <w:cr/>
        <w:t>“Genbank SRA Accession” -&gt; “SRA Accession”</w:t>
      </w:r>
      <w:r w:rsidR="00F80412">
        <w:rPr>
          <w:sz w:val="20"/>
          <w:szCs w:val="20"/>
        </w:rPr>
        <w:cr/>
      </w:r>
      <w:r w:rsidR="00F80412">
        <w:rPr>
          <w:sz w:val="20"/>
          <w:szCs w:val="20"/>
        </w:rPr>
        <w:cr/>
        <w:t>(Genbank is a subset of the NCBI nucleotide database.)</w:t>
      </w:r>
      <w:r w:rsidR="00F80412">
        <w:rPr>
          <w:sz w:val="20"/>
          <w:szCs w:val="20"/>
        </w:rPr>
        <w:cr/>
      </w:r>
      <w:r w:rsidR="00F80412">
        <w:rPr>
          <w:sz w:val="20"/>
          <w:szCs w:val="20"/>
        </w:rPr>
        <w:cr/>
        <w:t>“Detectd” typo in column 5.</w:t>
      </w:r>
      <w:r w:rsidR="00F80412">
        <w:rPr>
          <w:sz w:val="20"/>
          <w:szCs w:val="20"/>
        </w:rPr>
        <w:cr/>
      </w:r>
      <w:r w:rsidR="00F80412">
        <w:rPr>
          <w:sz w:val="20"/>
          <w:szCs w:val="20"/>
        </w:rPr>
        <w:cr/>
        <w:t>Rows are sorted by sample ID - would be better to sort by (state, location)</w:t>
      </w:r>
      <w:r w:rsidR="00F80412">
        <w:rPr>
          <w:sz w:val="20"/>
          <w:szCs w:val="20"/>
        </w:rPr>
        <w:cr/>
      </w:r>
      <w:r w:rsidR="00F80412">
        <w:rPr>
          <w:sz w:val="20"/>
          <w:szCs w:val="20"/>
        </w:rPr>
        <w:cr/>
        <w:t xml:space="preserve">The information about where the sim-20 samples were collected is known by someone (Tillie?)  Please track that down.  </w:t>
      </w:r>
      <w:r w:rsidR="00F80412">
        <w:rPr>
          <w:sz w:val="20"/>
          <w:szCs w:val="20"/>
        </w:rPr>
        <w:cr/>
      </w:r>
      <w:r w:rsidR="00F80412">
        <w:rPr>
          <w:sz w:val="20"/>
          <w:szCs w:val="20"/>
        </w:rPr>
        <w:cr/>
        <w:t>Speaking of which, if some of these samples were collected by Tillie (I think they were?), she should be included as an author?</w:t>
      </w:r>
      <w:r w:rsidR="00F80412">
        <w:rPr>
          <w:sz w:val="20"/>
          <w:szCs w:val="20"/>
        </w:rPr>
        <w:cr/>
      </w:r>
      <w:r w:rsidR="00F80412">
        <w:rPr>
          <w:sz w:val="20"/>
          <w:szCs w:val="20"/>
        </w:rPr>
        <w:cr/>
        <w:t>Do you think the “qPCR Low positive” column is useful?    I’m not sure.</w:t>
      </w:r>
      <w:r w:rsidR="00F80412">
        <w:rPr>
          <w:sz w:val="20"/>
          <w:szCs w:val="20"/>
        </w:rPr>
        <w:cr/>
      </w:r>
      <w:r w:rsidR="00F80412">
        <w:rPr>
          <w:sz w:val="20"/>
          <w:szCs w:val="20"/>
        </w:rPr>
        <w:cr/>
        <w:t>You have missing values for galbut RPM for many of the samples.  But presumably these have &gt;0 galbut mapping reads?  Unless they have 0 galbut virus mapping reads, should supply RPM values even for samples that didn’t produce coding-complete sequences.  Since these samples didn’t generate their own sequences to use as mapping bait you will have to use something else, like a set of representative galbut virus sequences.  You will have to describe this different strategy in the table legend.</w:t>
      </w:r>
      <w:r w:rsidR="00F80412">
        <w:rPr>
          <w:sz w:val="20"/>
          <w:szCs w:val="20"/>
        </w:rPr>
        <w:cr/>
      </w:r>
      <w:r w:rsidR="00F80412">
        <w:rPr>
          <w:sz w:val="20"/>
          <w:szCs w:val="20"/>
        </w:rPr>
        <w:cr/>
        <w:t>Remove digits after the decimal in RPM values.</w:t>
      </w:r>
      <w:r w:rsidR="00F80412">
        <w:rPr>
          <w:sz w:val="20"/>
          <w:szCs w:val="20"/>
        </w:rPr>
        <w:cr/>
      </w:r>
      <w:r w:rsidR="00F80412">
        <w:rPr>
          <w:sz w:val="20"/>
          <w:szCs w:val="20"/>
        </w:rPr>
        <w:cr/>
        <w:t>- I am seeing hydei-20-TD-1 as being “undetermined” assignment in species_assignment pipeline results.  It’s listed as affinis here?</w:t>
      </w:r>
      <w:r w:rsidR="00F80412">
        <w:rPr>
          <w:sz w:val="20"/>
          <w:szCs w:val="20"/>
        </w:rPr>
        <w:cr/>
      </w:r>
      <w:r w:rsidR="00F80412">
        <w:rPr>
          <w:sz w:val="20"/>
          <w:szCs w:val="20"/>
        </w:rPr>
        <w:cr/>
      </w:r>
    </w:p>
  </w:comment>
  <w:comment w:id="252" w:author="Keene-Snickers,Lexi" w:date="2025-03-18T16:13:00Z" w:initials="LK">
    <w:p w14:paraId="525792CD" w14:textId="77777777" w:rsidR="00957D54" w:rsidRDefault="00957D54" w:rsidP="00957D54">
      <w:r>
        <w:rPr>
          <w:rStyle w:val="CommentReference"/>
        </w:rPr>
        <w:annotationRef/>
      </w:r>
      <w:r>
        <w:rPr>
          <w:sz w:val="20"/>
          <w:szCs w:val="20"/>
        </w:rPr>
        <w:t>I think we should just leave sex out? I’m not sure what it adds since we aren’t looking at sex differences</w:t>
      </w:r>
    </w:p>
    <w:p w14:paraId="04A7B62A" w14:textId="77777777" w:rsidR="00957D54" w:rsidRDefault="00957D54" w:rsidP="00957D54"/>
    <w:p w14:paraId="469BE0C7" w14:textId="77777777" w:rsidR="00957D54" w:rsidRDefault="00957D54" w:rsidP="00957D54">
      <w:r>
        <w:rPr>
          <w:sz w:val="20"/>
          <w:szCs w:val="20"/>
        </w:rPr>
        <w:t>I saw the hydei as affinis from my CO1 output?</w:t>
      </w:r>
    </w:p>
  </w:comment>
  <w:comment w:id="259" w:author="Stenglein,Mark" w:date="2025-03-07T10:11:00Z" w:initials="MS">
    <w:p w14:paraId="214BE3FB" w14:textId="086A0BF8" w:rsidR="004B2FE2" w:rsidRDefault="004B2FE2" w:rsidP="004B2FE2">
      <w:r>
        <w:rPr>
          <w:rStyle w:val="CommentReference"/>
        </w:rPr>
        <w:annotationRef/>
      </w:r>
      <w:r>
        <w:rPr>
          <w:sz w:val="20"/>
          <w:szCs w:val="20"/>
        </w:rPr>
        <w:t>Y axis label: “Galbut virus RNA levels relative to RpL32 mRNA”</w:t>
      </w:r>
      <w:r>
        <w:rPr>
          <w:sz w:val="20"/>
          <w:szCs w:val="20"/>
        </w:rPr>
        <w:cr/>
      </w:r>
      <w:r>
        <w:rPr>
          <w:sz w:val="20"/>
          <w:szCs w:val="20"/>
        </w:rPr>
        <w:cr/>
        <w:t>X axis label: “Number of galbut virus RNA1-mapping reads per million total reads”</w:t>
      </w:r>
      <w:r>
        <w:rPr>
          <w:sz w:val="20"/>
          <w:szCs w:val="20"/>
        </w:rPr>
        <w:cr/>
      </w:r>
      <w:r>
        <w:rPr>
          <w:sz w:val="20"/>
          <w:szCs w:val="20"/>
        </w:rPr>
        <w:cr/>
        <w:t xml:space="preserve">You are plotting on a log scale but are not plotting log() values.  </w:t>
      </w:r>
      <w:r>
        <w:rPr>
          <w:sz w:val="20"/>
          <w:szCs w:val="20"/>
        </w:rPr>
        <w:cr/>
      </w:r>
      <w:r>
        <w:rPr>
          <w:sz w:val="20"/>
          <w:szCs w:val="20"/>
        </w:rPr>
        <w:cr/>
        <w:t>The x axis labels seem to have some kid of weird left justification (they go to the left of the lines they correspond to?)</w:t>
      </w:r>
    </w:p>
    <w:p w14:paraId="7775CCFA" w14:textId="77777777" w:rsidR="004B2FE2" w:rsidRDefault="004B2FE2" w:rsidP="004B2FE2"/>
    <w:p w14:paraId="1E60D495" w14:textId="77777777" w:rsidR="004B2FE2" w:rsidRDefault="004B2FE2" w:rsidP="004B2FE2">
      <w:r>
        <w:rPr>
          <w:sz w:val="20"/>
          <w:szCs w:val="20"/>
        </w:rPr>
        <w:t>Could make formula/R2 value font bigger</w:t>
      </w:r>
    </w:p>
  </w:comment>
  <w:comment w:id="273" w:author="Stenglein,Mark" w:date="2025-03-10T09:50:00Z" w:initials="MS">
    <w:p w14:paraId="087F5B6F" w14:textId="77777777" w:rsidR="009D4C11" w:rsidRDefault="009D4C11" w:rsidP="009D4C11">
      <w:r>
        <w:rPr>
          <w:rStyle w:val="CommentReference"/>
        </w:rPr>
        <w:annotationRef/>
      </w:r>
      <w:r>
        <w:rPr>
          <w:color w:val="000000"/>
          <w:sz w:val="20"/>
          <w:szCs w:val="20"/>
        </w:rPr>
        <w:t xml:space="preserve">This is useful information to share and it’d be good to provide this same info (how close are the segments) for the other examples you provide or some other way.  </w:t>
      </w:r>
    </w:p>
  </w:comment>
  <w:comment w:id="280" w:author="Stenglein,Mark" w:date="2025-03-10T10:28:00Z" w:initials="MS">
    <w:p w14:paraId="263B46E5" w14:textId="77777777" w:rsidR="00E849FC" w:rsidRDefault="00E849FC" w:rsidP="00E849FC">
      <w:r>
        <w:rPr>
          <w:rStyle w:val="CommentReference"/>
        </w:rPr>
        <w:annotationRef/>
      </w:r>
      <w:r>
        <w:rPr>
          <w:sz w:val="20"/>
          <w:szCs w:val="20"/>
        </w:rPr>
        <w:t>One thing that is not totally clear to me is whether there were more RNA3 co-infections because it was easier to assemble RNA3 sequences because of higher RNA3 coverage or because there are just more RNA3 co-infections (or both).  How can you address this?</w:t>
      </w:r>
    </w:p>
  </w:comment>
  <w:comment w:id="286" w:author="Stenglein,Mark" w:date="2025-03-10T09:51:00Z" w:initials="MS">
    <w:p w14:paraId="3C2C2F94" w14:textId="49C3E631" w:rsidR="003728F3" w:rsidRDefault="009D4C11" w:rsidP="003728F3">
      <w:r>
        <w:rPr>
          <w:rStyle w:val="CommentReference"/>
        </w:rPr>
        <w:annotationRef/>
      </w:r>
      <w:r w:rsidR="003728F3">
        <w:rPr>
          <w:sz w:val="20"/>
          <w:szCs w:val="20"/>
        </w:rPr>
        <w:t>I pulled these sentences out of the previous paragraph because they interrupted the flow.  You can start a new paragraph about how some samples were missing expected sequences.  And that this likely results from too low coverage for some samples.</w:t>
      </w:r>
      <w:r w:rsidR="003728F3">
        <w:rPr>
          <w:sz w:val="20"/>
          <w:szCs w:val="20"/>
        </w:rPr>
        <w:cr/>
      </w:r>
      <w:r w:rsidR="003728F3">
        <w:rPr>
          <w:sz w:val="20"/>
          <w:szCs w:val="20"/>
        </w:rPr>
        <w:cr/>
        <w:t xml:space="preserve">But I wonder what happened to partial sequences.  This seems to have disappeared?  </w:t>
      </w:r>
    </w:p>
  </w:comment>
  <w:comment w:id="304" w:author="Stenglein,Mark" w:date="2025-02-19T13:29:00Z" w:initials="MS">
    <w:p w14:paraId="2C8F8689" w14:textId="0E83EDC2" w:rsidR="00FE2718" w:rsidRDefault="00DD06C2" w:rsidP="00FE2718">
      <w:r>
        <w:rPr>
          <w:rStyle w:val="CommentReference"/>
        </w:rPr>
        <w:annotationRef/>
      </w:r>
      <w:r w:rsidR="00FE2718">
        <w:rPr>
          <w:sz w:val="20"/>
          <w:szCs w:val="20"/>
        </w:rPr>
        <w:t>Figure 3 comments:</w:t>
      </w:r>
      <w:r w:rsidR="00FE2718">
        <w:rPr>
          <w:sz w:val="20"/>
          <w:szCs w:val="20"/>
        </w:rPr>
        <w:cr/>
      </w:r>
      <w:r w:rsidR="00FE2718">
        <w:rPr>
          <w:sz w:val="20"/>
          <w:szCs w:val="20"/>
        </w:rPr>
        <w:cr/>
        <w:t>- The figure could be compressed vertically substantially.  In other words, turn the long blue rectangles into smaller blue squares.</w:t>
      </w:r>
    </w:p>
    <w:p w14:paraId="37F60F22" w14:textId="77777777" w:rsidR="00FE2718" w:rsidRDefault="00FE2718" w:rsidP="00FE2718">
      <w:r>
        <w:rPr>
          <w:sz w:val="20"/>
          <w:szCs w:val="20"/>
        </w:rPr>
        <w:t>- I think zero segments should be colored white, not light blue.</w:t>
      </w:r>
      <w:r>
        <w:rPr>
          <w:sz w:val="20"/>
          <w:szCs w:val="20"/>
        </w:rPr>
        <w:cr/>
        <w:t>- we should discuss the criteria for inclusion of a sample in this plot.  Perhaps requiring a certain total minimum # of galbut virus-mapping reads.  I find it confusing as is, because it’s not possible to distinguish between missing data because of overall low coverage and legitimate differences in segment #s in samples.</w:t>
      </w:r>
      <w:r>
        <w:rPr>
          <w:sz w:val="20"/>
          <w:szCs w:val="20"/>
        </w:rPr>
        <w:cr/>
        <w:t>- I’m not sure that faceting by location adds much to this figure. We can discuss other options.  Perhaps facet by “evidence of co-infection” or “single infection”</w:t>
      </w:r>
    </w:p>
  </w:comment>
  <w:comment w:id="305" w:author="Stenglein,Mark" w:date="2025-03-10T09:49:00Z" w:initials="MS">
    <w:p w14:paraId="3045AD40" w14:textId="77777777" w:rsidR="009D4C11" w:rsidRDefault="009D4C11" w:rsidP="009D4C11">
      <w:r>
        <w:rPr>
          <w:rStyle w:val="CommentReference"/>
        </w:rPr>
        <w:annotationRef/>
      </w:r>
      <w:r>
        <w:rPr>
          <w:color w:val="000000"/>
          <w:sz w:val="20"/>
          <w:szCs w:val="20"/>
        </w:rPr>
        <w:t>Additional Fig 3 comments:</w:t>
      </w:r>
    </w:p>
    <w:p w14:paraId="7C1431F5" w14:textId="77777777" w:rsidR="009D4C11" w:rsidRDefault="009D4C11" w:rsidP="009D4C11"/>
    <w:p w14:paraId="2DCD8FAC" w14:textId="77777777" w:rsidR="009D4C11" w:rsidRDefault="009D4C11" w:rsidP="009D4C11">
      <w:r>
        <w:rPr>
          <w:sz w:val="20"/>
          <w:szCs w:val="20"/>
        </w:rPr>
        <w:t>- The figure could be compressed vertically substantially.  In other words, turn the long blue rectangles into smaller blue squares. (Same as before).</w:t>
      </w:r>
    </w:p>
    <w:p w14:paraId="420D8324" w14:textId="77777777" w:rsidR="009D4C11" w:rsidRDefault="009D4C11" w:rsidP="009D4C11"/>
    <w:p w14:paraId="1B6CC4C3" w14:textId="77777777" w:rsidR="009D4C11" w:rsidRDefault="009D4C11" w:rsidP="009D4C11">
      <w:r>
        <w:rPr>
          <w:sz w:val="20"/>
          <w:szCs w:val="20"/>
        </w:rPr>
        <w:t>It would look better if you separated the states with a small horizontal spacing (~ the width of the bars) instead of using black lines.</w:t>
      </w:r>
    </w:p>
    <w:p w14:paraId="36C527A9" w14:textId="77777777" w:rsidR="009D4C11" w:rsidRDefault="009D4C11" w:rsidP="009D4C11"/>
    <w:p w14:paraId="448F486C" w14:textId="77777777" w:rsidR="009D4C11" w:rsidRDefault="009D4C11" w:rsidP="009D4C11">
      <w:r>
        <w:rPr>
          <w:sz w:val="20"/>
          <w:szCs w:val="20"/>
        </w:rPr>
        <w:t>The x axis font is too small:  try increasing size.</w:t>
      </w:r>
    </w:p>
    <w:p w14:paraId="47DA42C2" w14:textId="77777777" w:rsidR="009D4C11" w:rsidRDefault="009D4C11" w:rsidP="009D4C11"/>
    <w:p w14:paraId="37D5118D" w14:textId="77777777" w:rsidR="009D4C11" w:rsidRDefault="009D4C11" w:rsidP="009D4C11">
      <w:r>
        <w:rPr>
          <w:sz w:val="20"/>
          <w:szCs w:val="20"/>
        </w:rPr>
        <w:t>Delete “Sample ID” x axis label</w:t>
      </w:r>
    </w:p>
  </w:comment>
  <w:comment w:id="306" w:author="Stenglein,Mark" w:date="2025-02-19T14:49:00Z" w:initials="MS">
    <w:p w14:paraId="6079C743" w14:textId="7B76B9FC" w:rsidR="00E57B47" w:rsidRDefault="00E57B47" w:rsidP="00E57B47">
      <w:r>
        <w:rPr>
          <w:rStyle w:val="CommentReference"/>
        </w:rPr>
        <w:annotationRef/>
      </w:r>
      <w:r>
        <w:rPr>
          <w:color w:val="000000"/>
          <w:sz w:val="20"/>
          <w:szCs w:val="20"/>
        </w:rPr>
        <w:t>This is a surprising claim.  What’s the evidence to back it up?</w:t>
      </w:r>
    </w:p>
    <w:p w14:paraId="3ADE4EE0" w14:textId="77777777" w:rsidR="00E57B47" w:rsidRDefault="00E57B47" w:rsidP="00E57B47"/>
    <w:p w14:paraId="7D84B2AD" w14:textId="77777777" w:rsidR="00E57B47" w:rsidRDefault="00E57B47" w:rsidP="00E57B47">
      <w:r>
        <w:rPr>
          <w:color w:val="000000"/>
          <w:sz w:val="20"/>
          <w:szCs w:val="20"/>
        </w:rPr>
        <w:t>We should discuss this figure - the underlying data and how it is presented…</w:t>
      </w:r>
    </w:p>
    <w:p w14:paraId="66C785BD" w14:textId="77777777" w:rsidR="00E57B47" w:rsidRDefault="00E57B47" w:rsidP="00E57B47"/>
    <w:p w14:paraId="3AAB4EEA" w14:textId="77777777" w:rsidR="00E57B47" w:rsidRDefault="00E57B47" w:rsidP="00E57B47"/>
  </w:comment>
  <w:comment w:id="307" w:author="Keene-Snickers,Lexi" w:date="2025-03-01T12:10:00Z" w:initials="LK">
    <w:p w14:paraId="7A12ABB9" w14:textId="77777777" w:rsidR="00603970" w:rsidRDefault="00603970" w:rsidP="00603970">
      <w:r>
        <w:rPr>
          <w:rStyle w:val="CommentReference"/>
        </w:rPr>
        <w:annotationRef/>
      </w:r>
      <w:r>
        <w:rPr>
          <w:sz w:val="20"/>
          <w:szCs w:val="20"/>
        </w:rPr>
        <w:t>I think this is supported? There are a lot of samples with evidence of just one or two extra sequences</w:t>
      </w:r>
    </w:p>
  </w:comment>
  <w:comment w:id="308" w:author="Keene-Snickers,Lexi" w:date="2025-03-04T16:56:00Z" w:initials="LK">
    <w:p w14:paraId="53CF00F0" w14:textId="77777777" w:rsidR="0005265A" w:rsidRDefault="0005265A" w:rsidP="0005265A">
      <w:r>
        <w:rPr>
          <w:rStyle w:val="CommentReference"/>
        </w:rPr>
        <w:annotationRef/>
      </w:r>
      <w:r>
        <w:rPr>
          <w:sz w:val="20"/>
          <w:szCs w:val="20"/>
        </w:rPr>
        <w:t>I need to add in the information on partials for figure three</w:t>
      </w:r>
    </w:p>
  </w:comment>
  <w:comment w:id="309" w:author="Keene-Snickers,Lexi" w:date="2025-03-19T11:24:00Z" w:initials="LK">
    <w:p w14:paraId="02FCD815" w14:textId="77777777" w:rsidR="00A94DFE" w:rsidRDefault="00A94DFE" w:rsidP="00A94DFE">
      <w:r>
        <w:rPr>
          <w:rStyle w:val="CommentReference"/>
        </w:rPr>
        <w:annotationRef/>
      </w:r>
      <w:r>
        <w:rPr>
          <w:sz w:val="20"/>
          <w:szCs w:val="20"/>
        </w:rPr>
        <w:t>I am pretty convinced that this is true now</w:t>
      </w:r>
    </w:p>
  </w:comment>
  <w:comment w:id="310" w:author="Stenglein,Mark" w:date="2025-03-10T09:58:00Z" w:initials="MS">
    <w:p w14:paraId="6EC28B50" w14:textId="48B289F2" w:rsidR="003D4DA6" w:rsidRDefault="003D4DA6" w:rsidP="003D4DA6">
      <w:r>
        <w:rPr>
          <w:rStyle w:val="CommentReference"/>
        </w:rPr>
        <w:annotationRef/>
      </w:r>
      <w:r>
        <w:rPr>
          <w:color w:val="000000"/>
          <w:sz w:val="20"/>
          <w:szCs w:val="20"/>
        </w:rPr>
        <w:t>Seems to only be showing coding-complete?</w:t>
      </w:r>
    </w:p>
  </w:comment>
  <w:comment w:id="319" w:author="Keene-Snickers,Lexi" w:date="2025-03-04T16:57:00Z" w:initials="LK">
    <w:p w14:paraId="0AC97FA9" w14:textId="55887AF3" w:rsidR="00B94D81" w:rsidRDefault="00B94D81" w:rsidP="00B94D81">
      <w:r>
        <w:rPr>
          <w:rStyle w:val="CommentReference"/>
        </w:rPr>
        <w:annotationRef/>
      </w:r>
      <w:r>
        <w:rPr>
          <w:sz w:val="20"/>
          <w:szCs w:val="20"/>
        </w:rPr>
        <w:t>Do you think I should keep this figure?</w:t>
      </w:r>
    </w:p>
  </w:comment>
  <w:comment w:id="320" w:author="Stenglein,Mark" w:date="2025-03-10T10:35:00Z" w:initials="MS">
    <w:p w14:paraId="3DD439FF" w14:textId="77777777" w:rsidR="00747A62" w:rsidRDefault="00747A62" w:rsidP="00747A62">
      <w:r>
        <w:rPr>
          <w:rStyle w:val="CommentReference"/>
        </w:rPr>
        <w:annotationRef/>
      </w:r>
      <w:r>
        <w:rPr>
          <w:color w:val="000000"/>
          <w:sz w:val="20"/>
          <w:szCs w:val="20"/>
        </w:rPr>
        <w:t>IDK:  that’s a good question.  It seems like it adds less given revised main text figure.  Perhaps leave for now and we can remove later if it seems like not adding much.</w:t>
      </w:r>
    </w:p>
  </w:comment>
  <w:comment w:id="321" w:author="Keene-Snickers,Lexi" w:date="2025-03-18T16:36:00Z" w:initials="LK">
    <w:p w14:paraId="1E102530" w14:textId="77777777" w:rsidR="00957D54" w:rsidRDefault="00957D54" w:rsidP="00957D54">
      <w:r>
        <w:rPr>
          <w:rStyle w:val="CommentReference"/>
        </w:rPr>
        <w:annotationRef/>
      </w:r>
      <w:r>
        <w:rPr>
          <w:sz w:val="20"/>
          <w:szCs w:val="20"/>
        </w:rPr>
        <w:t>I don’t think it is necessary. Can always add back but I don’t know what it’s doing for the paper and it will cut down on length.</w:t>
      </w:r>
    </w:p>
  </w:comment>
  <w:comment w:id="324" w:author="Stenglein,Mark" w:date="2025-02-19T15:07:00Z" w:initials="MS">
    <w:p w14:paraId="1A9D3C11" w14:textId="05E8DF3A" w:rsidR="00C37458" w:rsidRDefault="00C37458" w:rsidP="00C37458">
      <w:r>
        <w:rPr>
          <w:rStyle w:val="CommentReference"/>
        </w:rPr>
        <w:annotationRef/>
      </w:r>
      <w:r>
        <w:rPr>
          <w:sz w:val="20"/>
          <w:szCs w:val="20"/>
        </w:rPr>
        <w:t>These SRA sequences need to be deposited in Genbank with the original Australian paper(s) authors as sequence authors, per the email thread with Eddie Holmes.</w:t>
      </w:r>
    </w:p>
  </w:comment>
  <w:comment w:id="325" w:author="Stenglein,Mark" w:date="2025-03-10T10:34:00Z" w:initials="MS">
    <w:p w14:paraId="716D788A" w14:textId="77777777" w:rsidR="003D50E6" w:rsidRDefault="003D50E6" w:rsidP="003D50E6">
      <w:r>
        <w:rPr>
          <w:rStyle w:val="CommentReference"/>
        </w:rPr>
        <w:annotationRef/>
      </w:r>
      <w:r>
        <w:rPr>
          <w:color w:val="000000"/>
          <w:sz w:val="20"/>
          <w:szCs w:val="20"/>
        </w:rPr>
        <w:t>It’s great that you did this - perhaps include the accessions in parentheses?</w:t>
      </w:r>
    </w:p>
  </w:comment>
  <w:comment w:id="331" w:author="Stenglein,Mark" w:date="2025-03-10T10:33:00Z" w:initials="MS">
    <w:p w14:paraId="08A51070" w14:textId="4284E1C8" w:rsidR="00E94176" w:rsidRDefault="00E94176" w:rsidP="00E94176">
      <w:r>
        <w:rPr>
          <w:rStyle w:val="CommentReference"/>
        </w:rPr>
        <w:annotationRef/>
      </w:r>
      <w:r>
        <w:rPr>
          <w:color w:val="000000"/>
          <w:sz w:val="20"/>
          <w:szCs w:val="20"/>
        </w:rPr>
        <w:t xml:space="preserve">Before starting into this paragraph, you should have a short paragraph describing the overall structure of the trees (major clade structure) and whether the overall structure is similar between segment trees.  </w:t>
      </w:r>
    </w:p>
  </w:comment>
  <w:comment w:id="332" w:author="Stenglein,Mark" w:date="2025-03-12T12:34:00Z" w:initials="MS">
    <w:p w14:paraId="0B7C01FE" w14:textId="77777777" w:rsidR="002E5E02" w:rsidRDefault="002E5E02" w:rsidP="002E5E02">
      <w:r>
        <w:rPr>
          <w:rStyle w:val="CommentReference"/>
        </w:rPr>
        <w:annotationRef/>
      </w:r>
      <w:r>
        <w:rPr>
          <w:color w:val="000000"/>
          <w:sz w:val="20"/>
          <w:szCs w:val="20"/>
        </w:rPr>
        <w:t>Perhaps just move this paragraph to after the following paragraph (swap their order)</w:t>
      </w:r>
    </w:p>
  </w:comment>
  <w:comment w:id="362" w:author="Stenglein,Mark" w:date="2025-03-12T11:03:00Z" w:initials="MS">
    <w:p w14:paraId="1753A1C2" w14:textId="27C09AC2" w:rsidR="006F749B" w:rsidRDefault="006F749B" w:rsidP="006F749B">
      <w:r>
        <w:rPr>
          <w:rStyle w:val="CommentReference"/>
        </w:rPr>
        <w:annotationRef/>
      </w:r>
      <w:r>
        <w:rPr>
          <w:color w:val="000000"/>
          <w:sz w:val="20"/>
          <w:szCs w:val="20"/>
        </w:rPr>
        <w:t>This seems to refer to RNA 3 but it’s not clear from reading this that that is what this number means.  We should discuss how to quantify this more specifically.</w:t>
      </w:r>
    </w:p>
  </w:comment>
  <w:comment w:id="370" w:author="Keene-Snickers,Lexi" w:date="2025-03-04T17:52:00Z" w:initials="LK">
    <w:p w14:paraId="4CF01EE2" w14:textId="49ABF595" w:rsidR="00FF5DED" w:rsidRDefault="00FF5DED" w:rsidP="00FF5DED">
      <w:r>
        <w:rPr>
          <w:rStyle w:val="CommentReference"/>
        </w:rPr>
        <w:annotationRef/>
      </w:r>
      <w:r>
        <w:rPr>
          <w:sz w:val="20"/>
          <w:szCs w:val="20"/>
        </w:rPr>
        <w:t>I’m not sure where to put this statement but it needs to be somewhere</w:t>
      </w:r>
    </w:p>
  </w:comment>
  <w:comment w:id="371" w:author="Stenglein,Mark" w:date="2025-03-10T10:36:00Z" w:initials="MS">
    <w:p w14:paraId="54EC1DD9" w14:textId="77777777" w:rsidR="00B7070C" w:rsidRDefault="000858F8" w:rsidP="00B7070C">
      <w:r>
        <w:rPr>
          <w:rStyle w:val="CommentReference"/>
        </w:rPr>
        <w:annotationRef/>
      </w:r>
      <w:r w:rsidR="00B7070C">
        <w:rPr>
          <w:sz w:val="20"/>
          <w:szCs w:val="20"/>
        </w:rPr>
        <w:t>This is good.</w:t>
      </w:r>
    </w:p>
  </w:comment>
  <w:comment w:id="373" w:author="Stenglein,Mark" w:date="2025-03-12T12:04:00Z" w:initials="MS">
    <w:p w14:paraId="4FF6EC66" w14:textId="77777777" w:rsidR="00FD71F5" w:rsidRDefault="009F0D35" w:rsidP="00FD71F5">
      <w:r>
        <w:rPr>
          <w:rStyle w:val="CommentReference"/>
        </w:rPr>
        <w:annotationRef/>
      </w:r>
      <w:r w:rsidR="00FD71F5">
        <w:rPr>
          <w:sz w:val="20"/>
          <w:szCs w:val="20"/>
        </w:rPr>
        <w:t>It looks like this 95% cutoff doesn’t hold true for RNA3 clades, so I put in ~</w:t>
      </w:r>
    </w:p>
  </w:comment>
  <w:comment w:id="374" w:author="Stenglein,Mark" w:date="2025-03-12T12:15:00Z" w:initials="MS">
    <w:p w14:paraId="62BA29C0" w14:textId="1109AE95" w:rsidR="009A7383" w:rsidRDefault="0012767D" w:rsidP="009A7383">
      <w:r>
        <w:rPr>
          <w:rStyle w:val="CommentReference"/>
        </w:rPr>
        <w:annotationRef/>
      </w:r>
      <w:r w:rsidR="009A7383">
        <w:rPr>
          <w:sz w:val="20"/>
          <w:szCs w:val="20"/>
        </w:rPr>
        <w:t>According to this definition, neither RNA1 nor RNA2 clade A should  be 2 sub-clades</w:t>
      </w:r>
    </w:p>
  </w:comment>
  <w:comment w:id="392" w:author="Stenglein,Mark" w:date="2025-03-10T10:33:00Z" w:initials="MS">
    <w:p w14:paraId="1B98F548" w14:textId="77777777" w:rsidR="00CD0AF9" w:rsidRDefault="00CD0AF9" w:rsidP="00CD0AF9">
      <w:r>
        <w:rPr>
          <w:rStyle w:val="CommentReference"/>
        </w:rPr>
        <w:annotationRef/>
      </w:r>
      <w:r>
        <w:rPr>
          <w:color w:val="000000"/>
          <w:sz w:val="20"/>
          <w:szCs w:val="20"/>
        </w:rPr>
        <w:t xml:space="preserve">Before starting into this paragraph, you should have a short paragraph describing the overall structure of the trees (major clade structure) and whether the overall structure is similar between segment trees.  </w:t>
      </w:r>
    </w:p>
  </w:comment>
  <w:comment w:id="393" w:author="Stenglein,Mark" w:date="2025-03-12T12:34:00Z" w:initials="MS">
    <w:p w14:paraId="560685F9" w14:textId="77777777" w:rsidR="00CD0AF9" w:rsidRDefault="00CD0AF9" w:rsidP="00CD0AF9">
      <w:r>
        <w:rPr>
          <w:rStyle w:val="CommentReference"/>
        </w:rPr>
        <w:annotationRef/>
      </w:r>
      <w:r>
        <w:rPr>
          <w:color w:val="000000"/>
          <w:sz w:val="20"/>
          <w:szCs w:val="20"/>
        </w:rPr>
        <w:t>Perhaps just move this paragraph to after the following paragraph (swap their order)</w:t>
      </w:r>
    </w:p>
  </w:comment>
  <w:comment w:id="409" w:author="Stenglein,Mark" w:date="2025-03-12T11:03:00Z" w:initials="MS">
    <w:p w14:paraId="534E91D9" w14:textId="77777777" w:rsidR="00CD0AF9" w:rsidRDefault="00CD0AF9" w:rsidP="00CD0AF9">
      <w:r>
        <w:rPr>
          <w:rStyle w:val="CommentReference"/>
        </w:rPr>
        <w:annotationRef/>
      </w:r>
      <w:r>
        <w:rPr>
          <w:color w:val="000000"/>
          <w:sz w:val="20"/>
          <w:szCs w:val="20"/>
        </w:rPr>
        <w:t>This seems to refer to RNA 3 but it’s not clear from reading this that that is what this number means.  We should discuss how to quantify this more specifically.</w:t>
      </w:r>
    </w:p>
  </w:comment>
  <w:comment w:id="415" w:author="Keene-Snickers,Lexi" w:date="2025-03-04T17:52:00Z" w:initials="LK">
    <w:p w14:paraId="083E1D5C" w14:textId="77777777" w:rsidR="00CD0AF9" w:rsidRDefault="00CD0AF9" w:rsidP="00CD0AF9">
      <w:r>
        <w:rPr>
          <w:rStyle w:val="CommentReference"/>
        </w:rPr>
        <w:annotationRef/>
      </w:r>
      <w:r>
        <w:rPr>
          <w:sz w:val="20"/>
          <w:szCs w:val="20"/>
        </w:rPr>
        <w:t>I’m not sure where to put this statement but it needs to be somewhere</w:t>
      </w:r>
    </w:p>
  </w:comment>
  <w:comment w:id="416" w:author="Stenglein,Mark" w:date="2025-03-10T10:36:00Z" w:initials="MS">
    <w:p w14:paraId="51F8F8A2" w14:textId="77777777" w:rsidR="00CD0AF9" w:rsidRDefault="00CD0AF9" w:rsidP="00CD0AF9">
      <w:r>
        <w:rPr>
          <w:rStyle w:val="CommentReference"/>
        </w:rPr>
        <w:annotationRef/>
      </w:r>
      <w:r>
        <w:rPr>
          <w:sz w:val="20"/>
          <w:szCs w:val="20"/>
        </w:rPr>
        <w:t>This is good.</w:t>
      </w:r>
    </w:p>
  </w:comment>
  <w:comment w:id="420" w:author="Stenglein,Mark" w:date="2025-03-10T11:07:00Z" w:initials="MS">
    <w:p w14:paraId="4B643BF7" w14:textId="77777777" w:rsidR="00CD0AF9" w:rsidRDefault="00CD0AF9" w:rsidP="00CD0AF9">
      <w:r>
        <w:rPr>
          <w:rStyle w:val="CommentReference"/>
        </w:rPr>
        <w:annotationRef/>
      </w:r>
      <w:r>
        <w:rPr>
          <w:color w:val="000000"/>
          <w:sz w:val="20"/>
          <w:szCs w:val="20"/>
        </w:rPr>
        <w:t>I think this paragraph should be moved up to above the relative branching order of D. mel/D. sim clades paragraph</w:t>
      </w:r>
    </w:p>
  </w:comment>
  <w:comment w:id="428" w:author="Stenglein,Mark" w:date="2025-03-12T13:23:00Z" w:initials="MS">
    <w:p w14:paraId="5F5D4141" w14:textId="77777777" w:rsidR="00CD0AF9" w:rsidRDefault="00CD0AF9" w:rsidP="00CD0AF9">
      <w:r>
        <w:rPr>
          <w:rStyle w:val="CommentReference"/>
        </w:rPr>
        <w:annotationRef/>
      </w:r>
      <w:r>
        <w:rPr>
          <w:color w:val="000000"/>
          <w:sz w:val="20"/>
          <w:szCs w:val="20"/>
        </w:rPr>
        <w:t xml:space="preserve">One thing your current trees don’t show is the different sampling locations within Colorado.  Perhaps include a supplemental RNA1 tree with CO lineages labeled?  </w:t>
      </w:r>
    </w:p>
  </w:comment>
  <w:comment w:id="429" w:author="Keene-Snickers,Lexi" w:date="2025-03-19T12:29:00Z" w:initials="LK">
    <w:p w14:paraId="716E2BD9" w14:textId="77777777" w:rsidR="00A94DFE" w:rsidRDefault="00A94DFE" w:rsidP="00A94DFE">
      <w:r>
        <w:rPr>
          <w:rStyle w:val="CommentReference"/>
        </w:rPr>
        <w:annotationRef/>
      </w:r>
      <w:r>
        <w:rPr>
          <w:sz w:val="20"/>
          <w:szCs w:val="20"/>
        </w:rPr>
        <w:t>Replaced the full RNA 1 supplement with this</w:t>
      </w:r>
    </w:p>
  </w:comment>
  <w:comment w:id="456" w:author="Stenglein,Mark" w:date="2025-03-12T12:49:00Z" w:initials="MS">
    <w:p w14:paraId="264BF1B6" w14:textId="45814B26" w:rsidR="00006902" w:rsidRDefault="00006902" w:rsidP="00006902">
      <w:r>
        <w:rPr>
          <w:rStyle w:val="CommentReference"/>
        </w:rPr>
        <w:annotationRef/>
      </w:r>
      <w:r>
        <w:rPr>
          <w:color w:val="000000"/>
          <w:sz w:val="20"/>
          <w:szCs w:val="20"/>
        </w:rPr>
        <w:t>I would delete this sentence.  Since there is no clade B chaq viruses, we can’t say anything about the relative order of chaq from D. Simulans relative to melanogaster A &amp; B</w:t>
      </w:r>
    </w:p>
  </w:comment>
  <w:comment w:id="457" w:author="Stenglein,Mark" w:date="2025-02-19T15:27:00Z" w:initials="MS">
    <w:p w14:paraId="774C8321" w14:textId="4242E4E0" w:rsidR="003B003F" w:rsidRDefault="003B003F" w:rsidP="003B003F">
      <w:r>
        <w:rPr>
          <w:rStyle w:val="CommentReference"/>
        </w:rPr>
        <w:annotationRef/>
      </w:r>
      <w:r>
        <w:rPr>
          <w:color w:val="000000"/>
          <w:sz w:val="20"/>
          <w:szCs w:val="20"/>
        </w:rPr>
        <w:t>I have a suggestion for how to quantify overall diversity in each tree - see scanned figure suggestions</w:t>
      </w:r>
    </w:p>
  </w:comment>
  <w:comment w:id="458" w:author="Keene-Snickers,Lexi" w:date="2025-03-04T17:10:00Z" w:initials="LK">
    <w:p w14:paraId="12849BFC" w14:textId="77777777" w:rsidR="0094697A" w:rsidRDefault="0094697A" w:rsidP="0094697A">
      <w:r>
        <w:rPr>
          <w:rStyle w:val="CommentReference"/>
        </w:rPr>
        <w:annotationRef/>
      </w:r>
      <w:r>
        <w:rPr>
          <w:sz w:val="20"/>
          <w:szCs w:val="20"/>
        </w:rPr>
        <w:t>I need help with what type of stats to run.</w:t>
      </w:r>
    </w:p>
  </w:comment>
  <w:comment w:id="459" w:author="Keene-Snickers,Lexi" w:date="2025-03-04T17:28:00Z" w:initials="LK">
    <w:p w14:paraId="2B7002C5" w14:textId="77777777" w:rsidR="0069340C" w:rsidRDefault="0069340C" w:rsidP="0069340C">
      <w:r>
        <w:rPr>
          <w:rStyle w:val="CommentReference"/>
        </w:rPr>
        <w:annotationRef/>
      </w:r>
      <w:r>
        <w:rPr>
          <w:sz w:val="20"/>
          <w:szCs w:val="20"/>
        </w:rPr>
        <w:t>Also not sure if we just want the genotype facet</w:t>
      </w:r>
    </w:p>
  </w:comment>
  <w:comment w:id="460" w:author="Stenglein,Mark" w:date="2025-03-12T12:53:00Z" w:initials="MS">
    <w:p w14:paraId="69786081" w14:textId="77777777" w:rsidR="005A19E9" w:rsidRDefault="005A19E9" w:rsidP="005A19E9">
      <w:r>
        <w:rPr>
          <w:rStyle w:val="CommentReference"/>
        </w:rPr>
        <w:annotationRef/>
      </w:r>
      <w:r>
        <w:rPr>
          <w:color w:val="000000"/>
          <w:sz w:val="20"/>
          <w:szCs w:val="20"/>
        </w:rPr>
        <w:t>You should move tree figures up here above the text that refers to later figures.</w:t>
      </w:r>
    </w:p>
  </w:comment>
  <w:comment w:id="465" w:author="Stenglein,Mark" w:date="2025-03-12T12:39:00Z" w:initials="MS">
    <w:p w14:paraId="2DCCD96F" w14:textId="77777777" w:rsidR="00CD0AF9" w:rsidRDefault="00CD0AF9" w:rsidP="00CD0AF9">
      <w:r>
        <w:rPr>
          <w:rStyle w:val="CommentReference"/>
        </w:rPr>
        <w:annotationRef/>
      </w:r>
      <w:r>
        <w:rPr>
          <w:sz w:val="20"/>
          <w:szCs w:val="20"/>
        </w:rPr>
        <w:t>It looks like you collapsed the FoCo17 and FoCo18 sees in a  collapsed clade, which are labeled Colorado 2020, 2021, and 2023 but don’t mention 2017 or 2018.</w:t>
      </w:r>
    </w:p>
  </w:comment>
  <w:comment w:id="467" w:author="Stenglein,Mark" w:date="2025-03-12T17:02:00Z" w:initials="MS">
    <w:p w14:paraId="26BE4481" w14:textId="77777777" w:rsidR="00CD0AF9" w:rsidRDefault="00CD0AF9" w:rsidP="00CD0AF9">
      <w:r>
        <w:rPr>
          <w:rStyle w:val="CommentReference"/>
        </w:rPr>
        <w:annotationRef/>
      </w:r>
      <w:r>
        <w:rPr>
          <w:color w:val="000000"/>
          <w:sz w:val="20"/>
          <w:szCs w:val="20"/>
        </w:rPr>
        <w:t xml:space="preserve">You may be deservedly angry at this suggestion, but do we want to include sample IDs in trees?  </w:t>
      </w:r>
    </w:p>
    <w:p w14:paraId="6C56BFC9" w14:textId="77777777" w:rsidR="00CD0AF9" w:rsidRDefault="00CD0AF9" w:rsidP="00CD0AF9"/>
    <w:p w14:paraId="57086154" w14:textId="77777777" w:rsidR="00CD0AF9" w:rsidRDefault="00CD0AF9" w:rsidP="00CD0AF9">
      <w:r>
        <w:rPr>
          <w:color w:val="000000"/>
          <w:sz w:val="20"/>
          <w:szCs w:val="20"/>
        </w:rPr>
        <w:t>Let’s discuss IRL.</w:t>
      </w:r>
    </w:p>
  </w:comment>
  <w:comment w:id="468" w:author="Keene-Snickers,Lexi" w:date="2025-03-19T12:53:00Z" w:initials="LK">
    <w:p w14:paraId="0C905AF7" w14:textId="77777777" w:rsidR="00A94DFE" w:rsidRDefault="00A94DFE" w:rsidP="00A94DFE">
      <w:r>
        <w:rPr>
          <w:rStyle w:val="CommentReference"/>
        </w:rPr>
        <w:annotationRef/>
      </w:r>
      <w:r>
        <w:rPr>
          <w:sz w:val="20"/>
          <w:szCs w:val="20"/>
        </w:rPr>
        <w:t xml:space="preserve">I think we agreed that this won’t be necessary with the confections removed from the tangelgrams. Remind me if I am incorrect </w:t>
      </w:r>
    </w:p>
  </w:comment>
  <w:comment w:id="474" w:author="Stenglein,Mark" w:date="2025-03-10T10:53:00Z" w:initials="MS">
    <w:p w14:paraId="778AAF26" w14:textId="66C0BD33" w:rsidR="00CD0AF9" w:rsidRDefault="00CD0AF9" w:rsidP="00CD0AF9">
      <w:r>
        <w:rPr>
          <w:rStyle w:val="CommentReference"/>
        </w:rPr>
        <w:annotationRef/>
      </w:r>
      <w:r>
        <w:rPr>
          <w:sz w:val="20"/>
          <w:szCs w:val="20"/>
        </w:rPr>
        <w:t xml:space="preserve">Support values are missing for RNA1.  For the other trees. they are way too small to read. </w:t>
      </w:r>
      <w:r>
        <w:rPr>
          <w:sz w:val="20"/>
          <w:szCs w:val="20"/>
        </w:rPr>
        <w:cr/>
      </w:r>
      <w:r>
        <w:rPr>
          <w:sz w:val="20"/>
          <w:szCs w:val="20"/>
        </w:rPr>
        <w:cr/>
        <w:t>My suggestion is to show support values for “select nodes” (i.e., add them manually in AF Designer) and make them big enough to read.  The nodes I mean are ones that are important, that support major clade divisions.  We don’t need to show support values for all the nodes upstream of super-short branches - we are not making any claims about those fine-scale branching patterns.</w:t>
      </w:r>
    </w:p>
  </w:comment>
  <w:comment w:id="478" w:author="Stenglein,Mark" w:date="2025-03-12T12:45:00Z" w:initials="MS">
    <w:p w14:paraId="5E7C12F1" w14:textId="77777777" w:rsidR="00CD0AF9" w:rsidRDefault="00CD0AF9" w:rsidP="00CD0AF9">
      <w:r>
        <w:rPr>
          <w:rStyle w:val="CommentReference"/>
        </w:rPr>
        <w:annotationRef/>
      </w:r>
      <w:r>
        <w:rPr>
          <w:color w:val="000000"/>
          <w:sz w:val="20"/>
          <w:szCs w:val="20"/>
        </w:rPr>
        <w:t>If you revise sub-clade nomenclature, be sure to change non-collapsed trees accordingly.</w:t>
      </w:r>
    </w:p>
    <w:p w14:paraId="58EF87AF" w14:textId="77777777" w:rsidR="00CD0AF9" w:rsidRDefault="00CD0AF9" w:rsidP="00CD0AF9"/>
    <w:p w14:paraId="78352022" w14:textId="77777777" w:rsidR="00CD0AF9" w:rsidRDefault="00CD0AF9" w:rsidP="00CD0AF9">
      <w:r>
        <w:rPr>
          <w:color w:val="000000"/>
          <w:sz w:val="20"/>
          <w:szCs w:val="20"/>
        </w:rPr>
        <w:t>Support values also way too small for supplemental trees.</w:t>
      </w:r>
    </w:p>
  </w:comment>
  <w:comment w:id="557" w:author="Stenglein,Mark" w:date="2025-03-12T15:25:00Z" w:initials="MS">
    <w:p w14:paraId="0CDDB860" w14:textId="77777777" w:rsidR="00CD7C93" w:rsidRDefault="00CD7C93" w:rsidP="00CD7C93">
      <w:r>
        <w:rPr>
          <w:rStyle w:val="CommentReference"/>
        </w:rPr>
        <w:annotationRef/>
      </w:r>
      <w:r>
        <w:rPr>
          <w:color w:val="000000"/>
          <w:sz w:val="20"/>
          <w:szCs w:val="20"/>
        </w:rPr>
        <w:t>I created an alternative plot based on pairwise pct identity that arrives at exactly the same conclusion but doesn’t deal with differences in RTT distances for different clades, which is impacted by rooting.  See below for extensive in-text explanation and possible figure/text.</w:t>
      </w:r>
    </w:p>
  </w:comment>
  <w:comment w:id="565" w:author="Stenglein,Mark" w:date="2025-03-12T12:46:00Z" w:initials="MS">
    <w:p w14:paraId="24FAF743" w14:textId="641F7405" w:rsidR="00981B78" w:rsidRDefault="005F6F74" w:rsidP="00981B78">
      <w:r>
        <w:rPr>
          <w:rStyle w:val="CommentReference"/>
        </w:rPr>
        <w:annotationRef/>
      </w:r>
      <w:r w:rsidR="00981B78">
        <w:rPr>
          <w:sz w:val="20"/>
          <w:szCs w:val="20"/>
        </w:rPr>
        <w:t>I would delete this paragraph.   I think we don’t have great data to back up relevance prevalence estimates and the paper already is pretty long - so this is a good candidate to remove.</w:t>
      </w:r>
    </w:p>
  </w:comment>
  <w:comment w:id="662" w:author="Stenglein,Mark" w:date="2025-03-12T13:05:00Z" w:initials="MS">
    <w:p w14:paraId="131D21CF" w14:textId="49B6759B" w:rsidR="00981B78" w:rsidRDefault="00981B78" w:rsidP="00981B78">
      <w:r>
        <w:rPr>
          <w:rStyle w:val="CommentReference"/>
        </w:rPr>
        <w:annotationRef/>
      </w:r>
      <w:r>
        <w:rPr>
          <w:sz w:val="20"/>
          <w:szCs w:val="20"/>
        </w:rPr>
        <w:t xml:space="preserve">Partially true but it reads like all the PA sequences form one cluster, which they don’t. </w:t>
      </w:r>
    </w:p>
  </w:comment>
  <w:comment w:id="670" w:author="Stenglein,Mark" w:date="2025-03-12T13:12:00Z" w:initials="MS">
    <w:p w14:paraId="05ACB6EF" w14:textId="77777777" w:rsidR="00981B78" w:rsidRDefault="00981B78" w:rsidP="00981B78">
      <w:r>
        <w:rPr>
          <w:rStyle w:val="CommentReference"/>
        </w:rPr>
        <w:annotationRef/>
      </w:r>
      <w:r>
        <w:rPr>
          <w:color w:val="000000"/>
          <w:sz w:val="20"/>
          <w:szCs w:val="20"/>
        </w:rPr>
        <w:t xml:space="preserve">I’m not sure about this: I see Australian sequences in half a dozen spots in the RNA1 tree.  </w:t>
      </w:r>
    </w:p>
  </w:comment>
  <w:comment w:id="678" w:author="Stenglein,Mark" w:date="2025-03-12T13:25:00Z" w:initials="MS">
    <w:p w14:paraId="55625B73" w14:textId="77777777" w:rsidR="005C2521" w:rsidRDefault="00CD03F0" w:rsidP="005C2521">
      <w:r>
        <w:rPr>
          <w:rStyle w:val="CommentReference"/>
        </w:rPr>
        <w:annotationRef/>
      </w:r>
      <w:r w:rsidR="005C2521">
        <w:rPr>
          <w:sz w:val="20"/>
          <w:szCs w:val="20"/>
        </w:rPr>
        <w:t>I removed these sentences because I think we want to talk about general patterns rather than what we can say about, for instance, galbut virus from Maine.  My feeling is that galbut virus is everywhere all at once and the more we sampled at any one place the more we’d see that.</w:t>
      </w:r>
    </w:p>
  </w:comment>
  <w:comment w:id="692" w:author="Stenglein,Mark" w:date="2025-03-12T13:22:00Z" w:initials="MS">
    <w:p w14:paraId="36C621F1" w14:textId="12624B0F" w:rsidR="006569A3" w:rsidRDefault="006569A3" w:rsidP="006569A3">
      <w:r>
        <w:rPr>
          <w:rStyle w:val="CommentReference"/>
        </w:rPr>
        <w:annotationRef/>
      </w:r>
      <w:r>
        <w:rPr>
          <w:color w:val="000000"/>
          <w:sz w:val="20"/>
          <w:szCs w:val="20"/>
        </w:rPr>
        <w:t>I disagree with this in the sense that there are “micro clusters” of sequences from the same place/date.</w:t>
      </w:r>
    </w:p>
  </w:comment>
  <w:comment w:id="720" w:author="Stenglein,Mark" w:date="2025-03-12T12:45:00Z" w:initials="MS">
    <w:p w14:paraId="32595CE3" w14:textId="186A9442" w:rsidR="00037111" w:rsidRDefault="00037111" w:rsidP="00037111">
      <w:r>
        <w:rPr>
          <w:rStyle w:val="CommentReference"/>
        </w:rPr>
        <w:annotationRef/>
      </w:r>
      <w:r>
        <w:rPr>
          <w:color w:val="000000"/>
          <w:sz w:val="20"/>
          <w:szCs w:val="20"/>
        </w:rPr>
        <w:t>If you revise sub-clade nomenclature, be sure to change non-collapsed trees accordingly.</w:t>
      </w:r>
    </w:p>
    <w:p w14:paraId="294D42F6" w14:textId="77777777" w:rsidR="00037111" w:rsidRDefault="00037111" w:rsidP="00037111"/>
    <w:p w14:paraId="57906D31" w14:textId="77777777" w:rsidR="00037111" w:rsidRDefault="00037111" w:rsidP="00037111">
      <w:r>
        <w:rPr>
          <w:color w:val="000000"/>
          <w:sz w:val="20"/>
          <w:szCs w:val="20"/>
        </w:rPr>
        <w:t>Support values also way too small for supplemental trees.</w:t>
      </w:r>
    </w:p>
  </w:comment>
  <w:comment w:id="889" w:author="Stenglein,Mark" w:date="2025-02-20T10:01:00Z" w:initials="MS">
    <w:p w14:paraId="7133A4DC" w14:textId="129CF0D6" w:rsidR="00AF255A" w:rsidRDefault="00AF255A" w:rsidP="00AF255A">
      <w:r>
        <w:rPr>
          <w:rStyle w:val="CommentReference"/>
        </w:rPr>
        <w:annotationRef/>
      </w:r>
      <w:r>
        <w:rPr>
          <w:color w:val="000000"/>
          <w:sz w:val="20"/>
          <w:szCs w:val="20"/>
        </w:rPr>
        <w:t xml:space="preserve">It looks like there may be “hotspots” / cluster of purifying selection - e.g. residues 91-98 in RNA3.  Suggest adding in a figure to visualize this showing the 4 segments and their predicted coding sequences, with tick marks at each site (colored by diversifying and purifying).  Could do in R: input = these tables like in table2.  Let me know if you need help with the R part. </w:t>
      </w:r>
    </w:p>
  </w:comment>
  <w:comment w:id="890" w:author="Keene-Snickers,Lexi" w:date="2025-03-04T17:23:00Z" w:initials="LK">
    <w:p w14:paraId="5E6F6BEA" w14:textId="77777777" w:rsidR="005025F9" w:rsidRDefault="005025F9" w:rsidP="005025F9">
      <w:r>
        <w:rPr>
          <w:rStyle w:val="CommentReference"/>
        </w:rPr>
        <w:annotationRef/>
      </w:r>
      <w:r>
        <w:rPr>
          <w:sz w:val="20"/>
          <w:szCs w:val="20"/>
        </w:rPr>
        <w:t>I need some more direction on making this figure. Laura’s figure was a lot more complex- she showed changes for every sample</w:t>
      </w:r>
    </w:p>
  </w:comment>
  <w:comment w:id="891" w:author="Stenglein,Mark" w:date="2025-03-12T15:30:00Z" w:initials="MS">
    <w:p w14:paraId="512F8DE3" w14:textId="77777777" w:rsidR="0041243B" w:rsidRDefault="0041243B" w:rsidP="0041243B">
      <w:r>
        <w:rPr>
          <w:rStyle w:val="CommentReference"/>
        </w:rPr>
        <w:annotationRef/>
      </w:r>
      <w:r>
        <w:rPr>
          <w:color w:val="000000"/>
          <w:sz w:val="20"/>
          <w:szCs w:val="20"/>
        </w:rPr>
        <w:t>On a different topic: the table includes rows with p-value &gt; 0.05.  Should we not include those?</w:t>
      </w:r>
    </w:p>
  </w:comment>
  <w:comment w:id="892" w:author="Stenglein,Mark" w:date="2025-03-12T16:28:00Z" w:initials="MS">
    <w:p w14:paraId="3E8AFD31" w14:textId="77777777" w:rsidR="00E82364" w:rsidRDefault="00E82364" w:rsidP="00E82364">
      <w:r>
        <w:rPr>
          <w:rStyle w:val="CommentReference"/>
        </w:rPr>
        <w:annotationRef/>
      </w:r>
      <w:r>
        <w:rPr>
          <w:color w:val="000000"/>
          <w:sz w:val="20"/>
          <w:szCs w:val="20"/>
        </w:rPr>
        <w:t>See note in text about new figure</w:t>
      </w:r>
    </w:p>
  </w:comment>
  <w:comment w:id="893" w:author="Keene-Snickers,Lexi" w:date="2025-03-19T14:45:00Z" w:initials="LK">
    <w:p w14:paraId="3BF0881A" w14:textId="77777777" w:rsidR="00A94DFE" w:rsidRDefault="00A94DFE" w:rsidP="00A94DFE">
      <w:r>
        <w:rPr>
          <w:rStyle w:val="CommentReference"/>
        </w:rPr>
        <w:annotationRef/>
      </w:r>
      <w:r>
        <w:rPr>
          <w:sz w:val="20"/>
          <w:szCs w:val="20"/>
        </w:rPr>
        <w:t>I am having a hard time figuring out why the default is a 0.1 cutoff and not 0.05. They point to a paper:</w:t>
      </w:r>
    </w:p>
    <w:p w14:paraId="15A211A2" w14:textId="77777777" w:rsidR="00A94DFE" w:rsidRDefault="00A94DFE" w:rsidP="00A94DFE">
      <w:hyperlink r:id="rId1" w:history="1">
        <w:r w:rsidRPr="0050323B">
          <w:rPr>
            <w:rStyle w:val="Hyperlink"/>
            <w:sz w:val="20"/>
            <w:szCs w:val="20"/>
          </w:rPr>
          <w:t>https://academic.oup.com/mbe/article/22/5/1208/1066893</w:t>
        </w:r>
      </w:hyperlink>
    </w:p>
    <w:p w14:paraId="058B3292" w14:textId="77777777" w:rsidR="00A94DFE" w:rsidRDefault="00A94DFE" w:rsidP="00A94DFE"/>
    <w:p w14:paraId="481FBFCA" w14:textId="77777777" w:rsidR="00A94DFE" w:rsidRDefault="00A94DFE" w:rsidP="00A94DFE">
      <w:r>
        <w:rPr>
          <w:sz w:val="20"/>
          <w:szCs w:val="20"/>
        </w:rPr>
        <w:t xml:space="preserve">Figure 2 is where they talk about p-values. What I see is that there is not really a difference in accuracy at p &lt; 0.0 &gt; 0.1? </w:t>
      </w:r>
    </w:p>
    <w:p w14:paraId="050D7D6E" w14:textId="77777777" w:rsidR="00A94DFE" w:rsidRDefault="00A94DFE" w:rsidP="00A94DFE"/>
    <w:p w14:paraId="71919EA7" w14:textId="77777777" w:rsidR="00A94DFE" w:rsidRDefault="00A94DFE" w:rsidP="00A94DFE">
      <w:r>
        <w:rPr>
          <w:sz w:val="20"/>
          <w:szCs w:val="20"/>
        </w:rPr>
        <w:t>I could use some more input to decide. For now I've left the table as is and the figure with the 0.05 cutoff. Once we decide and can make changes accordingly.</w:t>
      </w:r>
    </w:p>
    <w:p w14:paraId="027C55D0" w14:textId="77777777" w:rsidR="00A94DFE" w:rsidRDefault="00A94DFE" w:rsidP="00A94DFE"/>
  </w:comment>
  <w:comment w:id="894" w:author="Keene-Snickers,Lexi" w:date="2025-02-25T17:55:00Z" w:initials="LK">
    <w:p w14:paraId="7360ECF5" w14:textId="2B1441D0" w:rsidR="002474A2" w:rsidRDefault="002474A2" w:rsidP="002474A2">
      <w:r>
        <w:rPr>
          <w:rStyle w:val="CommentReference"/>
        </w:rPr>
        <w:annotationRef/>
      </w:r>
      <w:r>
        <w:rPr>
          <w:sz w:val="20"/>
          <w:szCs w:val="20"/>
        </w:rPr>
        <w:t xml:space="preserve">This table is massive. 265 rows long. I’ll include it as an extra file when I send back. </w:t>
      </w:r>
    </w:p>
  </w:comment>
  <w:comment w:id="922" w:author="Stenglein,Mark" w:date="2025-03-12T16:22:00Z" w:initials="MS">
    <w:p w14:paraId="7E16CF48" w14:textId="77777777" w:rsidR="00647BB8" w:rsidRDefault="00647BB8" w:rsidP="00647BB8">
      <w:r>
        <w:rPr>
          <w:rStyle w:val="CommentReference"/>
        </w:rPr>
        <w:annotationRef/>
      </w:r>
      <w:r>
        <w:rPr>
          <w:color w:val="000000"/>
          <w:sz w:val="20"/>
          <w:szCs w:val="20"/>
        </w:rPr>
        <w:t>Provide a number here.  E.g. galbut virus A levels were X times higher than B levels.  Good opportunity to have R output this text (good reproducible practice).</w:t>
      </w:r>
    </w:p>
  </w:comment>
  <w:comment w:id="923" w:author="Stenglein,Mark" w:date="2025-03-12T16:30:00Z" w:initials="MS">
    <w:p w14:paraId="08BAF2EF" w14:textId="77777777" w:rsidR="008F2CF2" w:rsidRDefault="008F2CF2" w:rsidP="008F2CF2">
      <w:r>
        <w:rPr>
          <w:rStyle w:val="CommentReference"/>
        </w:rPr>
        <w:annotationRef/>
      </w:r>
      <w:r>
        <w:rPr>
          <w:sz w:val="20"/>
          <w:szCs w:val="20"/>
        </w:rPr>
        <w:t xml:space="preserve">Also may want to mention bimodal distribution here?  This adds complexity to the interpretation of the median values. Galbut A infections are mostly high positives but there are some low positive As.  Bs are mostly low-mid positives but some high Bs.  In discussion, we may want to point out that we have observed resistance to galbut virus infection so this is probably an example of a genotype x genotype (GxG) interaction.  </w:t>
      </w:r>
    </w:p>
  </w:comment>
  <w:comment w:id="946" w:author="Stenglein,Mark" w:date="2025-03-12T16:23:00Z" w:initials="MS">
    <w:p w14:paraId="32A25756" w14:textId="77777777" w:rsidR="00C47E76" w:rsidRDefault="00921649" w:rsidP="00C47E76">
      <w:r>
        <w:rPr>
          <w:rStyle w:val="CommentReference"/>
        </w:rPr>
        <w:annotationRef/>
      </w:r>
      <w:r w:rsidR="00C47E76">
        <w:rPr>
          <w:sz w:val="20"/>
          <w:szCs w:val="20"/>
        </w:rPr>
        <w:t>I made the above edits before looking at the actual figure.  It is notable that there are no low positives in the chaq+ samples.  This seems unlikely to occur by chance?  How to address this?</w:t>
      </w:r>
    </w:p>
    <w:p w14:paraId="18FD5490" w14:textId="77777777" w:rsidR="00C47E76" w:rsidRDefault="00C47E76" w:rsidP="00C47E76"/>
    <w:p w14:paraId="49A1D561" w14:textId="77777777" w:rsidR="00C47E76" w:rsidRDefault="00C47E76" w:rsidP="00C47E76">
      <w:r>
        <w:rPr>
          <w:sz w:val="20"/>
          <w:szCs w:val="20"/>
        </w:rPr>
        <w:t xml:space="preserve">One way to address this statistically would be to compare the standard deviations of the distributions.  It is notable that when chaq is present there is a much narrower range of RPMs.  </w:t>
      </w:r>
    </w:p>
    <w:p w14:paraId="6083C580" w14:textId="77777777" w:rsidR="00C47E76" w:rsidRDefault="00C47E76" w:rsidP="00C47E76"/>
    <w:p w14:paraId="78D6BB05" w14:textId="77777777" w:rsidR="00C47E76" w:rsidRDefault="00C47E76" w:rsidP="00C47E76">
      <w:r>
        <w:rPr>
          <w:sz w:val="20"/>
          <w:szCs w:val="20"/>
        </w:rPr>
        <w:t xml:space="preserve">Levene’s test might be a good choice for statistical test.  </w:t>
      </w:r>
    </w:p>
  </w:comment>
  <w:comment w:id="955" w:author="Stenglein,Mark" w:date="2025-03-12T16:27:00Z" w:initials="MS">
    <w:p w14:paraId="57B973B8" w14:textId="43322080" w:rsidR="00543658" w:rsidRDefault="00543658" w:rsidP="00543658">
      <w:r>
        <w:rPr>
          <w:rStyle w:val="CommentReference"/>
        </w:rPr>
        <w:annotationRef/>
      </w:r>
      <w:r>
        <w:rPr>
          <w:color w:val="000000"/>
          <w:sz w:val="20"/>
          <w:szCs w:val="20"/>
        </w:rPr>
        <w:t>Perhaps use Wilcoxon test since levels not normally distributed (bimodal in Fig 9A, for instance)</w:t>
      </w:r>
    </w:p>
  </w:comment>
  <w:comment w:id="963" w:author="Stenglein,Mark" w:date="2025-03-12T16:24:00Z" w:initials="MS">
    <w:p w14:paraId="50E9FA5D" w14:textId="3B15406D" w:rsidR="00543658" w:rsidRDefault="00543658" w:rsidP="00543658">
      <w:r>
        <w:rPr>
          <w:rStyle w:val="CommentReference"/>
        </w:rPr>
        <w:annotationRef/>
      </w:r>
      <w:r>
        <w:rPr>
          <w:color w:val="000000"/>
          <w:sz w:val="20"/>
          <w:szCs w:val="20"/>
        </w:rPr>
        <w:t>As we discussed, I think the issue is that you are not including RPM values for datasets for which you didn’t generate coding-complete sequences (enough to deposit).  Need to fill in those missing values (see related comment in table above).and re-evaluate</w:t>
      </w:r>
    </w:p>
  </w:comment>
  <w:comment w:id="964" w:author="Stenglein,Mark" w:date="2025-03-12T16:27:00Z" w:initials="MS">
    <w:p w14:paraId="48518108" w14:textId="77777777" w:rsidR="00543658" w:rsidRDefault="00543658" w:rsidP="00543658">
      <w:r>
        <w:rPr>
          <w:rStyle w:val="CommentReference"/>
        </w:rPr>
        <w:annotationRef/>
      </w:r>
      <w:r>
        <w:rPr>
          <w:color w:val="000000"/>
          <w:sz w:val="20"/>
          <w:szCs w:val="20"/>
        </w:rPr>
        <w:t xml:space="preserve">Also, you can see a bimodal distribution in fig 9A.  </w:t>
      </w:r>
    </w:p>
  </w:comment>
  <w:comment w:id="970" w:author="Stenglein,Mark" w:date="2025-03-12T16:40:00Z" w:initials="MS">
    <w:p w14:paraId="6C2A0AE7" w14:textId="77777777" w:rsidR="00A67FDB" w:rsidRDefault="00A67FDB" w:rsidP="00A67FDB">
      <w:r>
        <w:rPr>
          <w:rStyle w:val="CommentReference"/>
        </w:rPr>
        <w:annotationRef/>
      </w:r>
      <w:r>
        <w:rPr>
          <w:color w:val="000000"/>
          <w:sz w:val="20"/>
          <w:szCs w:val="20"/>
        </w:rPr>
        <w:t>I like that you are introducing superinfection exclusion.  But I think it’s not related to these plots.</w:t>
      </w:r>
    </w:p>
    <w:p w14:paraId="23F1381B" w14:textId="77777777" w:rsidR="00A67FDB" w:rsidRDefault="00A67FDB" w:rsidP="00A67FDB"/>
    <w:p w14:paraId="780224C5" w14:textId="77777777" w:rsidR="00A67FDB" w:rsidRDefault="00A67FDB" w:rsidP="00A67FDB">
      <w:r>
        <w:rPr>
          <w:color w:val="000000"/>
          <w:sz w:val="20"/>
          <w:szCs w:val="20"/>
        </w:rPr>
        <w:t xml:space="preserve">Co-infections by definition have not been prevented by superinfection exclusion. </w:t>
      </w:r>
    </w:p>
    <w:p w14:paraId="054985EB" w14:textId="77777777" w:rsidR="00A67FDB" w:rsidRDefault="00A67FDB" w:rsidP="00A67FDB"/>
    <w:p w14:paraId="270B40EA" w14:textId="77777777" w:rsidR="00A67FDB" w:rsidRDefault="00A67FDB" w:rsidP="00A67FDB">
      <w:r>
        <w:rPr>
          <w:color w:val="000000"/>
          <w:sz w:val="20"/>
          <w:szCs w:val="20"/>
        </w:rPr>
        <w:t>Superinfection exclusion could be evident in patterns of co-infeciton, for instance if you did not see co-infeciton by multiple As or if you did not see co-infection by As and Bs.</w:t>
      </w:r>
    </w:p>
  </w:comment>
  <w:comment w:id="971" w:author="Stenglein,Mark" w:date="2025-03-12T16:41:00Z" w:initials="MS">
    <w:p w14:paraId="172EC084" w14:textId="77777777" w:rsidR="00E2403B" w:rsidRDefault="00E2403B" w:rsidP="00E2403B">
      <w:r>
        <w:rPr>
          <w:rStyle w:val="CommentReference"/>
        </w:rPr>
        <w:annotationRef/>
      </w:r>
      <w:r>
        <w:rPr>
          <w:color w:val="000000"/>
          <w:sz w:val="20"/>
          <w:szCs w:val="20"/>
        </w:rPr>
        <w:t>So I don’t think you need this paragraph.  If you want to address possible evidence of super-infection exclusion (or absence of evidence) - make a separate paragraph about that.  Here, you can just say you omitted co-infected samples in the figure legends.</w:t>
      </w:r>
    </w:p>
  </w:comment>
  <w:comment w:id="972" w:author="Stenglein,Mark" w:date="2025-03-12T16:33:00Z" w:initials="MS">
    <w:p w14:paraId="2425AD16" w14:textId="6491C560" w:rsidR="00C47E76" w:rsidRDefault="00C47E76" w:rsidP="00C47E76">
      <w:r>
        <w:rPr>
          <w:rStyle w:val="CommentReference"/>
        </w:rPr>
        <w:annotationRef/>
      </w:r>
      <w:r>
        <w:rPr>
          <w:color w:val="000000"/>
          <w:sz w:val="20"/>
          <w:szCs w:val="20"/>
        </w:rPr>
        <w:t>What about simulans?  I suppose they don’t count as A?</w:t>
      </w:r>
    </w:p>
  </w:comment>
  <w:comment w:id="976" w:author="Keene-Snickers,Lexi" w:date="2025-03-05T08:58:00Z" w:initials="LK">
    <w:p w14:paraId="1A947C9F" w14:textId="388FC5AD" w:rsidR="007740D7" w:rsidRDefault="007740D7" w:rsidP="007740D7">
      <w:r>
        <w:rPr>
          <w:rStyle w:val="CommentReference"/>
        </w:rPr>
        <w:annotationRef/>
      </w:r>
      <w:r>
        <w:rPr>
          <w:sz w:val="20"/>
          <w:szCs w:val="20"/>
        </w:rPr>
        <w:t>Should I investigate this group of samples that had few reads in genotype A? It’s interesting that this isn’t reflected in dump fig. 7</w:t>
      </w:r>
    </w:p>
  </w:comment>
  <w:comment w:id="977" w:author="Stenglein,Mark" w:date="2025-03-12T16:26:00Z" w:initials="MS">
    <w:p w14:paraId="6C8710C0" w14:textId="77777777" w:rsidR="00543658" w:rsidRDefault="00543658" w:rsidP="00543658">
      <w:r>
        <w:rPr>
          <w:rStyle w:val="CommentReference"/>
        </w:rPr>
        <w:annotationRef/>
      </w:r>
      <w:r>
        <w:rPr>
          <w:color w:val="000000"/>
          <w:sz w:val="20"/>
          <w:szCs w:val="20"/>
        </w:rPr>
        <w:t xml:space="preserve">It looks like you are double plotting some datapoints because box plots show “outlier” points as dots.  See smaller dots along center line of galbut A plot in 9A.  </w:t>
      </w:r>
    </w:p>
    <w:p w14:paraId="149A840C" w14:textId="77777777" w:rsidR="00543658" w:rsidRDefault="00543658" w:rsidP="00543658"/>
    <w:p w14:paraId="4DEFD4BC" w14:textId="77777777" w:rsidR="00543658" w:rsidRDefault="00543658" w:rsidP="00543658">
      <w:r>
        <w:rPr>
          <w:color w:val="000000"/>
          <w:sz w:val="20"/>
          <w:szCs w:val="20"/>
        </w:rPr>
        <w:t>Something weird with your x axis text justification in Fig 9A.  (A and B are to the left of where they should be on the centerlines).</w:t>
      </w:r>
    </w:p>
  </w:comment>
  <w:comment w:id="1000" w:author="Keene-Snickers,Lexi" w:date="2025-03-21T14:53:00Z" w:initials="LK">
    <w:p w14:paraId="27923C23" w14:textId="77777777" w:rsidR="0064613C" w:rsidRDefault="0064613C" w:rsidP="0064613C">
      <w:r>
        <w:rPr>
          <w:rStyle w:val="CommentReference"/>
        </w:rPr>
        <w:annotationRef/>
      </w:r>
      <w:r>
        <w:rPr>
          <w:sz w:val="20"/>
          <w:szCs w:val="20"/>
        </w:rPr>
        <w:t>Since I added back in the partials and could no longer facet by genotype, I included confections in here as well/</w:t>
      </w:r>
    </w:p>
  </w:comment>
  <w:comment w:id="1032" w:author="Keene-Snickers,Lexi" w:date="2025-03-05T10:57:00Z" w:initials="LK">
    <w:p w14:paraId="74FCD713" w14:textId="36266BAF" w:rsidR="007F2AD5" w:rsidRDefault="007F2AD5" w:rsidP="007F2AD5">
      <w:r>
        <w:rPr>
          <w:rStyle w:val="CommentReference"/>
        </w:rPr>
        <w:annotationRef/>
      </w:r>
      <w:r>
        <w:rPr>
          <w:sz w:val="20"/>
          <w:szCs w:val="20"/>
        </w:rPr>
        <w:t>I’m not sure what you want me to do with this. A new paragraph?</w:t>
      </w:r>
    </w:p>
  </w:comment>
  <w:comment w:id="1033" w:author="Stenglein,Mark" w:date="2025-03-12T16:49:00Z" w:initials="MS">
    <w:p w14:paraId="0801BC9A" w14:textId="77777777" w:rsidR="003643D0" w:rsidRDefault="003643D0" w:rsidP="003643D0">
      <w:r>
        <w:rPr>
          <w:rStyle w:val="CommentReference"/>
        </w:rPr>
        <w:annotationRef/>
      </w:r>
      <w:r>
        <w:rPr>
          <w:color w:val="000000"/>
          <w:sz w:val="20"/>
          <w:szCs w:val="20"/>
        </w:rPr>
        <w:t>I think just delete this?  Did I write this?</w:t>
      </w:r>
    </w:p>
  </w:comment>
  <w:comment w:id="1034" w:author="Keene-Snickers,Lexi" w:date="2025-03-21T13:46:00Z" w:initials="LK">
    <w:p w14:paraId="2515F87F" w14:textId="77777777" w:rsidR="0064613C" w:rsidRDefault="0064613C" w:rsidP="0064613C">
      <w:r>
        <w:rPr>
          <w:rStyle w:val="CommentReference"/>
        </w:rPr>
        <w:annotationRef/>
      </w:r>
      <w:r>
        <w:rPr>
          <w:sz w:val="20"/>
          <w:szCs w:val="20"/>
        </w:rPr>
        <w:t>How should this be reworked now that all the confection samples are removed? You can’t see these examples in the trees anymore. Would it be worth including the full trees as supplementals? Or maybe just the chaq ones to prove this point?</w:t>
      </w:r>
    </w:p>
  </w:comment>
  <w:comment w:id="1035" w:author="Stenglein,Mark" w:date="2025-03-12T16:48:00Z" w:initials="MS">
    <w:p w14:paraId="0B1C6315" w14:textId="01874D63" w:rsidR="003643D0" w:rsidRDefault="003643D0" w:rsidP="003643D0">
      <w:r>
        <w:rPr>
          <w:rStyle w:val="CommentReference"/>
        </w:rPr>
        <w:annotationRef/>
      </w:r>
      <w:r>
        <w:rPr>
          <w:color w:val="000000"/>
          <w:sz w:val="20"/>
          <w:szCs w:val="20"/>
        </w:rPr>
        <w:t>You had written 5 but I count 4?</w:t>
      </w:r>
    </w:p>
  </w:comment>
  <w:comment w:id="1036" w:author="Stenglein,Mark" w:date="2025-02-20T10:30:00Z" w:initials="MS">
    <w:p w14:paraId="7C0306A2" w14:textId="3FAFFAA4" w:rsidR="0006449A" w:rsidRDefault="0006449A" w:rsidP="0006449A">
      <w:r>
        <w:rPr>
          <w:rStyle w:val="CommentReference"/>
        </w:rPr>
        <w:annotationRef/>
      </w:r>
      <w:r>
        <w:rPr>
          <w:color w:val="000000"/>
          <w:sz w:val="20"/>
          <w:szCs w:val="20"/>
        </w:rPr>
        <w:t>I find this paragraph and the preceding one to jump around.  As with previous sections, I’d suggest tackling one question at a time.</w:t>
      </w:r>
    </w:p>
    <w:p w14:paraId="1B22683E" w14:textId="77777777" w:rsidR="0006449A" w:rsidRDefault="0006449A" w:rsidP="0006449A"/>
    <w:p w14:paraId="1205E1E0" w14:textId="77777777" w:rsidR="0006449A" w:rsidRDefault="0006449A" w:rsidP="0006449A">
      <w:r>
        <w:rPr>
          <w:color w:val="000000"/>
          <w:sz w:val="20"/>
          <w:szCs w:val="20"/>
        </w:rPr>
        <w:t>- Is there reassortment?  Yes, lots.</w:t>
      </w:r>
    </w:p>
    <w:p w14:paraId="06B70F91" w14:textId="77777777" w:rsidR="0006449A" w:rsidRDefault="0006449A" w:rsidP="0006449A">
      <w:r>
        <w:rPr>
          <w:color w:val="000000"/>
          <w:sz w:val="20"/>
          <w:szCs w:val="20"/>
        </w:rPr>
        <w:t>- What patterns of reassortment are evident?  This is vague, but it encompasses more specific questions, including:</w:t>
      </w:r>
    </w:p>
    <w:p w14:paraId="37DCE234" w14:textId="77777777" w:rsidR="0006449A" w:rsidRDefault="0006449A" w:rsidP="0006449A">
      <w:r>
        <w:rPr>
          <w:color w:val="000000"/>
          <w:sz w:val="20"/>
          <w:szCs w:val="20"/>
        </w:rPr>
        <w:tab/>
        <w:t>- Is there evidence of reassortment between galbut A / galbut B viruses?</w:t>
      </w:r>
    </w:p>
    <w:p w14:paraId="2FDEA508" w14:textId="77777777" w:rsidR="0006449A" w:rsidRDefault="0006449A" w:rsidP="0006449A">
      <w:r>
        <w:rPr>
          <w:color w:val="000000"/>
          <w:sz w:val="20"/>
          <w:szCs w:val="20"/>
        </w:rPr>
        <w:tab/>
        <w:t>- Is there evidence of reassortment between galbut virus from melanogaster and simulans?</w:t>
      </w:r>
    </w:p>
    <w:p w14:paraId="0B6DE9F8" w14:textId="77777777" w:rsidR="0006449A" w:rsidRDefault="0006449A" w:rsidP="0006449A">
      <w:r>
        <w:rPr>
          <w:color w:val="000000"/>
          <w:sz w:val="20"/>
          <w:szCs w:val="20"/>
        </w:rPr>
        <w:tab/>
        <w:t>- Do any segments tend to stick together, like orthobunyavirus L &amp; S segments tend to stick together?  [this would be evident as less crossing over in some tanglegrams].</w:t>
      </w:r>
    </w:p>
    <w:p w14:paraId="12B57C34" w14:textId="77777777" w:rsidR="0006449A" w:rsidRDefault="0006449A" w:rsidP="0006449A"/>
    <w:p w14:paraId="1A249902" w14:textId="77777777" w:rsidR="0006449A" w:rsidRDefault="0006449A" w:rsidP="0006449A">
      <w:r>
        <w:rPr>
          <w:color w:val="000000"/>
          <w:sz w:val="20"/>
          <w:szCs w:val="20"/>
        </w:rPr>
        <w:t>The association between Chaq virus and galbut B is a different topic than reassortment - address in a separate paragraph.</w:t>
      </w:r>
    </w:p>
  </w:comment>
  <w:comment w:id="1037" w:author="Keene-Snickers,Lexi" w:date="2025-03-05T10:57:00Z" w:initials="LK">
    <w:p w14:paraId="23592027" w14:textId="77777777" w:rsidR="007F2AD5" w:rsidRDefault="007F2AD5" w:rsidP="007F2AD5">
      <w:r>
        <w:rPr>
          <w:rStyle w:val="CommentReference"/>
        </w:rPr>
        <w:annotationRef/>
      </w:r>
      <w:r>
        <w:rPr>
          <w:sz w:val="20"/>
          <w:szCs w:val="20"/>
        </w:rPr>
        <w:t>I’ve reworked this whole section but I think it still needs some work.I</w:t>
      </w:r>
    </w:p>
  </w:comment>
  <w:comment w:id="1038" w:author="Keene-Snickers,Lexi" w:date="2025-03-05T11:01:00Z" w:initials="LK">
    <w:p w14:paraId="1BEB5FF0" w14:textId="77777777" w:rsidR="007F2AD5" w:rsidRDefault="007F2AD5" w:rsidP="007F2AD5">
      <w:r>
        <w:rPr>
          <w:rStyle w:val="CommentReference"/>
        </w:rPr>
        <w:annotationRef/>
      </w:r>
      <w:r>
        <w:rPr>
          <w:sz w:val="20"/>
          <w:szCs w:val="20"/>
        </w:rPr>
        <w:t>How many m ore examples should I add?</w:t>
      </w:r>
    </w:p>
  </w:comment>
  <w:comment w:id="1039" w:author="Stenglein,Mark" w:date="2025-03-12T16:50:00Z" w:initials="MS">
    <w:p w14:paraId="6AD894DB" w14:textId="77777777" w:rsidR="003643D0" w:rsidRDefault="003643D0" w:rsidP="003643D0">
      <w:r>
        <w:rPr>
          <w:rStyle w:val="CommentReference"/>
        </w:rPr>
        <w:annotationRef/>
      </w:r>
      <w:r>
        <w:rPr>
          <w:color w:val="000000"/>
          <w:sz w:val="20"/>
          <w:szCs w:val="20"/>
        </w:rPr>
        <w:t>I think it’s in OK shape now -</w:t>
      </w:r>
    </w:p>
  </w:comment>
  <w:comment w:id="1040" w:author="Stenglein,Mark" w:date="2025-02-20T10:44:00Z" w:initials="MS">
    <w:p w14:paraId="55F14ED4" w14:textId="5067713D" w:rsidR="00A11028" w:rsidRDefault="00A11028" w:rsidP="00A11028">
      <w:r>
        <w:rPr>
          <w:rStyle w:val="CommentReference"/>
        </w:rPr>
        <w:annotationRef/>
      </w:r>
      <w:r>
        <w:rPr>
          <w:color w:val="000000"/>
          <w:sz w:val="20"/>
          <w:szCs w:val="20"/>
        </w:rPr>
        <w:t>I notice that some sample IDs have parts that suggest what species they are (e.g., 2020 sim-20-TD-4 vs 2020-mel-20-TD-4)</w:t>
      </w:r>
    </w:p>
    <w:p w14:paraId="2569FED2" w14:textId="77777777" w:rsidR="00A11028" w:rsidRDefault="00A11028" w:rsidP="00A11028"/>
    <w:p w14:paraId="65CAA448" w14:textId="77777777" w:rsidR="00A11028" w:rsidRDefault="00A11028" w:rsidP="00A11028">
      <w:r>
        <w:rPr>
          <w:color w:val="000000"/>
          <w:sz w:val="20"/>
          <w:szCs w:val="20"/>
        </w:rPr>
        <w:t>This may confuse people looking at tanglegrams (or in general) if they assume this is a simulans when in fact it is a melanogaster.  How do you think we should handle that?  Relabel some sample IDs?</w:t>
      </w:r>
    </w:p>
  </w:comment>
  <w:comment w:id="1041" w:author="Keene-Snickers,Lexi" w:date="2025-03-05T10:42:00Z" w:initials="LK">
    <w:p w14:paraId="228F20B4" w14:textId="77777777" w:rsidR="00D4340E" w:rsidRDefault="00D4340E" w:rsidP="00D4340E">
      <w:r>
        <w:rPr>
          <w:rStyle w:val="CommentReference"/>
        </w:rPr>
        <w:annotationRef/>
      </w:r>
      <w:r>
        <w:rPr>
          <w:sz w:val="20"/>
          <w:szCs w:val="20"/>
        </w:rPr>
        <w:t>This should no longer be a problem with the trees as I got rid of all isolate sample ids but table 1 does have these IDs. Should I just remove those parts? They were originally labeled that way because the was our species ID.</w:t>
      </w:r>
    </w:p>
  </w:comment>
  <w:comment w:id="1044" w:author="Stenglein,Mark" w:date="2025-02-20T10:17:00Z" w:initials="MS">
    <w:p w14:paraId="67BE85FF" w14:textId="27B2D82A" w:rsidR="005C4CE8" w:rsidRDefault="005C4CE8" w:rsidP="005C4CE8">
      <w:r>
        <w:rPr>
          <w:rStyle w:val="CommentReference"/>
        </w:rPr>
        <w:annotationRef/>
      </w:r>
      <w:r>
        <w:rPr>
          <w:sz w:val="20"/>
          <w:szCs w:val="20"/>
        </w:rPr>
        <w:t xml:space="preserve">These tangle grams are illegible and I can’t evaluate them until you make them less blurry.  </w:t>
      </w:r>
    </w:p>
  </w:comment>
  <w:comment w:id="1045" w:author="Stenglein,Mark" w:date="2025-02-20T10:23:00Z" w:initials="MS">
    <w:p w14:paraId="4A34098A" w14:textId="77777777" w:rsidR="005C4CE8" w:rsidRDefault="005C4CE8" w:rsidP="005C4CE8">
      <w:r>
        <w:rPr>
          <w:rStyle w:val="CommentReference"/>
        </w:rPr>
        <w:annotationRef/>
      </w:r>
      <w:r>
        <w:rPr>
          <w:color w:val="000000"/>
          <w:sz w:val="20"/>
          <w:szCs w:val="20"/>
        </w:rPr>
        <w:t>I found PDFs in the GitHub repo but they are not the same as the figures, which must be .AFDesign docs</w:t>
      </w:r>
    </w:p>
  </w:comment>
  <w:comment w:id="1046" w:author="Stenglein,Mark" w:date="2025-02-20T10:24:00Z" w:initials="MS">
    <w:p w14:paraId="25FB341D" w14:textId="77777777" w:rsidR="005C4CE8" w:rsidRDefault="005C4CE8" w:rsidP="005C4CE8">
      <w:r>
        <w:rPr>
          <w:rStyle w:val="CommentReference"/>
        </w:rPr>
        <w:annotationRef/>
      </w:r>
      <w:r>
        <w:rPr>
          <w:sz w:val="20"/>
          <w:szCs w:val="20"/>
        </w:rPr>
        <w:t>Should tip labels consistently include geography?  Accessions?</w:t>
      </w:r>
    </w:p>
  </w:comment>
  <w:comment w:id="1047" w:author="Keene-Snickers,Lexi" w:date="2025-03-04T17:59:00Z" w:initials="LK">
    <w:p w14:paraId="24CEC931" w14:textId="77777777" w:rsidR="00821245" w:rsidRDefault="00821245" w:rsidP="00821245">
      <w:r>
        <w:rPr>
          <w:rStyle w:val="CommentReference"/>
        </w:rPr>
        <w:annotationRef/>
      </w:r>
      <w:r>
        <w:rPr>
          <w:sz w:val="20"/>
          <w:szCs w:val="20"/>
        </w:rPr>
        <w:t>They now match the individual trees</w:t>
      </w:r>
    </w:p>
  </w:comment>
  <w:comment w:id="1053" w:author="Stenglein,Mark" w:date="2025-03-12T16:56:00Z" w:initials="MS">
    <w:p w14:paraId="73D90DD6" w14:textId="77777777" w:rsidR="008627E3" w:rsidRDefault="008627E3" w:rsidP="008627E3">
      <w:r>
        <w:rPr>
          <w:rStyle w:val="CommentReference"/>
        </w:rPr>
        <w:annotationRef/>
      </w:r>
      <w:r>
        <w:rPr>
          <w:color w:val="000000"/>
          <w:sz w:val="20"/>
          <w:szCs w:val="20"/>
        </w:rPr>
        <w:t>It would be helpful to color lines (something besides blue) to highlight clear examples of reassortment.  We can discuss what this means…</w:t>
      </w:r>
    </w:p>
  </w:comment>
  <w:comment w:id="1058" w:author="Stenglein,Mark" w:date="2025-02-20T11:19:00Z" w:initials="MS">
    <w:p w14:paraId="22E925E3" w14:textId="4763F140" w:rsidR="0010199A" w:rsidRDefault="0010199A" w:rsidP="0010199A">
      <w:r>
        <w:rPr>
          <w:rStyle w:val="CommentReference"/>
        </w:rPr>
        <w:annotationRef/>
      </w:r>
      <w:r>
        <w:rPr>
          <w:color w:val="000000"/>
          <w:sz w:val="20"/>
          <w:szCs w:val="20"/>
        </w:rPr>
        <w:t>I think we should use color to highlight 2 aspects of tanglegrams:</w:t>
      </w:r>
    </w:p>
    <w:p w14:paraId="655F4842" w14:textId="77777777" w:rsidR="0010199A" w:rsidRDefault="0010199A" w:rsidP="0010199A"/>
    <w:p w14:paraId="1364012B" w14:textId="77777777" w:rsidR="0010199A" w:rsidRDefault="0010199A" w:rsidP="0010199A">
      <w:r>
        <w:rPr>
          <w:color w:val="000000"/>
          <w:sz w:val="20"/>
          <w:szCs w:val="20"/>
        </w:rPr>
        <w:t>1) co-infections, as you’ve done</w:t>
      </w:r>
    </w:p>
    <w:p w14:paraId="32F52849" w14:textId="77777777" w:rsidR="0010199A" w:rsidRDefault="0010199A" w:rsidP="0010199A">
      <w:r>
        <w:rPr>
          <w:color w:val="000000"/>
          <w:sz w:val="20"/>
          <w:szCs w:val="20"/>
        </w:rPr>
        <w:t>2) clear examples of reassortment, which seem to largely fall in clade B, since clade A branch lengths are so short.</w:t>
      </w:r>
    </w:p>
  </w:comment>
  <w:comment w:id="1083" w:author="Stenglein,Mark" w:date="2025-02-20T11:48:00Z" w:initials="MS">
    <w:p w14:paraId="2D283C0B" w14:textId="77777777" w:rsidR="00730FBC" w:rsidRDefault="00730FBC" w:rsidP="00730FBC">
      <w:r>
        <w:rPr>
          <w:rStyle w:val="CommentReference"/>
        </w:rPr>
        <w:annotationRef/>
      </w:r>
      <w:r>
        <w:rPr>
          <w:color w:val="000000"/>
          <w:sz w:val="20"/>
          <w:szCs w:val="20"/>
        </w:rPr>
        <w:t xml:space="preserve">The discussion is not in bad shape but should be revised following results revision.  Like results, you jump around: some paragraphs are about more than one thing and you revisit the same points in separated paragraphs.  Try to make each paragraph about one question/idea/point and link them to results.  </w:t>
      </w:r>
    </w:p>
  </w:comment>
  <w:comment w:id="1086" w:author="Stenglein,Mark" w:date="2025-03-12T17:05:00Z" w:initials="MS">
    <w:p w14:paraId="119B254E" w14:textId="77777777" w:rsidR="00547DB7" w:rsidRDefault="00547DB7" w:rsidP="00547DB7">
      <w:r>
        <w:rPr>
          <w:rStyle w:val="CommentReference"/>
        </w:rPr>
        <w:annotationRef/>
      </w:r>
      <w:r>
        <w:rPr>
          <w:color w:val="000000"/>
          <w:sz w:val="20"/>
          <w:szCs w:val="20"/>
        </w:rPr>
        <w:t xml:space="preserve">Usually the first paragraph in discussion provides a broad overview of what you found in this paper.  What were the big major conclusions?  </w:t>
      </w:r>
    </w:p>
    <w:p w14:paraId="07F2EA78" w14:textId="77777777" w:rsidR="00547DB7" w:rsidRDefault="00547DB7" w:rsidP="00547DB7"/>
    <w:p w14:paraId="0D19BBDD" w14:textId="77777777" w:rsidR="00547DB7" w:rsidRDefault="00547DB7" w:rsidP="00547DB7">
      <w:r>
        <w:rPr>
          <w:color w:val="000000"/>
          <w:sz w:val="20"/>
          <w:szCs w:val="20"/>
        </w:rPr>
        <w:t>Here, you jump right into prevalence.</w:t>
      </w:r>
    </w:p>
    <w:p w14:paraId="2F48BE97" w14:textId="77777777" w:rsidR="00547DB7" w:rsidRDefault="00547DB7" w:rsidP="00547DB7"/>
    <w:p w14:paraId="668BC375" w14:textId="77777777" w:rsidR="00547DB7" w:rsidRDefault="00547DB7" w:rsidP="00547DB7">
      <w:r>
        <w:rPr>
          <w:color w:val="000000"/>
          <w:sz w:val="20"/>
          <w:szCs w:val="20"/>
        </w:rPr>
        <w:t>I’d rejig first paragraph to be broader and move prevalence down.</w:t>
      </w:r>
    </w:p>
  </w:comment>
  <w:comment w:id="1105" w:author="Stenglein,Mark" w:date="2025-03-12T17:07:00Z" w:initials="MS">
    <w:p w14:paraId="20A7DB4E" w14:textId="77777777" w:rsidR="00CF0F73" w:rsidRDefault="00CF0F73" w:rsidP="00CF0F73">
      <w:r>
        <w:rPr>
          <w:rStyle w:val="CommentReference"/>
        </w:rPr>
        <w:annotationRef/>
      </w:r>
      <w:r>
        <w:rPr>
          <w:color w:val="000000"/>
          <w:sz w:val="20"/>
          <w:szCs w:val="20"/>
        </w:rPr>
        <w:t>You don’t present any estimates of rates or anything like that in the results so this comes across as off topic.  You should focus the discussion on aspects of galbut virus that you address in the results.</w:t>
      </w:r>
    </w:p>
  </w:comment>
  <w:comment w:id="1106" w:author="Stenglein,Mark" w:date="2025-03-12T17:08:00Z" w:initials="MS">
    <w:p w14:paraId="6D06A881" w14:textId="77777777" w:rsidR="009865CB" w:rsidRDefault="009865CB" w:rsidP="009865CB">
      <w:r>
        <w:rPr>
          <w:rStyle w:val="CommentReference"/>
        </w:rPr>
        <w:annotationRef/>
      </w:r>
      <w:r>
        <w:rPr>
          <w:color w:val="000000"/>
          <w:sz w:val="20"/>
          <w:szCs w:val="20"/>
        </w:rPr>
        <w:t>Like following paragraph, this may be a candidate for thesis conclusion?</w:t>
      </w:r>
    </w:p>
  </w:comment>
  <w:comment w:id="1107" w:author="Stenglein,Mark" w:date="2025-03-12T17:06:00Z" w:initials="MS">
    <w:p w14:paraId="21D94F61" w14:textId="73BE7589" w:rsidR="00547DB7" w:rsidRDefault="00547DB7" w:rsidP="00547DB7">
      <w:r>
        <w:rPr>
          <w:rStyle w:val="CommentReference"/>
        </w:rPr>
        <w:annotationRef/>
      </w:r>
      <w:r>
        <w:rPr>
          <w:color w:val="000000"/>
          <w:sz w:val="20"/>
          <w:szCs w:val="20"/>
        </w:rPr>
        <w:t>This paragraph is interesting but not really all that related to what you talk about in the results section.  You may want to move this to your thesis - perhaps the conclusion section.</w:t>
      </w:r>
    </w:p>
  </w:comment>
  <w:comment w:id="1110" w:author="Stenglein,Mark" w:date="2025-02-20T11:37:00Z" w:initials="MS">
    <w:p w14:paraId="7E447AAB" w14:textId="0AE0B52F" w:rsidR="0087335A" w:rsidRDefault="0087335A" w:rsidP="0087335A">
      <w:r>
        <w:rPr>
          <w:rStyle w:val="CommentReference"/>
        </w:rPr>
        <w:annotationRef/>
      </w:r>
      <w:r>
        <w:rPr>
          <w:sz w:val="20"/>
          <w:szCs w:val="20"/>
        </w:rPr>
        <w:t>you should also talk about whether there is temporal structure</w:t>
      </w:r>
    </w:p>
  </w:comment>
  <w:comment w:id="1109" w:author="Stenglein,Mark" w:date="2025-03-12T17:08:00Z" w:initials="MS">
    <w:p w14:paraId="0A536408" w14:textId="77777777" w:rsidR="009865CB" w:rsidRDefault="009865CB" w:rsidP="009865CB">
      <w:r>
        <w:rPr>
          <w:rStyle w:val="CommentReference"/>
        </w:rPr>
        <w:annotationRef/>
      </w:r>
      <w:r>
        <w:rPr>
          <w:color w:val="000000"/>
          <w:sz w:val="20"/>
          <w:szCs w:val="20"/>
        </w:rPr>
        <w:t>disagree.</w:t>
      </w:r>
    </w:p>
  </w:comment>
  <w:comment w:id="1111" w:author="Stenglein,Mark" w:date="2025-03-12T17:09:00Z" w:initials="MS">
    <w:p w14:paraId="7C358785" w14:textId="77777777" w:rsidR="009865CB" w:rsidRDefault="009865CB" w:rsidP="009865CB">
      <w:r>
        <w:rPr>
          <w:rStyle w:val="CommentReference"/>
        </w:rPr>
        <w:annotationRef/>
      </w:r>
      <w:r>
        <w:rPr>
          <w:color w:val="000000"/>
          <w:sz w:val="20"/>
          <w:szCs w:val="20"/>
        </w:rPr>
        <w:t>Also not supported by your trees.</w:t>
      </w:r>
    </w:p>
  </w:comment>
  <w:comment w:id="1112" w:author="Stenglein,Mark" w:date="2025-02-20T11:36:00Z" w:initials="MS">
    <w:p w14:paraId="75C02C15" w14:textId="1F87DA29" w:rsidR="0087335A" w:rsidRDefault="0087335A" w:rsidP="0087335A">
      <w:r>
        <w:rPr>
          <w:rStyle w:val="CommentReference"/>
        </w:rPr>
        <w:annotationRef/>
      </w:r>
      <w:r>
        <w:rPr>
          <w:color w:val="000000"/>
          <w:sz w:val="20"/>
          <w:szCs w:val="20"/>
        </w:rPr>
        <w:t xml:space="preserve">I think you should describe this in terms of the flies: does it reflect geographic isolation of the host? </w:t>
      </w:r>
    </w:p>
  </w:comment>
  <w:comment w:id="1113" w:author="Stenglein,Mark" w:date="2025-02-20T11:44:00Z" w:initials="MS">
    <w:p w14:paraId="441E3D61" w14:textId="77777777" w:rsidR="00CD3813" w:rsidRDefault="00CD3813" w:rsidP="00CD3813">
      <w:r>
        <w:rPr>
          <w:rStyle w:val="CommentReference"/>
        </w:rPr>
        <w:annotationRef/>
      </w:r>
      <w:r>
        <w:rPr>
          <w:color w:val="000000"/>
          <w:sz w:val="20"/>
          <w:szCs w:val="20"/>
        </w:rPr>
        <w:t>This is a good point.  I would expand it to include other simulans group species and other related species.  You could use this as a concluding sentence in a paragraph about the scenarios that might explain the topology of the A/B/simulans clades.  What scenarios could have produced a tree like this?</w:t>
      </w:r>
    </w:p>
  </w:comment>
  <w:comment w:id="1114" w:author="Stenglein,Mark" w:date="2025-03-12T17:09:00Z" w:initials="MS">
    <w:p w14:paraId="465D413F" w14:textId="77777777" w:rsidR="00CA5A71" w:rsidRDefault="00CA5A71" w:rsidP="00CA5A71">
      <w:r>
        <w:rPr>
          <w:rStyle w:val="CommentReference"/>
        </w:rPr>
        <w:annotationRef/>
      </w:r>
      <w:r>
        <w:rPr>
          <w:color w:val="000000"/>
          <w:sz w:val="20"/>
          <w:szCs w:val="20"/>
        </w:rPr>
        <w:t>Let’s schedule an IRL session to talk about the Discussion.</w:t>
      </w:r>
    </w:p>
  </w:comment>
  <w:comment w:id="1115" w:author="Stenglein,Mark" w:date="2025-03-07T10:17:00Z" w:initials="MS">
    <w:p w14:paraId="66C80247" w14:textId="28CB0B92" w:rsidR="00880DB1" w:rsidRDefault="00880DB1" w:rsidP="00880DB1">
      <w:r>
        <w:rPr>
          <w:rStyle w:val="CommentReference"/>
        </w:rPr>
        <w:annotationRef/>
      </w:r>
      <w:r>
        <w:rPr>
          <w:color w:val="000000"/>
          <w:sz w:val="20"/>
          <w:szCs w:val="20"/>
        </w:rPr>
        <w:t>Replace with actual number of flies that you have RT-qPCR data for.</w:t>
      </w:r>
    </w:p>
  </w:comment>
  <w:comment w:id="1122" w:author="Keene-Snickers,Lexi" w:date="2025-02-25T17:07:00Z" w:initials="LK">
    <w:p w14:paraId="284136FE" w14:textId="77777777" w:rsidR="00C75C6A" w:rsidRDefault="00C75C6A" w:rsidP="00C75C6A">
      <w:r>
        <w:rPr>
          <w:rStyle w:val="CommentReference"/>
        </w:rPr>
        <w:annotationRef/>
      </w:r>
      <w:r>
        <w:rPr>
          <w:sz w:val="20"/>
          <w:szCs w:val="20"/>
        </w:rPr>
        <w:t>This is just the recipe. Should I convert this to a buffer style description?</w:t>
      </w:r>
    </w:p>
  </w:comment>
  <w:comment w:id="1123" w:author="Stenglein,Mark" w:date="2025-03-12T17:11:00Z" w:initials="MS">
    <w:p w14:paraId="4F32A2D0" w14:textId="77777777" w:rsidR="00E420BE" w:rsidRDefault="00E420BE" w:rsidP="00E420BE">
      <w:r>
        <w:rPr>
          <w:rStyle w:val="CommentReference"/>
        </w:rPr>
        <w:annotationRef/>
      </w:r>
      <w:r>
        <w:rPr>
          <w:color w:val="000000"/>
          <w:sz w:val="20"/>
          <w:szCs w:val="20"/>
        </w:rPr>
        <w:t>Yeah - just describe final concentrations of reagents.  Don’t write out a recipe.</w:t>
      </w:r>
    </w:p>
    <w:p w14:paraId="649CEADD" w14:textId="77777777" w:rsidR="00E420BE" w:rsidRDefault="00E420BE" w:rsidP="00E420BE"/>
    <w:p w14:paraId="6A36E0F2" w14:textId="77777777" w:rsidR="00E420BE" w:rsidRDefault="00E420BE" w:rsidP="00E420BE">
      <w:r>
        <w:rPr>
          <w:color w:val="000000"/>
          <w:sz w:val="20"/>
          <w:szCs w:val="20"/>
        </w:rPr>
        <w:t>Alternatively, could just say SPRI beads (manufacturer).</w:t>
      </w:r>
    </w:p>
  </w:comment>
  <w:comment w:id="1137" w:author="Stenglein,Mark" w:date="2025-02-20T11:55:00Z" w:initials="MS">
    <w:p w14:paraId="5F716A97" w14:textId="3EDD4904" w:rsidR="000A21E9" w:rsidRDefault="000A21E9" w:rsidP="000A21E9">
      <w:r>
        <w:rPr>
          <w:rStyle w:val="CommentReference"/>
        </w:rPr>
        <w:annotationRef/>
      </w:r>
      <w:r>
        <w:rPr>
          <w:color w:val="000000"/>
          <w:sz w:val="20"/>
          <w:szCs w:val="20"/>
        </w:rPr>
        <w:t>same comment about concentrations</w:t>
      </w:r>
    </w:p>
  </w:comment>
  <w:comment w:id="1138" w:author="Stenglein,Mark" w:date="2025-02-20T11:55:00Z" w:initials="MS">
    <w:p w14:paraId="3857C298" w14:textId="77777777" w:rsidR="000A21E9" w:rsidRDefault="000A21E9" w:rsidP="000A21E9">
      <w:r>
        <w:rPr>
          <w:rStyle w:val="CommentReference"/>
        </w:rPr>
        <w:annotationRef/>
      </w:r>
      <w:r>
        <w:rPr>
          <w:color w:val="000000"/>
          <w:sz w:val="20"/>
          <w:szCs w:val="20"/>
        </w:rPr>
        <w:t>composition?</w:t>
      </w:r>
    </w:p>
  </w:comment>
  <w:comment w:id="1139" w:author="Keene-Snickers,Lexi" w:date="2025-02-25T17:11:00Z" w:initials="LK">
    <w:p w14:paraId="1B9D8E5B" w14:textId="77777777" w:rsidR="00C75C6A" w:rsidRDefault="00C75C6A" w:rsidP="00C75C6A">
      <w:r>
        <w:rPr>
          <w:rStyle w:val="CommentReference"/>
        </w:rPr>
        <w:annotationRef/>
      </w:r>
      <w:r>
        <w:rPr>
          <w:sz w:val="20"/>
          <w:szCs w:val="20"/>
        </w:rPr>
        <w:t>I think this is the mashup buffer? I may have done some with FX buffer which comes in the superscript kit but I’m pretty sure Ali did all of hers with the MRT buffer</w:t>
      </w:r>
    </w:p>
  </w:comment>
  <w:comment w:id="1142" w:author="Keene-Snickers,Lexi" w:date="2025-02-25T17:14:00Z" w:initials="LK">
    <w:p w14:paraId="71D7AA96" w14:textId="77777777" w:rsidR="00C75C6A" w:rsidRDefault="00C75C6A" w:rsidP="00C75C6A">
      <w:r>
        <w:rPr>
          <w:rStyle w:val="CommentReference"/>
        </w:rPr>
        <w:annotationRef/>
      </w:r>
      <w:r>
        <w:rPr>
          <w:sz w:val="20"/>
          <w:szCs w:val="20"/>
        </w:rPr>
        <w:t>Not sure how to describe the mashup enzyme?</w:t>
      </w:r>
    </w:p>
  </w:comment>
  <w:comment w:id="1143" w:author="Stenglein,Mark" w:date="2025-03-12T17:13:00Z" w:initials="MS">
    <w:p w14:paraId="5F150621" w14:textId="77777777" w:rsidR="00156385" w:rsidRDefault="00156385" w:rsidP="00156385">
      <w:r>
        <w:rPr>
          <w:rStyle w:val="CommentReference"/>
        </w:rPr>
        <w:annotationRef/>
      </w:r>
      <w:r>
        <w:rPr>
          <w:color w:val="000000"/>
          <w:sz w:val="20"/>
          <w:szCs w:val="20"/>
        </w:rPr>
        <w:t>Just call it mashup reverse transcriptase</w:t>
      </w:r>
    </w:p>
  </w:comment>
  <w:comment w:id="1145" w:author="Stenglein,Mark" w:date="2025-02-20T11:56:00Z" w:initials="MS">
    <w:p w14:paraId="6BCFA572" w14:textId="21BA7DED" w:rsidR="00442191" w:rsidRDefault="00815B6F" w:rsidP="00442191">
      <w:r>
        <w:rPr>
          <w:rStyle w:val="CommentReference"/>
        </w:rPr>
        <w:annotationRef/>
      </w:r>
      <w:r w:rsidR="00442191">
        <w:rPr>
          <w:sz w:val="20"/>
          <w:szCs w:val="20"/>
        </w:rPr>
        <w:t>Somewhere you need to be specific about why 2 primer sets and what each detects</w:t>
      </w:r>
    </w:p>
  </w:comment>
  <w:comment w:id="1146" w:author="Keene-Snickers,Lexi" w:date="2025-02-25T17:15:00Z" w:initials="LK">
    <w:p w14:paraId="2A1D8252" w14:textId="77777777" w:rsidR="00C565AE" w:rsidRDefault="00C565AE" w:rsidP="00C565AE">
      <w:r>
        <w:rPr>
          <w:rStyle w:val="CommentReference"/>
        </w:rPr>
        <w:annotationRef/>
      </w:r>
      <w:r>
        <w:rPr>
          <w:sz w:val="20"/>
          <w:szCs w:val="20"/>
        </w:rPr>
        <w:t>Here or main text?</w:t>
      </w:r>
    </w:p>
  </w:comment>
  <w:comment w:id="1147" w:author="Stenglein,Mark" w:date="2025-03-12T17:13:00Z" w:initials="MS">
    <w:p w14:paraId="48ADE4AA" w14:textId="77777777" w:rsidR="00156385" w:rsidRDefault="00156385" w:rsidP="00156385">
      <w:r>
        <w:rPr>
          <w:rStyle w:val="CommentReference"/>
        </w:rPr>
        <w:annotationRef/>
      </w:r>
      <w:r>
        <w:rPr>
          <w:color w:val="000000"/>
          <w:sz w:val="20"/>
          <w:szCs w:val="20"/>
        </w:rPr>
        <w:t>Methods is fine</w:t>
      </w:r>
    </w:p>
  </w:comment>
  <w:comment w:id="1164" w:author="Stenglein,Mark" w:date="2025-03-12T17:14:00Z" w:initials="MS">
    <w:p w14:paraId="192E8CDF" w14:textId="77777777" w:rsidR="00156385" w:rsidRDefault="00156385" w:rsidP="00156385">
      <w:r>
        <w:rPr>
          <w:rStyle w:val="CommentReference"/>
        </w:rPr>
        <w:annotationRef/>
      </w:r>
      <w:r>
        <w:rPr>
          <w:color w:val="000000"/>
          <w:sz w:val="20"/>
          <w:szCs w:val="20"/>
        </w:rPr>
        <w:t>I had different results when I ran - undetermined</w:t>
      </w:r>
    </w:p>
  </w:comment>
  <w:comment w:id="1165" w:author="Keene-Snickers,Lexi" w:date="2025-03-15T10:13:00Z" w:initials="LK">
    <w:p w14:paraId="1E8EDE04" w14:textId="77777777" w:rsidR="000A3936" w:rsidRDefault="000A3936" w:rsidP="000A3936">
      <w:r>
        <w:rPr>
          <w:rStyle w:val="CommentReference"/>
        </w:rPr>
        <w:annotationRef/>
      </w:r>
      <w:r>
        <w:rPr>
          <w:sz w:val="20"/>
          <w:szCs w:val="20"/>
        </w:rPr>
        <w:t>I got 99% to affinis w/ 7280 reads and 99% to athabasca w/ 565 reads</w:t>
      </w:r>
    </w:p>
  </w:comment>
  <w:comment w:id="1167" w:author="Keene-Snickers,Lexi" w:date="2025-03-15T10:17:00Z" w:initials="LK">
    <w:p w14:paraId="70A29C1C" w14:textId="77777777" w:rsidR="000A3936" w:rsidRDefault="000A3936" w:rsidP="000A3936">
      <w:r>
        <w:rPr>
          <w:rStyle w:val="CommentReference"/>
        </w:rPr>
        <w:annotationRef/>
      </w:r>
      <w:r>
        <w:rPr>
          <w:sz w:val="20"/>
          <w:szCs w:val="20"/>
        </w:rPr>
        <w:t>Should we add anything about the nuclear spp id? Don’t know what we want to do about that Maine sample</w:t>
      </w:r>
    </w:p>
  </w:comment>
  <w:comment w:id="1168" w:author="Stenglein,Mark" w:date="2025-03-12T17:15:00Z" w:initials="MS">
    <w:p w14:paraId="5336303A" w14:textId="43E27A6D" w:rsidR="00B3415B" w:rsidRDefault="00B3415B" w:rsidP="00B3415B">
      <w:r>
        <w:rPr>
          <w:rStyle w:val="CommentReference"/>
        </w:rPr>
        <w:annotationRef/>
      </w:r>
      <w:r>
        <w:rPr>
          <w:color w:val="000000"/>
          <w:sz w:val="20"/>
          <w:szCs w:val="20"/>
        </w:rPr>
        <w:t>font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468CF" w15:done="0"/>
  <w15:commentEx w15:paraId="46AEA371" w15:done="1"/>
  <w15:commentEx w15:paraId="77D94BDF" w15:done="0"/>
  <w15:commentEx w15:paraId="08652C71" w15:done="0"/>
  <w15:commentEx w15:paraId="2F64479E" w15:done="1"/>
  <w15:commentEx w15:paraId="3E1C07FC" w15:done="0"/>
  <w15:commentEx w15:paraId="169A69DD" w15:done="0"/>
  <w15:commentEx w15:paraId="07861407" w15:done="0"/>
  <w15:commentEx w15:paraId="3DBAF63B" w15:paraIdParent="07861407" w15:done="0"/>
  <w15:commentEx w15:paraId="79980C27" w15:done="0"/>
  <w15:commentEx w15:paraId="15EEB3C4" w15:done="0"/>
  <w15:commentEx w15:paraId="7C3BA8F3" w15:paraIdParent="15EEB3C4" w15:done="0"/>
  <w15:commentEx w15:paraId="4E568B80" w15:paraIdParent="15EEB3C4" w15:done="0"/>
  <w15:commentEx w15:paraId="3489119A" w15:done="0"/>
  <w15:commentEx w15:paraId="52B860A9" w15:done="1"/>
  <w15:commentEx w15:paraId="25BD8078" w15:done="1"/>
  <w15:commentEx w15:paraId="736CD797" w15:done="0"/>
  <w15:commentEx w15:paraId="6683A020" w15:done="1"/>
  <w15:commentEx w15:paraId="1CD03670" w15:done="0"/>
  <w15:commentEx w15:paraId="4B502A78" w15:done="0"/>
  <w15:commentEx w15:paraId="30A8F98A" w15:done="0"/>
  <w15:commentEx w15:paraId="47A4375B" w15:paraIdParent="30A8F98A" w15:done="0"/>
  <w15:commentEx w15:paraId="613213ED" w15:done="1"/>
  <w15:commentEx w15:paraId="72BB2422" w15:paraIdParent="613213ED" w15:done="1"/>
  <w15:commentEx w15:paraId="0A558B74" w15:done="0"/>
  <w15:commentEx w15:paraId="636DCC93" w15:paraIdParent="0A558B74" w15:done="0"/>
  <w15:commentEx w15:paraId="289D75D7" w15:paraIdParent="0A558B74" w15:done="0"/>
  <w15:commentEx w15:paraId="207298F9" w15:paraIdParent="0A558B74" w15:done="0"/>
  <w15:commentEx w15:paraId="45A22F72" w15:paraIdParent="0A558B74" w15:done="0"/>
  <w15:commentEx w15:paraId="469BE0C7" w15:paraIdParent="0A558B74" w15:done="0"/>
  <w15:commentEx w15:paraId="1E60D495" w15:done="1"/>
  <w15:commentEx w15:paraId="087F5B6F" w15:done="1"/>
  <w15:commentEx w15:paraId="263B46E5" w15:done="0"/>
  <w15:commentEx w15:paraId="3C2C2F94" w15:done="1"/>
  <w15:commentEx w15:paraId="37F60F22" w15:done="1"/>
  <w15:commentEx w15:paraId="37D5118D" w15:paraIdParent="37F60F22" w15:done="1"/>
  <w15:commentEx w15:paraId="3AAB4EEA" w15:done="0"/>
  <w15:commentEx w15:paraId="7A12ABB9" w15:paraIdParent="3AAB4EEA" w15:done="0"/>
  <w15:commentEx w15:paraId="53CF00F0" w15:paraIdParent="3AAB4EEA" w15:done="0"/>
  <w15:commentEx w15:paraId="02FCD815" w15:paraIdParent="3AAB4EEA" w15:done="0"/>
  <w15:commentEx w15:paraId="6EC28B50" w15:done="1"/>
  <w15:commentEx w15:paraId="0AC97FA9" w15:done="0"/>
  <w15:commentEx w15:paraId="3DD439FF" w15:paraIdParent="0AC97FA9" w15:done="0"/>
  <w15:commentEx w15:paraId="1E102530" w15:paraIdParent="0AC97FA9" w15:done="0"/>
  <w15:commentEx w15:paraId="1A9D3C11" w15:done="1"/>
  <w15:commentEx w15:paraId="716D788A" w15:paraIdParent="1A9D3C11" w15:done="1"/>
  <w15:commentEx w15:paraId="08A51070" w15:done="1"/>
  <w15:commentEx w15:paraId="0B7C01FE" w15:paraIdParent="08A51070" w15:done="1"/>
  <w15:commentEx w15:paraId="1753A1C2" w15:done="0"/>
  <w15:commentEx w15:paraId="4CF01EE2" w15:done="1"/>
  <w15:commentEx w15:paraId="54EC1DD9" w15:paraIdParent="4CF01EE2" w15:done="1"/>
  <w15:commentEx w15:paraId="4FF6EC66" w15:done="1"/>
  <w15:commentEx w15:paraId="62BA29C0" w15:done="1"/>
  <w15:commentEx w15:paraId="1B98F548" w15:done="1"/>
  <w15:commentEx w15:paraId="560685F9" w15:paraIdParent="1B98F548" w15:done="1"/>
  <w15:commentEx w15:paraId="534E91D9" w15:done="1"/>
  <w15:commentEx w15:paraId="083E1D5C" w15:done="1"/>
  <w15:commentEx w15:paraId="51F8F8A2" w15:paraIdParent="083E1D5C" w15:done="1"/>
  <w15:commentEx w15:paraId="4B643BF7" w15:done="1"/>
  <w15:commentEx w15:paraId="5F5D4141" w15:done="0"/>
  <w15:commentEx w15:paraId="716E2BD9" w15:paraIdParent="5F5D4141" w15:done="0"/>
  <w15:commentEx w15:paraId="264BF1B6" w15:done="1"/>
  <w15:commentEx w15:paraId="774C8321" w15:done="1"/>
  <w15:commentEx w15:paraId="12849BFC" w15:paraIdParent="774C8321" w15:done="1"/>
  <w15:commentEx w15:paraId="2B7002C5" w15:paraIdParent="774C8321" w15:done="1"/>
  <w15:commentEx w15:paraId="69786081" w15:done="1"/>
  <w15:commentEx w15:paraId="2DCCD96F" w15:done="1"/>
  <w15:commentEx w15:paraId="57086154" w15:done="0"/>
  <w15:commentEx w15:paraId="0C905AF7" w15:paraIdParent="57086154" w15:done="0"/>
  <w15:commentEx w15:paraId="778AAF26" w15:done="1"/>
  <w15:commentEx w15:paraId="78352022" w15:done="1"/>
  <w15:commentEx w15:paraId="0CDDB860" w15:done="1"/>
  <w15:commentEx w15:paraId="24FAF743" w15:done="1"/>
  <w15:commentEx w15:paraId="131D21CF" w15:done="1"/>
  <w15:commentEx w15:paraId="05ACB6EF" w15:done="1"/>
  <w15:commentEx w15:paraId="55625B73" w15:done="1"/>
  <w15:commentEx w15:paraId="36C621F1" w15:done="1"/>
  <w15:commentEx w15:paraId="57906D31" w15:done="1"/>
  <w15:commentEx w15:paraId="7133A4DC" w15:done="0"/>
  <w15:commentEx w15:paraId="5E6F6BEA" w15:paraIdParent="7133A4DC" w15:done="0"/>
  <w15:commentEx w15:paraId="512F8DE3" w15:paraIdParent="7133A4DC" w15:done="0"/>
  <w15:commentEx w15:paraId="3E8AFD31" w15:paraIdParent="7133A4DC" w15:done="0"/>
  <w15:commentEx w15:paraId="027C55D0" w15:paraIdParent="7133A4DC" w15:done="0"/>
  <w15:commentEx w15:paraId="7360ECF5" w15:done="0"/>
  <w15:commentEx w15:paraId="7E16CF48" w15:done="1"/>
  <w15:commentEx w15:paraId="08BAF2EF" w15:paraIdParent="7E16CF48" w15:done="1"/>
  <w15:commentEx w15:paraId="78D6BB05" w15:done="0"/>
  <w15:commentEx w15:paraId="57B973B8" w15:done="1"/>
  <w15:commentEx w15:paraId="50E9FA5D" w15:done="1"/>
  <w15:commentEx w15:paraId="48518108" w15:paraIdParent="50E9FA5D" w15:done="1"/>
  <w15:commentEx w15:paraId="270B40EA" w15:done="1"/>
  <w15:commentEx w15:paraId="172EC084" w15:paraIdParent="270B40EA" w15:done="1"/>
  <w15:commentEx w15:paraId="2425AD16" w15:done="1"/>
  <w15:commentEx w15:paraId="1A947C9F" w15:done="0"/>
  <w15:commentEx w15:paraId="4DEFD4BC" w15:done="1"/>
  <w15:commentEx w15:paraId="27923C23" w15:done="0"/>
  <w15:commentEx w15:paraId="74FCD713" w15:done="1"/>
  <w15:commentEx w15:paraId="0801BC9A" w15:paraIdParent="74FCD713" w15:done="1"/>
  <w15:commentEx w15:paraId="2515F87F" w15:done="0"/>
  <w15:commentEx w15:paraId="0B1C6315" w15:done="1"/>
  <w15:commentEx w15:paraId="1A249902" w15:done="1"/>
  <w15:commentEx w15:paraId="23592027" w15:paraIdParent="1A249902" w15:done="1"/>
  <w15:commentEx w15:paraId="1BEB5FF0" w15:paraIdParent="1A249902" w15:done="1"/>
  <w15:commentEx w15:paraId="6AD894DB" w15:paraIdParent="1A249902" w15:done="1"/>
  <w15:commentEx w15:paraId="65CAA448" w15:done="1"/>
  <w15:commentEx w15:paraId="228F20B4" w15:paraIdParent="65CAA448" w15:done="1"/>
  <w15:commentEx w15:paraId="67BE85FF" w15:done="1"/>
  <w15:commentEx w15:paraId="4A34098A" w15:paraIdParent="67BE85FF" w15:done="1"/>
  <w15:commentEx w15:paraId="25FB341D" w15:done="1"/>
  <w15:commentEx w15:paraId="24CEC931" w15:paraIdParent="25FB341D" w15:done="1"/>
  <w15:commentEx w15:paraId="73D90DD6" w15:done="1"/>
  <w15:commentEx w15:paraId="32F52849" w15:done="1"/>
  <w15:commentEx w15:paraId="2D283C0B" w15:done="0"/>
  <w15:commentEx w15:paraId="668BC375" w15:done="0"/>
  <w15:commentEx w15:paraId="20A7DB4E" w15:done="0"/>
  <w15:commentEx w15:paraId="6D06A881" w15:paraIdParent="20A7DB4E" w15:done="0"/>
  <w15:commentEx w15:paraId="21D94F61" w15:done="0"/>
  <w15:commentEx w15:paraId="7E447AAB" w15:done="1"/>
  <w15:commentEx w15:paraId="0A536408" w15:done="0"/>
  <w15:commentEx w15:paraId="7C358785" w15:done="0"/>
  <w15:commentEx w15:paraId="75C02C15" w15:done="0"/>
  <w15:commentEx w15:paraId="441E3D61" w15:done="0"/>
  <w15:commentEx w15:paraId="465D413F" w15:done="0"/>
  <w15:commentEx w15:paraId="66C80247" w15:done="1"/>
  <w15:commentEx w15:paraId="284136FE" w15:done="1"/>
  <w15:commentEx w15:paraId="6A36E0F2" w15:paraIdParent="284136FE" w15:done="1"/>
  <w15:commentEx w15:paraId="5F716A97" w15:done="1"/>
  <w15:commentEx w15:paraId="3857C298" w15:done="0"/>
  <w15:commentEx w15:paraId="1B9D8E5B" w15:paraIdParent="3857C298" w15:done="0"/>
  <w15:commentEx w15:paraId="71D7AA96" w15:done="1"/>
  <w15:commentEx w15:paraId="5F150621" w15:paraIdParent="71D7AA96" w15:done="1"/>
  <w15:commentEx w15:paraId="6BCFA572" w15:done="1"/>
  <w15:commentEx w15:paraId="2A1D8252" w15:paraIdParent="6BCFA572" w15:done="1"/>
  <w15:commentEx w15:paraId="48ADE4AA" w15:paraIdParent="6BCFA572" w15:done="1"/>
  <w15:commentEx w15:paraId="192E8CDF" w15:done="0"/>
  <w15:commentEx w15:paraId="1E8EDE04" w15:paraIdParent="192E8CDF" w15:done="0"/>
  <w15:commentEx w15:paraId="70A29C1C" w15:done="0"/>
  <w15:commentEx w15:paraId="5336303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D079C" w16cex:dateUtc="2025-02-18T19:44:00Z"/>
  <w16cex:commentExtensible w16cex:durableId="586F8B68" w16cex:dateUtc="2025-03-06T20:21:00Z"/>
  <w16cex:commentExtensible w16cex:durableId="47E1D2FC" w16cex:dateUtc="2025-03-13T19:27:00Z"/>
  <w16cex:commentExtensible w16cex:durableId="69DEC614" w16cex:dateUtc="2025-03-13T19:30:00Z"/>
  <w16cex:commentExtensible w16cex:durableId="2E9FD740" w16cex:dateUtc="2025-03-06T20:19:00Z"/>
  <w16cex:commentExtensible w16cex:durableId="7425EFEA" w16cex:dateUtc="2025-03-06T20:20:00Z"/>
  <w16cex:commentExtensible w16cex:durableId="5B9A161F" w16cex:dateUtc="2025-03-13T19:35:00Z"/>
  <w16cex:commentExtensible w16cex:durableId="417119D7" w16cex:dateUtc="2025-03-06T21:30:00Z"/>
  <w16cex:commentExtensible w16cex:durableId="2AB776F0" w16cex:dateUtc="2025-03-13T20:05:00Z"/>
  <w16cex:commentExtensible w16cex:durableId="3FF69301" w16cex:dateUtc="2025-03-15T18:38:00Z"/>
  <w16cex:commentExtensible w16cex:durableId="47A49CE4" w16cex:dateUtc="2025-03-06T20:48:00Z"/>
  <w16cex:commentExtensible w16cex:durableId="571CAAE5" w16cex:dateUtc="2025-03-06T20:48:00Z"/>
  <w16cex:commentExtensible w16cex:durableId="00D3E929" w16cex:dateUtc="2025-03-13T19:45:00Z"/>
  <w16cex:commentExtensible w16cex:durableId="135073DA" w16cex:dateUtc="2025-03-04T23:51:00Z"/>
  <w16cex:commentExtensible w16cex:durableId="0922C7E5" w16cex:dateUtc="2025-03-06T21:15:00Z"/>
  <w16cex:commentExtensible w16cex:durableId="7379CE00" w16cex:dateUtc="2025-03-06T21:18:00Z"/>
  <w16cex:commentExtensible w16cex:durableId="00371A53" w16cex:dateUtc="2025-03-15T18:21:00Z"/>
  <w16cex:commentExtensible w16cex:durableId="2B51CFD4" w16cex:dateUtc="2025-03-07T16:41:00Z"/>
  <w16cex:commentExtensible w16cex:durableId="4676753C" w16cex:dateUtc="2025-03-06T21:29:00Z"/>
  <w16cex:commentExtensible w16cex:durableId="46526936" w16cex:dateUtc="2025-03-07T16:45:00Z"/>
  <w16cex:commentExtensible w16cex:durableId="2496B9DC" w16cex:dateUtc="2025-03-06T21:30:00Z"/>
  <w16cex:commentExtensible w16cex:durableId="526566D8" w16cex:dateUtc="2025-03-13T20:05:00Z"/>
  <w16cex:commentExtensible w16cex:durableId="1A57C13B" w16cex:dateUtc="2025-02-28T23:08:00Z"/>
  <w16cex:commentExtensible w16cex:durableId="3AED8DFE" w16cex:dateUtc="2025-03-07T16:45:00Z"/>
  <w16cex:commentExtensible w16cex:durableId="6B338301" w16cex:dateUtc="2025-02-18T21:54:00Z"/>
  <w16cex:commentExtensible w16cex:durableId="74542E38" w16cex:dateUtc="2025-03-04T23:43:00Z"/>
  <w16cex:commentExtensible w16cex:durableId="0DE9DD78" w16cex:dateUtc="2025-03-07T16:47:00Z"/>
  <w16cex:commentExtensible w16cex:durableId="44F09FD6" w16cex:dateUtc="2025-03-07T16:48:00Z"/>
  <w16cex:commentExtensible w16cex:durableId="4D23311E" w16cex:dateUtc="2025-03-07T17:06:00Z"/>
  <w16cex:commentExtensible w16cex:durableId="0939EC7A" w16cex:dateUtc="2025-03-18T22:13:00Z"/>
  <w16cex:commentExtensible w16cex:durableId="21A90F27" w16cex:dateUtc="2025-03-07T17:11:00Z"/>
  <w16cex:commentExtensible w16cex:durableId="27468A71" w16cex:dateUtc="2025-03-10T15:50:00Z"/>
  <w16cex:commentExtensible w16cex:durableId="13F6B8BB" w16cex:dateUtc="2025-03-10T16:28:00Z"/>
  <w16cex:commentExtensible w16cex:durableId="30C5068D" w16cex:dateUtc="2025-03-10T15:51:00Z"/>
  <w16cex:commentExtensible w16cex:durableId="3080B5D5" w16cex:dateUtc="2025-02-19T20:29:00Z"/>
  <w16cex:commentExtensible w16cex:durableId="55B64BC5" w16cex:dateUtc="2025-03-10T15:49:00Z"/>
  <w16cex:commentExtensible w16cex:durableId="3AA8BF0F" w16cex:dateUtc="2025-02-19T21:49:00Z"/>
  <w16cex:commentExtensible w16cex:durableId="6FA15FC9" w16cex:dateUtc="2025-03-01T19:10:00Z"/>
  <w16cex:commentExtensible w16cex:durableId="769001CC" w16cex:dateUtc="2025-03-04T23:56:00Z"/>
  <w16cex:commentExtensible w16cex:durableId="6574E549" w16cex:dateUtc="2025-03-19T17:24:00Z"/>
  <w16cex:commentExtensible w16cex:durableId="2161D69B" w16cex:dateUtc="2025-03-10T15:58:00Z"/>
  <w16cex:commentExtensible w16cex:durableId="35AD4A31" w16cex:dateUtc="2025-03-04T23:57:00Z"/>
  <w16cex:commentExtensible w16cex:durableId="181F5ABF" w16cex:dateUtc="2025-03-10T16:35:00Z"/>
  <w16cex:commentExtensible w16cex:durableId="07DE51A3" w16cex:dateUtc="2025-03-18T22:36:00Z"/>
  <w16cex:commentExtensible w16cex:durableId="48577512" w16cex:dateUtc="2025-02-19T22:07:00Z"/>
  <w16cex:commentExtensible w16cex:durableId="1A84DBD1" w16cex:dateUtc="2025-03-10T16:34:00Z"/>
  <w16cex:commentExtensible w16cex:durableId="2587F368" w16cex:dateUtc="2025-03-10T16:33:00Z"/>
  <w16cex:commentExtensible w16cex:durableId="5674FE9F" w16cex:dateUtc="2025-03-12T18:34:00Z"/>
  <w16cex:commentExtensible w16cex:durableId="774A940D" w16cex:dateUtc="2025-03-12T17:03:00Z"/>
  <w16cex:commentExtensible w16cex:durableId="490E6206" w16cex:dateUtc="2025-03-05T00:52:00Z"/>
  <w16cex:commentExtensible w16cex:durableId="6E0E16CD" w16cex:dateUtc="2025-03-10T16:36:00Z"/>
  <w16cex:commentExtensible w16cex:durableId="0AC8A409" w16cex:dateUtc="2025-03-12T18:04:00Z"/>
  <w16cex:commentExtensible w16cex:durableId="76181EB8" w16cex:dateUtc="2025-03-12T18:15:00Z"/>
  <w16cex:commentExtensible w16cex:durableId="05BBB560" w16cex:dateUtc="2025-03-10T16:33:00Z"/>
  <w16cex:commentExtensible w16cex:durableId="5A303F19" w16cex:dateUtc="2025-03-12T18:34:00Z"/>
  <w16cex:commentExtensible w16cex:durableId="615257FF" w16cex:dateUtc="2025-03-12T17:03:00Z"/>
  <w16cex:commentExtensible w16cex:durableId="035CFFBB" w16cex:dateUtc="2025-03-05T00:52:00Z"/>
  <w16cex:commentExtensible w16cex:durableId="5C7FDFF8" w16cex:dateUtc="2025-03-10T16:36:00Z"/>
  <w16cex:commentExtensible w16cex:durableId="087C05BC" w16cex:dateUtc="2025-03-10T17:07:00Z"/>
  <w16cex:commentExtensible w16cex:durableId="27764275" w16cex:dateUtc="2025-03-12T19:23:00Z"/>
  <w16cex:commentExtensible w16cex:durableId="312B39D5" w16cex:dateUtc="2025-03-19T18:29:00Z"/>
  <w16cex:commentExtensible w16cex:durableId="6AD9368F" w16cex:dateUtc="2025-03-12T18:49:00Z"/>
  <w16cex:commentExtensible w16cex:durableId="5C3A8BAB" w16cex:dateUtc="2025-02-19T22:27:00Z"/>
  <w16cex:commentExtensible w16cex:durableId="2FBC662F" w16cex:dateUtc="2025-03-05T00:10:00Z"/>
  <w16cex:commentExtensible w16cex:durableId="1BA3ED26" w16cex:dateUtc="2025-03-05T00:28:00Z"/>
  <w16cex:commentExtensible w16cex:durableId="6C152667" w16cex:dateUtc="2025-03-12T18:53:00Z"/>
  <w16cex:commentExtensible w16cex:durableId="6090BA5D" w16cex:dateUtc="2025-03-12T18:39:00Z"/>
  <w16cex:commentExtensible w16cex:durableId="12324CBE" w16cex:dateUtc="2025-03-12T23:02:00Z"/>
  <w16cex:commentExtensible w16cex:durableId="4144353F" w16cex:dateUtc="2025-03-19T18:53:00Z"/>
  <w16cex:commentExtensible w16cex:durableId="2AE47498" w16cex:dateUtc="2025-03-10T16:53:00Z"/>
  <w16cex:commentExtensible w16cex:durableId="27590088" w16cex:dateUtc="2025-03-12T18:45:00Z"/>
  <w16cex:commentExtensible w16cex:durableId="547D9725" w16cex:dateUtc="2025-03-12T21:25:00Z"/>
  <w16cex:commentExtensible w16cex:durableId="0CC9DB36" w16cex:dateUtc="2025-03-12T18:46:00Z"/>
  <w16cex:commentExtensible w16cex:durableId="7D433E69" w16cex:dateUtc="2025-03-12T19:05:00Z"/>
  <w16cex:commentExtensible w16cex:durableId="08200EB4" w16cex:dateUtc="2025-03-12T19:12:00Z"/>
  <w16cex:commentExtensible w16cex:durableId="744568E1" w16cex:dateUtc="2025-03-12T19:25:00Z"/>
  <w16cex:commentExtensible w16cex:durableId="6ACD2F98" w16cex:dateUtc="2025-03-12T19:22:00Z"/>
  <w16cex:commentExtensible w16cex:durableId="5EF12BB8" w16cex:dateUtc="2025-03-12T18:45:00Z"/>
  <w16cex:commentExtensible w16cex:durableId="1AED503D" w16cex:dateUtc="2025-02-20T17:01:00Z"/>
  <w16cex:commentExtensible w16cex:durableId="1D8E90A4" w16cex:dateUtc="2025-03-05T00:23:00Z"/>
  <w16cex:commentExtensible w16cex:durableId="103603F2" w16cex:dateUtc="2025-03-12T21:30:00Z"/>
  <w16cex:commentExtensible w16cex:durableId="14EF9C77" w16cex:dateUtc="2025-03-12T22:28:00Z"/>
  <w16cex:commentExtensible w16cex:durableId="485A78F8" w16cex:dateUtc="2025-03-19T20:45:00Z"/>
  <w16cex:commentExtensible w16cex:durableId="7A00831A" w16cex:dateUtc="2025-02-26T00:55:00Z">
    <w16cex:extLst>
      <w16:ext w16:uri="{CE6994B0-6A32-4C9F-8C6B-6E91EDA988CE}">
        <cr:reactions xmlns:cr="http://schemas.microsoft.com/office/comments/2020/reactions">
          <cr:reaction reactionType="1">
            <cr:reactionInfo dateUtc="2025-03-12T21:30:26Z">
              <cr:user userId="S::mdstengl@colostate.edu::803dea41-9075-4a00-8784-3499d53c05d7" userProvider="AD" userName="Stenglein,Mark"/>
            </cr:reactionInfo>
          </cr:reaction>
        </cr:reactions>
      </w16:ext>
    </w16cex:extLst>
  </w16cex:commentExtensible>
  <w16cex:commentExtensible w16cex:durableId="22DCABDB" w16cex:dateUtc="2025-03-12T22:22:00Z"/>
  <w16cex:commentExtensible w16cex:durableId="72653016" w16cex:dateUtc="2025-03-12T22:30:00Z"/>
  <w16cex:commentExtensible w16cex:durableId="188E63FA" w16cex:dateUtc="2025-03-12T22:23:00Z">
    <w16cex:extLst>
      <w16:ext w16:uri="{CE6994B0-6A32-4C9F-8C6B-6E91EDA988CE}">
        <cr:reactions xmlns:cr="http://schemas.microsoft.com/office/comments/2020/reactions">
          <cr:reaction reactionType="1">
            <cr:reactionInfo dateUtc="2025-03-21T21:46:29Z">
              <cr:user userId="S::akeene@colostate.edu::3bd229c1-2371-4f60-90c8-491aa26b73d1" userProvider="AD" userName="Keene-Snickers,Lexi"/>
            </cr:reactionInfo>
          </cr:reaction>
        </cr:reactions>
      </w16:ext>
    </w16cex:extLst>
  </w16cex:commentExtensible>
  <w16cex:commentExtensible w16cex:durableId="2FC61C17" w16cex:dateUtc="2025-03-12T22:27:00Z"/>
  <w16cex:commentExtensible w16cex:durableId="11F96F34" w16cex:dateUtc="2025-03-12T22:24:00Z"/>
  <w16cex:commentExtensible w16cex:durableId="186E8F39" w16cex:dateUtc="2025-03-12T22:27:00Z"/>
  <w16cex:commentExtensible w16cex:durableId="1A47B1A2" w16cex:dateUtc="2025-03-12T22:40:00Z"/>
  <w16cex:commentExtensible w16cex:durableId="7E43153F" w16cex:dateUtc="2025-03-12T22:41:00Z"/>
  <w16cex:commentExtensible w16cex:durableId="7E9F97BB" w16cex:dateUtc="2025-03-12T22:33:00Z"/>
  <w16cex:commentExtensible w16cex:durableId="0E173EDA" w16cex:dateUtc="2025-03-05T15:58:00Z"/>
  <w16cex:commentExtensible w16cex:durableId="41DDC5B4" w16cex:dateUtc="2025-03-12T22:26:00Z"/>
  <w16cex:commentExtensible w16cex:durableId="2A7DA722" w16cex:dateUtc="2025-03-21T20:53:00Z"/>
  <w16cex:commentExtensible w16cex:durableId="5D0252D3" w16cex:dateUtc="2025-03-05T17:57:00Z"/>
  <w16cex:commentExtensible w16cex:durableId="73076191" w16cex:dateUtc="2025-03-12T22:49:00Z"/>
  <w16cex:commentExtensible w16cex:durableId="0C837B63" w16cex:dateUtc="2025-03-21T19:46:00Z"/>
  <w16cex:commentExtensible w16cex:durableId="30391B34" w16cex:dateUtc="2025-03-12T22:48:00Z"/>
  <w16cex:commentExtensible w16cex:durableId="6E5F03AD" w16cex:dateUtc="2025-02-20T17:30:00Z"/>
  <w16cex:commentExtensible w16cex:durableId="6511D8E5" w16cex:dateUtc="2025-03-05T17:57:00Z"/>
  <w16cex:commentExtensible w16cex:durableId="10F9EB32" w16cex:dateUtc="2025-03-05T18:01:00Z"/>
  <w16cex:commentExtensible w16cex:durableId="19E13246" w16cex:dateUtc="2025-03-12T22:50:00Z"/>
  <w16cex:commentExtensible w16cex:durableId="1FE91FF4" w16cex:dateUtc="2025-02-20T17:44:00Z"/>
  <w16cex:commentExtensible w16cex:durableId="41C386F3" w16cex:dateUtc="2025-03-05T17:42:00Z"/>
  <w16cex:commentExtensible w16cex:durableId="3C56FC2F" w16cex:dateUtc="2025-02-20T17:17:00Z"/>
  <w16cex:commentExtensible w16cex:durableId="78C388A2" w16cex:dateUtc="2025-02-20T17:23:00Z"/>
  <w16cex:commentExtensible w16cex:durableId="66F9B748" w16cex:dateUtc="2025-02-20T17:24:00Z"/>
  <w16cex:commentExtensible w16cex:durableId="5AED1B4B" w16cex:dateUtc="2025-03-05T00:59:00Z"/>
  <w16cex:commentExtensible w16cex:durableId="60923588" w16cex:dateUtc="2025-03-12T22:56:00Z"/>
  <w16cex:commentExtensible w16cex:durableId="24ED0929" w16cex:dateUtc="2025-02-20T18:19:00Z"/>
  <w16cex:commentExtensible w16cex:durableId="1CBE601A" w16cex:dateUtc="2025-02-20T18:48:00Z"/>
  <w16cex:commentExtensible w16cex:durableId="3D780921" w16cex:dateUtc="2025-03-12T23:05:00Z"/>
  <w16cex:commentExtensible w16cex:durableId="357555BC" w16cex:dateUtc="2025-03-12T23:07:00Z"/>
  <w16cex:commentExtensible w16cex:durableId="05CCBE73" w16cex:dateUtc="2025-03-12T23:08:00Z"/>
  <w16cex:commentExtensible w16cex:durableId="6EB6DF06" w16cex:dateUtc="2025-03-12T23:06:00Z"/>
  <w16cex:commentExtensible w16cex:durableId="24365879" w16cex:dateUtc="2025-02-20T18:37:00Z"/>
  <w16cex:commentExtensible w16cex:durableId="338A0924" w16cex:dateUtc="2025-03-12T23:08:00Z"/>
  <w16cex:commentExtensible w16cex:durableId="48412940" w16cex:dateUtc="2025-03-12T23:09:00Z"/>
  <w16cex:commentExtensible w16cex:durableId="48E6010E" w16cex:dateUtc="2025-02-20T18:36:00Z"/>
  <w16cex:commentExtensible w16cex:durableId="1240653C" w16cex:dateUtc="2025-02-20T18:44:00Z"/>
  <w16cex:commentExtensible w16cex:durableId="5351475C" w16cex:dateUtc="2025-03-12T23:09:00Z"/>
  <w16cex:commentExtensible w16cex:durableId="6DDFE626" w16cex:dateUtc="2025-03-07T17:17:00Z"/>
  <w16cex:commentExtensible w16cex:durableId="064AB621" w16cex:dateUtc="2025-02-26T00:07:00Z"/>
  <w16cex:commentExtensible w16cex:durableId="1DAA59AF" w16cex:dateUtc="2025-03-12T23:11:00Z"/>
  <w16cex:commentExtensible w16cex:durableId="2378320A" w16cex:dateUtc="2025-02-20T18:55:00Z"/>
  <w16cex:commentExtensible w16cex:durableId="0A75283E" w16cex:dateUtc="2025-02-20T18:55:00Z"/>
  <w16cex:commentExtensible w16cex:durableId="75679266" w16cex:dateUtc="2025-02-26T00:11:00Z"/>
  <w16cex:commentExtensible w16cex:durableId="49302A19" w16cex:dateUtc="2025-02-26T00:14:00Z"/>
  <w16cex:commentExtensible w16cex:durableId="3D8D0165" w16cex:dateUtc="2025-03-12T23:13:00Z"/>
  <w16cex:commentExtensible w16cex:durableId="25831C06" w16cex:dateUtc="2025-02-20T18:56:00Z"/>
  <w16cex:commentExtensible w16cex:durableId="1FE2E8B7" w16cex:dateUtc="2025-02-26T00:15:00Z"/>
  <w16cex:commentExtensible w16cex:durableId="334B4F9B" w16cex:dateUtc="2025-03-12T23:13:00Z"/>
  <w16cex:commentExtensible w16cex:durableId="2BBD86E9" w16cex:dateUtc="2025-03-12T23:14:00Z"/>
  <w16cex:commentExtensible w16cex:durableId="0983192D" w16cex:dateUtc="2025-03-15T16:13:00Z"/>
  <w16cex:commentExtensible w16cex:durableId="038F019E" w16cex:dateUtc="2025-03-15T16:17:00Z"/>
  <w16cex:commentExtensible w16cex:durableId="433FAC8B" w16cex:dateUtc="2025-03-12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468CF" w16cid:durableId="522D079C"/>
  <w16cid:commentId w16cid:paraId="46AEA371" w16cid:durableId="586F8B68"/>
  <w16cid:commentId w16cid:paraId="77D94BDF" w16cid:durableId="47E1D2FC"/>
  <w16cid:commentId w16cid:paraId="08652C71" w16cid:durableId="69DEC614"/>
  <w16cid:commentId w16cid:paraId="2F64479E" w16cid:durableId="2E9FD740"/>
  <w16cid:commentId w16cid:paraId="3E1C07FC" w16cid:durableId="7425EFEA"/>
  <w16cid:commentId w16cid:paraId="169A69DD" w16cid:durableId="5B9A161F"/>
  <w16cid:commentId w16cid:paraId="07861407" w16cid:durableId="417119D7"/>
  <w16cid:commentId w16cid:paraId="3DBAF63B" w16cid:durableId="2AB776F0"/>
  <w16cid:commentId w16cid:paraId="79980C27" w16cid:durableId="3FF69301"/>
  <w16cid:commentId w16cid:paraId="15EEB3C4" w16cid:durableId="47A49CE4"/>
  <w16cid:commentId w16cid:paraId="7C3BA8F3" w16cid:durableId="571CAAE5"/>
  <w16cid:commentId w16cid:paraId="4E568B80" w16cid:durableId="00D3E929"/>
  <w16cid:commentId w16cid:paraId="3489119A" w16cid:durableId="135073DA"/>
  <w16cid:commentId w16cid:paraId="52B860A9" w16cid:durableId="0922C7E5"/>
  <w16cid:commentId w16cid:paraId="25BD8078" w16cid:durableId="7379CE00"/>
  <w16cid:commentId w16cid:paraId="736CD797" w16cid:durableId="00371A53"/>
  <w16cid:commentId w16cid:paraId="6683A020" w16cid:durableId="2B51CFD4"/>
  <w16cid:commentId w16cid:paraId="1CD03670" w16cid:durableId="4676753C"/>
  <w16cid:commentId w16cid:paraId="4B502A78" w16cid:durableId="46526936"/>
  <w16cid:commentId w16cid:paraId="30A8F98A" w16cid:durableId="2496B9DC"/>
  <w16cid:commentId w16cid:paraId="47A4375B" w16cid:durableId="526566D8"/>
  <w16cid:commentId w16cid:paraId="613213ED" w16cid:durableId="1A57C13B"/>
  <w16cid:commentId w16cid:paraId="72BB2422" w16cid:durableId="3AED8DFE"/>
  <w16cid:commentId w16cid:paraId="0A558B74" w16cid:durableId="6B338301"/>
  <w16cid:commentId w16cid:paraId="636DCC93" w16cid:durableId="74542E38"/>
  <w16cid:commentId w16cid:paraId="289D75D7" w16cid:durableId="0DE9DD78"/>
  <w16cid:commentId w16cid:paraId="207298F9" w16cid:durableId="44F09FD6"/>
  <w16cid:commentId w16cid:paraId="45A22F72" w16cid:durableId="4D23311E"/>
  <w16cid:commentId w16cid:paraId="469BE0C7" w16cid:durableId="0939EC7A"/>
  <w16cid:commentId w16cid:paraId="1E60D495" w16cid:durableId="21A90F27"/>
  <w16cid:commentId w16cid:paraId="087F5B6F" w16cid:durableId="27468A71"/>
  <w16cid:commentId w16cid:paraId="263B46E5" w16cid:durableId="13F6B8BB"/>
  <w16cid:commentId w16cid:paraId="3C2C2F94" w16cid:durableId="30C5068D"/>
  <w16cid:commentId w16cid:paraId="37F60F22" w16cid:durableId="3080B5D5"/>
  <w16cid:commentId w16cid:paraId="37D5118D" w16cid:durableId="55B64BC5"/>
  <w16cid:commentId w16cid:paraId="3AAB4EEA" w16cid:durableId="3AA8BF0F"/>
  <w16cid:commentId w16cid:paraId="7A12ABB9" w16cid:durableId="6FA15FC9"/>
  <w16cid:commentId w16cid:paraId="53CF00F0" w16cid:durableId="769001CC"/>
  <w16cid:commentId w16cid:paraId="02FCD815" w16cid:durableId="6574E549"/>
  <w16cid:commentId w16cid:paraId="6EC28B50" w16cid:durableId="2161D69B"/>
  <w16cid:commentId w16cid:paraId="0AC97FA9" w16cid:durableId="35AD4A31"/>
  <w16cid:commentId w16cid:paraId="3DD439FF" w16cid:durableId="181F5ABF"/>
  <w16cid:commentId w16cid:paraId="1E102530" w16cid:durableId="07DE51A3"/>
  <w16cid:commentId w16cid:paraId="1A9D3C11" w16cid:durableId="48577512"/>
  <w16cid:commentId w16cid:paraId="716D788A" w16cid:durableId="1A84DBD1"/>
  <w16cid:commentId w16cid:paraId="08A51070" w16cid:durableId="2587F368"/>
  <w16cid:commentId w16cid:paraId="0B7C01FE" w16cid:durableId="5674FE9F"/>
  <w16cid:commentId w16cid:paraId="1753A1C2" w16cid:durableId="774A940D"/>
  <w16cid:commentId w16cid:paraId="4CF01EE2" w16cid:durableId="490E6206"/>
  <w16cid:commentId w16cid:paraId="54EC1DD9" w16cid:durableId="6E0E16CD"/>
  <w16cid:commentId w16cid:paraId="4FF6EC66" w16cid:durableId="0AC8A409"/>
  <w16cid:commentId w16cid:paraId="62BA29C0" w16cid:durableId="76181EB8"/>
  <w16cid:commentId w16cid:paraId="1B98F548" w16cid:durableId="05BBB560"/>
  <w16cid:commentId w16cid:paraId="560685F9" w16cid:durableId="5A303F19"/>
  <w16cid:commentId w16cid:paraId="534E91D9" w16cid:durableId="615257FF"/>
  <w16cid:commentId w16cid:paraId="083E1D5C" w16cid:durableId="035CFFBB"/>
  <w16cid:commentId w16cid:paraId="51F8F8A2" w16cid:durableId="5C7FDFF8"/>
  <w16cid:commentId w16cid:paraId="4B643BF7" w16cid:durableId="087C05BC"/>
  <w16cid:commentId w16cid:paraId="5F5D4141" w16cid:durableId="27764275"/>
  <w16cid:commentId w16cid:paraId="716E2BD9" w16cid:durableId="312B39D5"/>
  <w16cid:commentId w16cid:paraId="264BF1B6" w16cid:durableId="6AD9368F"/>
  <w16cid:commentId w16cid:paraId="774C8321" w16cid:durableId="5C3A8BAB"/>
  <w16cid:commentId w16cid:paraId="12849BFC" w16cid:durableId="2FBC662F"/>
  <w16cid:commentId w16cid:paraId="2B7002C5" w16cid:durableId="1BA3ED26"/>
  <w16cid:commentId w16cid:paraId="69786081" w16cid:durableId="6C152667"/>
  <w16cid:commentId w16cid:paraId="2DCCD96F" w16cid:durableId="6090BA5D"/>
  <w16cid:commentId w16cid:paraId="57086154" w16cid:durableId="12324CBE"/>
  <w16cid:commentId w16cid:paraId="0C905AF7" w16cid:durableId="4144353F"/>
  <w16cid:commentId w16cid:paraId="778AAF26" w16cid:durableId="2AE47498"/>
  <w16cid:commentId w16cid:paraId="78352022" w16cid:durableId="27590088"/>
  <w16cid:commentId w16cid:paraId="0CDDB860" w16cid:durableId="547D9725"/>
  <w16cid:commentId w16cid:paraId="24FAF743" w16cid:durableId="0CC9DB36"/>
  <w16cid:commentId w16cid:paraId="131D21CF" w16cid:durableId="7D433E69"/>
  <w16cid:commentId w16cid:paraId="05ACB6EF" w16cid:durableId="08200EB4"/>
  <w16cid:commentId w16cid:paraId="55625B73" w16cid:durableId="744568E1"/>
  <w16cid:commentId w16cid:paraId="36C621F1" w16cid:durableId="6ACD2F98"/>
  <w16cid:commentId w16cid:paraId="57906D31" w16cid:durableId="5EF12BB8"/>
  <w16cid:commentId w16cid:paraId="7133A4DC" w16cid:durableId="1AED503D"/>
  <w16cid:commentId w16cid:paraId="5E6F6BEA" w16cid:durableId="1D8E90A4"/>
  <w16cid:commentId w16cid:paraId="512F8DE3" w16cid:durableId="103603F2"/>
  <w16cid:commentId w16cid:paraId="3E8AFD31" w16cid:durableId="14EF9C77"/>
  <w16cid:commentId w16cid:paraId="027C55D0" w16cid:durableId="485A78F8"/>
  <w16cid:commentId w16cid:paraId="7360ECF5" w16cid:durableId="7A00831A"/>
  <w16cid:commentId w16cid:paraId="7E16CF48" w16cid:durableId="22DCABDB"/>
  <w16cid:commentId w16cid:paraId="08BAF2EF" w16cid:durableId="72653016"/>
  <w16cid:commentId w16cid:paraId="78D6BB05" w16cid:durableId="188E63FA"/>
  <w16cid:commentId w16cid:paraId="57B973B8" w16cid:durableId="2FC61C17"/>
  <w16cid:commentId w16cid:paraId="50E9FA5D" w16cid:durableId="11F96F34"/>
  <w16cid:commentId w16cid:paraId="48518108" w16cid:durableId="186E8F39"/>
  <w16cid:commentId w16cid:paraId="270B40EA" w16cid:durableId="1A47B1A2"/>
  <w16cid:commentId w16cid:paraId="172EC084" w16cid:durableId="7E43153F"/>
  <w16cid:commentId w16cid:paraId="2425AD16" w16cid:durableId="7E9F97BB"/>
  <w16cid:commentId w16cid:paraId="1A947C9F" w16cid:durableId="0E173EDA"/>
  <w16cid:commentId w16cid:paraId="4DEFD4BC" w16cid:durableId="41DDC5B4"/>
  <w16cid:commentId w16cid:paraId="27923C23" w16cid:durableId="2A7DA722"/>
  <w16cid:commentId w16cid:paraId="74FCD713" w16cid:durableId="5D0252D3"/>
  <w16cid:commentId w16cid:paraId="0801BC9A" w16cid:durableId="73076191"/>
  <w16cid:commentId w16cid:paraId="2515F87F" w16cid:durableId="0C837B63"/>
  <w16cid:commentId w16cid:paraId="0B1C6315" w16cid:durableId="30391B34"/>
  <w16cid:commentId w16cid:paraId="1A249902" w16cid:durableId="6E5F03AD"/>
  <w16cid:commentId w16cid:paraId="23592027" w16cid:durableId="6511D8E5"/>
  <w16cid:commentId w16cid:paraId="1BEB5FF0" w16cid:durableId="10F9EB32"/>
  <w16cid:commentId w16cid:paraId="6AD894DB" w16cid:durableId="19E13246"/>
  <w16cid:commentId w16cid:paraId="65CAA448" w16cid:durableId="1FE91FF4"/>
  <w16cid:commentId w16cid:paraId="228F20B4" w16cid:durableId="41C386F3"/>
  <w16cid:commentId w16cid:paraId="67BE85FF" w16cid:durableId="3C56FC2F"/>
  <w16cid:commentId w16cid:paraId="4A34098A" w16cid:durableId="78C388A2"/>
  <w16cid:commentId w16cid:paraId="25FB341D" w16cid:durableId="66F9B748"/>
  <w16cid:commentId w16cid:paraId="24CEC931" w16cid:durableId="5AED1B4B"/>
  <w16cid:commentId w16cid:paraId="73D90DD6" w16cid:durableId="60923588"/>
  <w16cid:commentId w16cid:paraId="32F52849" w16cid:durableId="24ED0929"/>
  <w16cid:commentId w16cid:paraId="2D283C0B" w16cid:durableId="1CBE601A"/>
  <w16cid:commentId w16cid:paraId="668BC375" w16cid:durableId="3D780921"/>
  <w16cid:commentId w16cid:paraId="20A7DB4E" w16cid:durableId="357555BC"/>
  <w16cid:commentId w16cid:paraId="6D06A881" w16cid:durableId="05CCBE73"/>
  <w16cid:commentId w16cid:paraId="21D94F61" w16cid:durableId="6EB6DF06"/>
  <w16cid:commentId w16cid:paraId="7E447AAB" w16cid:durableId="24365879"/>
  <w16cid:commentId w16cid:paraId="0A536408" w16cid:durableId="338A0924"/>
  <w16cid:commentId w16cid:paraId="7C358785" w16cid:durableId="48412940"/>
  <w16cid:commentId w16cid:paraId="75C02C15" w16cid:durableId="48E6010E"/>
  <w16cid:commentId w16cid:paraId="441E3D61" w16cid:durableId="1240653C"/>
  <w16cid:commentId w16cid:paraId="465D413F" w16cid:durableId="5351475C"/>
  <w16cid:commentId w16cid:paraId="66C80247" w16cid:durableId="6DDFE626"/>
  <w16cid:commentId w16cid:paraId="284136FE" w16cid:durableId="064AB621"/>
  <w16cid:commentId w16cid:paraId="6A36E0F2" w16cid:durableId="1DAA59AF"/>
  <w16cid:commentId w16cid:paraId="5F716A97" w16cid:durableId="2378320A"/>
  <w16cid:commentId w16cid:paraId="3857C298" w16cid:durableId="0A75283E"/>
  <w16cid:commentId w16cid:paraId="1B9D8E5B" w16cid:durableId="75679266"/>
  <w16cid:commentId w16cid:paraId="71D7AA96" w16cid:durableId="49302A19"/>
  <w16cid:commentId w16cid:paraId="5F150621" w16cid:durableId="3D8D0165"/>
  <w16cid:commentId w16cid:paraId="6BCFA572" w16cid:durableId="25831C06"/>
  <w16cid:commentId w16cid:paraId="2A1D8252" w16cid:durableId="1FE2E8B7"/>
  <w16cid:commentId w16cid:paraId="48ADE4AA" w16cid:durableId="334B4F9B"/>
  <w16cid:commentId w16cid:paraId="192E8CDF" w16cid:durableId="2BBD86E9"/>
  <w16cid:commentId w16cid:paraId="1E8EDE04" w16cid:durableId="0983192D"/>
  <w16cid:commentId w16cid:paraId="70A29C1C" w16cid:durableId="038F019E"/>
  <w16cid:commentId w16cid:paraId="5336303A" w16cid:durableId="433FAC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5A90B" w14:textId="77777777" w:rsidR="002373B6" w:rsidRDefault="002373B6" w:rsidP="00AF255A">
      <w:r>
        <w:separator/>
      </w:r>
    </w:p>
  </w:endnote>
  <w:endnote w:type="continuationSeparator" w:id="0">
    <w:p w14:paraId="43CA211D" w14:textId="77777777" w:rsidR="002373B6" w:rsidRDefault="002373B6"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Courier-Bold">
    <w:altName w:val="Courier New"/>
    <w:panose1 w:val="020B0604020202020204"/>
    <w:charset w:val="00"/>
    <w:family w:val="moder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3A01" w14:textId="77777777" w:rsidR="002373B6" w:rsidRDefault="002373B6" w:rsidP="00AF255A">
      <w:r>
        <w:separator/>
      </w:r>
    </w:p>
  </w:footnote>
  <w:footnote w:type="continuationSeparator" w:id="0">
    <w:p w14:paraId="779E3856" w14:textId="77777777" w:rsidR="002373B6" w:rsidRDefault="002373B6"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nglein,Mark">
    <w15:presenceInfo w15:providerId="AD" w15:userId="S::mdstengl@colostate.edu::803dea41-9075-4a00-8784-3499d53c05d7"/>
  </w15:person>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30E8C"/>
    <w:rsid w:val="000321DE"/>
    <w:rsid w:val="0003486B"/>
    <w:rsid w:val="00037111"/>
    <w:rsid w:val="00042473"/>
    <w:rsid w:val="0004557F"/>
    <w:rsid w:val="0005174D"/>
    <w:rsid w:val="00051CBB"/>
    <w:rsid w:val="00051E58"/>
    <w:rsid w:val="0005265A"/>
    <w:rsid w:val="00054C2C"/>
    <w:rsid w:val="000553EB"/>
    <w:rsid w:val="0006275F"/>
    <w:rsid w:val="0006449A"/>
    <w:rsid w:val="00065CFD"/>
    <w:rsid w:val="000709C9"/>
    <w:rsid w:val="0007567D"/>
    <w:rsid w:val="00076A67"/>
    <w:rsid w:val="00081385"/>
    <w:rsid w:val="00084AF9"/>
    <w:rsid w:val="000858F8"/>
    <w:rsid w:val="0009058D"/>
    <w:rsid w:val="00095341"/>
    <w:rsid w:val="00096A57"/>
    <w:rsid w:val="00096E27"/>
    <w:rsid w:val="00097DB2"/>
    <w:rsid w:val="000A21E9"/>
    <w:rsid w:val="000A2B81"/>
    <w:rsid w:val="000A3936"/>
    <w:rsid w:val="000B063B"/>
    <w:rsid w:val="000B1DE0"/>
    <w:rsid w:val="000D1809"/>
    <w:rsid w:val="000D219D"/>
    <w:rsid w:val="000E3157"/>
    <w:rsid w:val="000E3926"/>
    <w:rsid w:val="000F4D25"/>
    <w:rsid w:val="000F6FD8"/>
    <w:rsid w:val="0010199A"/>
    <w:rsid w:val="00102A66"/>
    <w:rsid w:val="001055B7"/>
    <w:rsid w:val="00111BAA"/>
    <w:rsid w:val="00116549"/>
    <w:rsid w:val="001240C5"/>
    <w:rsid w:val="0012767D"/>
    <w:rsid w:val="001372C9"/>
    <w:rsid w:val="001420AC"/>
    <w:rsid w:val="00142E50"/>
    <w:rsid w:val="00146E63"/>
    <w:rsid w:val="00147646"/>
    <w:rsid w:val="00151991"/>
    <w:rsid w:val="00156385"/>
    <w:rsid w:val="00156F6E"/>
    <w:rsid w:val="00162D09"/>
    <w:rsid w:val="00164E26"/>
    <w:rsid w:val="00167261"/>
    <w:rsid w:val="001726F4"/>
    <w:rsid w:val="00172A8D"/>
    <w:rsid w:val="001758BA"/>
    <w:rsid w:val="00180311"/>
    <w:rsid w:val="00181A47"/>
    <w:rsid w:val="0019112A"/>
    <w:rsid w:val="00191DDD"/>
    <w:rsid w:val="00192F0F"/>
    <w:rsid w:val="001B21A7"/>
    <w:rsid w:val="001B3F09"/>
    <w:rsid w:val="001B58D3"/>
    <w:rsid w:val="001B7C01"/>
    <w:rsid w:val="001C3E85"/>
    <w:rsid w:val="001C6C7F"/>
    <w:rsid w:val="001D155E"/>
    <w:rsid w:val="001D223E"/>
    <w:rsid w:val="001D3B84"/>
    <w:rsid w:val="001D49F1"/>
    <w:rsid w:val="001D5C8A"/>
    <w:rsid w:val="001D7EE0"/>
    <w:rsid w:val="001E67AB"/>
    <w:rsid w:val="001F6FB9"/>
    <w:rsid w:val="001F717A"/>
    <w:rsid w:val="00202028"/>
    <w:rsid w:val="002044CA"/>
    <w:rsid w:val="00216F2A"/>
    <w:rsid w:val="00220A71"/>
    <w:rsid w:val="00226EB6"/>
    <w:rsid w:val="00235A87"/>
    <w:rsid w:val="002373B6"/>
    <w:rsid w:val="002458EE"/>
    <w:rsid w:val="002474A2"/>
    <w:rsid w:val="00252CCE"/>
    <w:rsid w:val="00255235"/>
    <w:rsid w:val="0025648D"/>
    <w:rsid w:val="0025706B"/>
    <w:rsid w:val="00257289"/>
    <w:rsid w:val="0026216A"/>
    <w:rsid w:val="00263851"/>
    <w:rsid w:val="00265C69"/>
    <w:rsid w:val="00282423"/>
    <w:rsid w:val="00283E7C"/>
    <w:rsid w:val="0028780E"/>
    <w:rsid w:val="00290D9B"/>
    <w:rsid w:val="00290FAD"/>
    <w:rsid w:val="0029546A"/>
    <w:rsid w:val="002A1C6B"/>
    <w:rsid w:val="002A505C"/>
    <w:rsid w:val="002B0B6D"/>
    <w:rsid w:val="002B1A7D"/>
    <w:rsid w:val="002C08C8"/>
    <w:rsid w:val="002C19AC"/>
    <w:rsid w:val="002C2EDD"/>
    <w:rsid w:val="002C62BF"/>
    <w:rsid w:val="002C6D73"/>
    <w:rsid w:val="002C7AF2"/>
    <w:rsid w:val="002D1889"/>
    <w:rsid w:val="002D5910"/>
    <w:rsid w:val="002E1444"/>
    <w:rsid w:val="002E5E02"/>
    <w:rsid w:val="002E5ED6"/>
    <w:rsid w:val="002F03E6"/>
    <w:rsid w:val="002F12DD"/>
    <w:rsid w:val="002F309F"/>
    <w:rsid w:val="002F408C"/>
    <w:rsid w:val="002F5529"/>
    <w:rsid w:val="00322067"/>
    <w:rsid w:val="00323D5B"/>
    <w:rsid w:val="00330C9F"/>
    <w:rsid w:val="003449BB"/>
    <w:rsid w:val="00350CA3"/>
    <w:rsid w:val="00351921"/>
    <w:rsid w:val="0035280A"/>
    <w:rsid w:val="00355883"/>
    <w:rsid w:val="00361782"/>
    <w:rsid w:val="003643D0"/>
    <w:rsid w:val="003676A2"/>
    <w:rsid w:val="00367C7B"/>
    <w:rsid w:val="00371D00"/>
    <w:rsid w:val="003728F3"/>
    <w:rsid w:val="0037441D"/>
    <w:rsid w:val="003751F7"/>
    <w:rsid w:val="00375863"/>
    <w:rsid w:val="00381A6A"/>
    <w:rsid w:val="00381EA9"/>
    <w:rsid w:val="00387629"/>
    <w:rsid w:val="003901C3"/>
    <w:rsid w:val="0039093A"/>
    <w:rsid w:val="003A1006"/>
    <w:rsid w:val="003A1098"/>
    <w:rsid w:val="003A451F"/>
    <w:rsid w:val="003A5CEC"/>
    <w:rsid w:val="003B003F"/>
    <w:rsid w:val="003B6010"/>
    <w:rsid w:val="003C3055"/>
    <w:rsid w:val="003D4DA6"/>
    <w:rsid w:val="003D50E6"/>
    <w:rsid w:val="003E3973"/>
    <w:rsid w:val="003E7DAD"/>
    <w:rsid w:val="003F10E5"/>
    <w:rsid w:val="003F43F0"/>
    <w:rsid w:val="003F5D8A"/>
    <w:rsid w:val="003F690D"/>
    <w:rsid w:val="00401012"/>
    <w:rsid w:val="004023D8"/>
    <w:rsid w:val="004028E5"/>
    <w:rsid w:val="004079E7"/>
    <w:rsid w:val="00407CF4"/>
    <w:rsid w:val="0041243B"/>
    <w:rsid w:val="00415D3A"/>
    <w:rsid w:val="0041633A"/>
    <w:rsid w:val="00421739"/>
    <w:rsid w:val="004271E5"/>
    <w:rsid w:val="00432241"/>
    <w:rsid w:val="0043658A"/>
    <w:rsid w:val="00442191"/>
    <w:rsid w:val="00446FAE"/>
    <w:rsid w:val="004536CB"/>
    <w:rsid w:val="00456285"/>
    <w:rsid w:val="004604B9"/>
    <w:rsid w:val="00465DCD"/>
    <w:rsid w:val="00466030"/>
    <w:rsid w:val="004664C1"/>
    <w:rsid w:val="00467563"/>
    <w:rsid w:val="00471ABC"/>
    <w:rsid w:val="00477151"/>
    <w:rsid w:val="00482493"/>
    <w:rsid w:val="004A4566"/>
    <w:rsid w:val="004B18B0"/>
    <w:rsid w:val="004B1DE5"/>
    <w:rsid w:val="004B2FE2"/>
    <w:rsid w:val="004B513C"/>
    <w:rsid w:val="004C0104"/>
    <w:rsid w:val="004C29FD"/>
    <w:rsid w:val="004C61A6"/>
    <w:rsid w:val="004C7DE3"/>
    <w:rsid w:val="004D41B2"/>
    <w:rsid w:val="004D731C"/>
    <w:rsid w:val="004E6A1E"/>
    <w:rsid w:val="004F4BCE"/>
    <w:rsid w:val="004F6C7E"/>
    <w:rsid w:val="005025F9"/>
    <w:rsid w:val="00505B29"/>
    <w:rsid w:val="00505B87"/>
    <w:rsid w:val="00510902"/>
    <w:rsid w:val="00511935"/>
    <w:rsid w:val="00511D11"/>
    <w:rsid w:val="005125E7"/>
    <w:rsid w:val="00514F70"/>
    <w:rsid w:val="00522D59"/>
    <w:rsid w:val="005246B1"/>
    <w:rsid w:val="00524DAF"/>
    <w:rsid w:val="00525921"/>
    <w:rsid w:val="005272EB"/>
    <w:rsid w:val="00533DDA"/>
    <w:rsid w:val="00535298"/>
    <w:rsid w:val="00537428"/>
    <w:rsid w:val="00541F85"/>
    <w:rsid w:val="00541FBD"/>
    <w:rsid w:val="00542016"/>
    <w:rsid w:val="00543658"/>
    <w:rsid w:val="00547DB7"/>
    <w:rsid w:val="00550630"/>
    <w:rsid w:val="00552117"/>
    <w:rsid w:val="005640D5"/>
    <w:rsid w:val="0056426F"/>
    <w:rsid w:val="0057243B"/>
    <w:rsid w:val="0058074F"/>
    <w:rsid w:val="005817AD"/>
    <w:rsid w:val="00584472"/>
    <w:rsid w:val="00590A12"/>
    <w:rsid w:val="00591612"/>
    <w:rsid w:val="00592984"/>
    <w:rsid w:val="00594E82"/>
    <w:rsid w:val="005A19E9"/>
    <w:rsid w:val="005A306E"/>
    <w:rsid w:val="005A32C1"/>
    <w:rsid w:val="005A6785"/>
    <w:rsid w:val="005A77AB"/>
    <w:rsid w:val="005B26F3"/>
    <w:rsid w:val="005B2FB6"/>
    <w:rsid w:val="005B6F6A"/>
    <w:rsid w:val="005C2521"/>
    <w:rsid w:val="005C2AA0"/>
    <w:rsid w:val="005C2B46"/>
    <w:rsid w:val="005C4C2E"/>
    <w:rsid w:val="005C4CE8"/>
    <w:rsid w:val="005D0CFB"/>
    <w:rsid w:val="005D571B"/>
    <w:rsid w:val="005D5E35"/>
    <w:rsid w:val="005E05A5"/>
    <w:rsid w:val="005E307A"/>
    <w:rsid w:val="005E347A"/>
    <w:rsid w:val="005E4DA0"/>
    <w:rsid w:val="005E4EFB"/>
    <w:rsid w:val="005F12DB"/>
    <w:rsid w:val="005F153F"/>
    <w:rsid w:val="005F6F74"/>
    <w:rsid w:val="00602B22"/>
    <w:rsid w:val="00603970"/>
    <w:rsid w:val="006075CF"/>
    <w:rsid w:val="00610960"/>
    <w:rsid w:val="00613746"/>
    <w:rsid w:val="00616CBF"/>
    <w:rsid w:val="006200EA"/>
    <w:rsid w:val="006222BE"/>
    <w:rsid w:val="00631ADB"/>
    <w:rsid w:val="006361A2"/>
    <w:rsid w:val="006363E1"/>
    <w:rsid w:val="006413C2"/>
    <w:rsid w:val="00641623"/>
    <w:rsid w:val="006444BA"/>
    <w:rsid w:val="0064613C"/>
    <w:rsid w:val="00647BB8"/>
    <w:rsid w:val="00651CEC"/>
    <w:rsid w:val="00654B1C"/>
    <w:rsid w:val="006558CD"/>
    <w:rsid w:val="006569A3"/>
    <w:rsid w:val="006603B1"/>
    <w:rsid w:val="00662F11"/>
    <w:rsid w:val="00663522"/>
    <w:rsid w:val="006661BC"/>
    <w:rsid w:val="00673029"/>
    <w:rsid w:val="00674CDD"/>
    <w:rsid w:val="006778E7"/>
    <w:rsid w:val="00680287"/>
    <w:rsid w:val="00690C85"/>
    <w:rsid w:val="0069340C"/>
    <w:rsid w:val="0069679F"/>
    <w:rsid w:val="006B0BAE"/>
    <w:rsid w:val="006B127D"/>
    <w:rsid w:val="006B13D0"/>
    <w:rsid w:val="006B20E3"/>
    <w:rsid w:val="006B3066"/>
    <w:rsid w:val="006B3DE7"/>
    <w:rsid w:val="006C48B4"/>
    <w:rsid w:val="006C74D5"/>
    <w:rsid w:val="006D2294"/>
    <w:rsid w:val="006D22A5"/>
    <w:rsid w:val="006D3151"/>
    <w:rsid w:val="006E1B2C"/>
    <w:rsid w:val="006F48DB"/>
    <w:rsid w:val="006F749B"/>
    <w:rsid w:val="007007A7"/>
    <w:rsid w:val="007110EB"/>
    <w:rsid w:val="007139F1"/>
    <w:rsid w:val="007248B7"/>
    <w:rsid w:val="007273AE"/>
    <w:rsid w:val="007307A4"/>
    <w:rsid w:val="00730FBC"/>
    <w:rsid w:val="0073509A"/>
    <w:rsid w:val="007375C8"/>
    <w:rsid w:val="00746E60"/>
    <w:rsid w:val="00747A62"/>
    <w:rsid w:val="007555C1"/>
    <w:rsid w:val="007609BB"/>
    <w:rsid w:val="00763D4F"/>
    <w:rsid w:val="00773A92"/>
    <w:rsid w:val="007740D7"/>
    <w:rsid w:val="00775F36"/>
    <w:rsid w:val="00781290"/>
    <w:rsid w:val="00783917"/>
    <w:rsid w:val="00786908"/>
    <w:rsid w:val="007919E6"/>
    <w:rsid w:val="00792BC0"/>
    <w:rsid w:val="007A06D0"/>
    <w:rsid w:val="007A560E"/>
    <w:rsid w:val="007A59F0"/>
    <w:rsid w:val="007B249E"/>
    <w:rsid w:val="007C2904"/>
    <w:rsid w:val="007C35CB"/>
    <w:rsid w:val="007C3864"/>
    <w:rsid w:val="007C5AA4"/>
    <w:rsid w:val="007D5BEB"/>
    <w:rsid w:val="007F068E"/>
    <w:rsid w:val="007F2AD5"/>
    <w:rsid w:val="007F5675"/>
    <w:rsid w:val="007F78F4"/>
    <w:rsid w:val="00802410"/>
    <w:rsid w:val="00803BEA"/>
    <w:rsid w:val="00812026"/>
    <w:rsid w:val="00815B6F"/>
    <w:rsid w:val="0081635E"/>
    <w:rsid w:val="00816656"/>
    <w:rsid w:val="00821245"/>
    <w:rsid w:val="008246BA"/>
    <w:rsid w:val="0083169E"/>
    <w:rsid w:val="00834C74"/>
    <w:rsid w:val="00834D66"/>
    <w:rsid w:val="008354C7"/>
    <w:rsid w:val="00840F4E"/>
    <w:rsid w:val="00841F55"/>
    <w:rsid w:val="00847D9F"/>
    <w:rsid w:val="008506FD"/>
    <w:rsid w:val="0085164F"/>
    <w:rsid w:val="008603AA"/>
    <w:rsid w:val="008611DA"/>
    <w:rsid w:val="008627E3"/>
    <w:rsid w:val="0087335A"/>
    <w:rsid w:val="008747AD"/>
    <w:rsid w:val="00880DB1"/>
    <w:rsid w:val="00884204"/>
    <w:rsid w:val="00886675"/>
    <w:rsid w:val="00897CD3"/>
    <w:rsid w:val="00897E5E"/>
    <w:rsid w:val="00897EBE"/>
    <w:rsid w:val="008A1463"/>
    <w:rsid w:val="008A4991"/>
    <w:rsid w:val="008A791C"/>
    <w:rsid w:val="008B3DC3"/>
    <w:rsid w:val="008B57C6"/>
    <w:rsid w:val="008C1550"/>
    <w:rsid w:val="008C5374"/>
    <w:rsid w:val="008C542D"/>
    <w:rsid w:val="008E38EA"/>
    <w:rsid w:val="008E6BC4"/>
    <w:rsid w:val="008E7E2D"/>
    <w:rsid w:val="008F2CF2"/>
    <w:rsid w:val="008F3479"/>
    <w:rsid w:val="008F3850"/>
    <w:rsid w:val="008F3934"/>
    <w:rsid w:val="008F73B3"/>
    <w:rsid w:val="008F7551"/>
    <w:rsid w:val="008F7E5E"/>
    <w:rsid w:val="0090139D"/>
    <w:rsid w:val="00901811"/>
    <w:rsid w:val="00903679"/>
    <w:rsid w:val="00905940"/>
    <w:rsid w:val="00907C9D"/>
    <w:rsid w:val="00907D17"/>
    <w:rsid w:val="0091520E"/>
    <w:rsid w:val="0092034F"/>
    <w:rsid w:val="00921649"/>
    <w:rsid w:val="00922ED0"/>
    <w:rsid w:val="009359A0"/>
    <w:rsid w:val="0093677A"/>
    <w:rsid w:val="00940E16"/>
    <w:rsid w:val="0094106B"/>
    <w:rsid w:val="009460C0"/>
    <w:rsid w:val="0094697A"/>
    <w:rsid w:val="00946E3E"/>
    <w:rsid w:val="00957D54"/>
    <w:rsid w:val="00962FA9"/>
    <w:rsid w:val="00971DFF"/>
    <w:rsid w:val="00971F74"/>
    <w:rsid w:val="00973627"/>
    <w:rsid w:val="009757C3"/>
    <w:rsid w:val="00981B78"/>
    <w:rsid w:val="009844B3"/>
    <w:rsid w:val="009865CB"/>
    <w:rsid w:val="0099257B"/>
    <w:rsid w:val="009974D6"/>
    <w:rsid w:val="009A0C07"/>
    <w:rsid w:val="009A5B7B"/>
    <w:rsid w:val="009A7383"/>
    <w:rsid w:val="009B1B6E"/>
    <w:rsid w:val="009B2467"/>
    <w:rsid w:val="009B37AF"/>
    <w:rsid w:val="009C7CA6"/>
    <w:rsid w:val="009D4C11"/>
    <w:rsid w:val="009D5865"/>
    <w:rsid w:val="009E46CA"/>
    <w:rsid w:val="009F08D9"/>
    <w:rsid w:val="009F0D35"/>
    <w:rsid w:val="009F3CF0"/>
    <w:rsid w:val="009F41DD"/>
    <w:rsid w:val="009F5096"/>
    <w:rsid w:val="00A01501"/>
    <w:rsid w:val="00A05B66"/>
    <w:rsid w:val="00A11028"/>
    <w:rsid w:val="00A15842"/>
    <w:rsid w:val="00A164DD"/>
    <w:rsid w:val="00A166B0"/>
    <w:rsid w:val="00A34120"/>
    <w:rsid w:val="00A34AD4"/>
    <w:rsid w:val="00A36BC3"/>
    <w:rsid w:val="00A53FD5"/>
    <w:rsid w:val="00A559EE"/>
    <w:rsid w:val="00A55EC4"/>
    <w:rsid w:val="00A65515"/>
    <w:rsid w:val="00A67FDB"/>
    <w:rsid w:val="00A85606"/>
    <w:rsid w:val="00A94DFE"/>
    <w:rsid w:val="00AB1EBF"/>
    <w:rsid w:val="00AB7EF8"/>
    <w:rsid w:val="00AB7F11"/>
    <w:rsid w:val="00AC567E"/>
    <w:rsid w:val="00AC67B9"/>
    <w:rsid w:val="00AC7862"/>
    <w:rsid w:val="00AC7B5F"/>
    <w:rsid w:val="00AC7C5F"/>
    <w:rsid w:val="00AD1B42"/>
    <w:rsid w:val="00AE230E"/>
    <w:rsid w:val="00AE26F5"/>
    <w:rsid w:val="00AE49C3"/>
    <w:rsid w:val="00AF0964"/>
    <w:rsid w:val="00AF1E98"/>
    <w:rsid w:val="00AF255A"/>
    <w:rsid w:val="00AF369B"/>
    <w:rsid w:val="00AF5B12"/>
    <w:rsid w:val="00AF5DEF"/>
    <w:rsid w:val="00B06817"/>
    <w:rsid w:val="00B119B3"/>
    <w:rsid w:val="00B168F4"/>
    <w:rsid w:val="00B258ED"/>
    <w:rsid w:val="00B27622"/>
    <w:rsid w:val="00B32DED"/>
    <w:rsid w:val="00B3415B"/>
    <w:rsid w:val="00B46272"/>
    <w:rsid w:val="00B557DF"/>
    <w:rsid w:val="00B5591D"/>
    <w:rsid w:val="00B56963"/>
    <w:rsid w:val="00B65FDD"/>
    <w:rsid w:val="00B7070C"/>
    <w:rsid w:val="00B71B44"/>
    <w:rsid w:val="00B7245C"/>
    <w:rsid w:val="00B748DE"/>
    <w:rsid w:val="00B80E98"/>
    <w:rsid w:val="00B83BCC"/>
    <w:rsid w:val="00B84B39"/>
    <w:rsid w:val="00B9423B"/>
    <w:rsid w:val="00B94D81"/>
    <w:rsid w:val="00B97576"/>
    <w:rsid w:val="00BA0FCB"/>
    <w:rsid w:val="00BA311C"/>
    <w:rsid w:val="00BB287D"/>
    <w:rsid w:val="00BB2E9F"/>
    <w:rsid w:val="00BB37A8"/>
    <w:rsid w:val="00BB699E"/>
    <w:rsid w:val="00BB73AD"/>
    <w:rsid w:val="00BB7E2D"/>
    <w:rsid w:val="00BC0856"/>
    <w:rsid w:val="00BC0FCB"/>
    <w:rsid w:val="00BC1278"/>
    <w:rsid w:val="00BC1F7B"/>
    <w:rsid w:val="00BC3D5F"/>
    <w:rsid w:val="00BC651E"/>
    <w:rsid w:val="00BD38A7"/>
    <w:rsid w:val="00BE0C36"/>
    <w:rsid w:val="00BE1ECB"/>
    <w:rsid w:val="00BE7E27"/>
    <w:rsid w:val="00BF2330"/>
    <w:rsid w:val="00BF3CD4"/>
    <w:rsid w:val="00C06870"/>
    <w:rsid w:val="00C06CAD"/>
    <w:rsid w:val="00C12B9A"/>
    <w:rsid w:val="00C216F2"/>
    <w:rsid w:val="00C21F48"/>
    <w:rsid w:val="00C2562B"/>
    <w:rsid w:val="00C26DB3"/>
    <w:rsid w:val="00C27B4E"/>
    <w:rsid w:val="00C311F6"/>
    <w:rsid w:val="00C35D34"/>
    <w:rsid w:val="00C36425"/>
    <w:rsid w:val="00C37458"/>
    <w:rsid w:val="00C47E76"/>
    <w:rsid w:val="00C53DA1"/>
    <w:rsid w:val="00C54960"/>
    <w:rsid w:val="00C565AE"/>
    <w:rsid w:val="00C56D4D"/>
    <w:rsid w:val="00C757FB"/>
    <w:rsid w:val="00C75C6A"/>
    <w:rsid w:val="00C767D7"/>
    <w:rsid w:val="00C80F67"/>
    <w:rsid w:val="00C87F32"/>
    <w:rsid w:val="00C93FDC"/>
    <w:rsid w:val="00C96596"/>
    <w:rsid w:val="00CA35E2"/>
    <w:rsid w:val="00CA5A71"/>
    <w:rsid w:val="00CA5B6A"/>
    <w:rsid w:val="00CA7501"/>
    <w:rsid w:val="00CA7EB5"/>
    <w:rsid w:val="00CB524A"/>
    <w:rsid w:val="00CB71FE"/>
    <w:rsid w:val="00CC0C29"/>
    <w:rsid w:val="00CC51AE"/>
    <w:rsid w:val="00CC6D98"/>
    <w:rsid w:val="00CD03F0"/>
    <w:rsid w:val="00CD0AF9"/>
    <w:rsid w:val="00CD3813"/>
    <w:rsid w:val="00CD7C93"/>
    <w:rsid w:val="00CD7E1E"/>
    <w:rsid w:val="00CE018B"/>
    <w:rsid w:val="00CF0F73"/>
    <w:rsid w:val="00CF205B"/>
    <w:rsid w:val="00CF303A"/>
    <w:rsid w:val="00CF3AE3"/>
    <w:rsid w:val="00D02166"/>
    <w:rsid w:val="00D07358"/>
    <w:rsid w:val="00D077DA"/>
    <w:rsid w:val="00D10830"/>
    <w:rsid w:val="00D11775"/>
    <w:rsid w:val="00D165E2"/>
    <w:rsid w:val="00D2179E"/>
    <w:rsid w:val="00D33005"/>
    <w:rsid w:val="00D3360F"/>
    <w:rsid w:val="00D36695"/>
    <w:rsid w:val="00D3689C"/>
    <w:rsid w:val="00D421F5"/>
    <w:rsid w:val="00D4340E"/>
    <w:rsid w:val="00D4631F"/>
    <w:rsid w:val="00D467A1"/>
    <w:rsid w:val="00D54DB7"/>
    <w:rsid w:val="00D5624C"/>
    <w:rsid w:val="00D6686D"/>
    <w:rsid w:val="00D66EA5"/>
    <w:rsid w:val="00D67639"/>
    <w:rsid w:val="00D74BA7"/>
    <w:rsid w:val="00D80A7D"/>
    <w:rsid w:val="00D84535"/>
    <w:rsid w:val="00D8477A"/>
    <w:rsid w:val="00D86FE9"/>
    <w:rsid w:val="00DA4E1F"/>
    <w:rsid w:val="00DA5503"/>
    <w:rsid w:val="00DB0180"/>
    <w:rsid w:val="00DB6CA4"/>
    <w:rsid w:val="00DC1005"/>
    <w:rsid w:val="00DC22AB"/>
    <w:rsid w:val="00DC2B38"/>
    <w:rsid w:val="00DC78CB"/>
    <w:rsid w:val="00DD06C2"/>
    <w:rsid w:val="00DD2270"/>
    <w:rsid w:val="00DD45FB"/>
    <w:rsid w:val="00DD515E"/>
    <w:rsid w:val="00DD52CF"/>
    <w:rsid w:val="00DE13A0"/>
    <w:rsid w:val="00DE34FA"/>
    <w:rsid w:val="00DF15F8"/>
    <w:rsid w:val="00DF6073"/>
    <w:rsid w:val="00DF6183"/>
    <w:rsid w:val="00E026FB"/>
    <w:rsid w:val="00E102E0"/>
    <w:rsid w:val="00E11D65"/>
    <w:rsid w:val="00E1543A"/>
    <w:rsid w:val="00E22DA7"/>
    <w:rsid w:val="00E2403B"/>
    <w:rsid w:val="00E30AF2"/>
    <w:rsid w:val="00E31D2C"/>
    <w:rsid w:val="00E41F25"/>
    <w:rsid w:val="00E420BE"/>
    <w:rsid w:val="00E479FD"/>
    <w:rsid w:val="00E47FDA"/>
    <w:rsid w:val="00E57B47"/>
    <w:rsid w:val="00E600FC"/>
    <w:rsid w:val="00E614F3"/>
    <w:rsid w:val="00E651F2"/>
    <w:rsid w:val="00E731A6"/>
    <w:rsid w:val="00E822D1"/>
    <w:rsid w:val="00E82364"/>
    <w:rsid w:val="00E849FC"/>
    <w:rsid w:val="00E860EA"/>
    <w:rsid w:val="00E87651"/>
    <w:rsid w:val="00E908D1"/>
    <w:rsid w:val="00E91211"/>
    <w:rsid w:val="00E9385E"/>
    <w:rsid w:val="00E94176"/>
    <w:rsid w:val="00E96824"/>
    <w:rsid w:val="00E97611"/>
    <w:rsid w:val="00EA1824"/>
    <w:rsid w:val="00EB0CB7"/>
    <w:rsid w:val="00EB3A05"/>
    <w:rsid w:val="00EC36E5"/>
    <w:rsid w:val="00EC5FA5"/>
    <w:rsid w:val="00EE2E99"/>
    <w:rsid w:val="00EE772B"/>
    <w:rsid w:val="00F007F9"/>
    <w:rsid w:val="00F06884"/>
    <w:rsid w:val="00F073D8"/>
    <w:rsid w:val="00F14D4B"/>
    <w:rsid w:val="00F16F5F"/>
    <w:rsid w:val="00F1757E"/>
    <w:rsid w:val="00F256BB"/>
    <w:rsid w:val="00F337C8"/>
    <w:rsid w:val="00F40042"/>
    <w:rsid w:val="00F40749"/>
    <w:rsid w:val="00F40848"/>
    <w:rsid w:val="00F4410E"/>
    <w:rsid w:val="00F444F7"/>
    <w:rsid w:val="00F506C5"/>
    <w:rsid w:val="00F53FC5"/>
    <w:rsid w:val="00F54B1F"/>
    <w:rsid w:val="00F54D39"/>
    <w:rsid w:val="00F7053F"/>
    <w:rsid w:val="00F766FE"/>
    <w:rsid w:val="00F80412"/>
    <w:rsid w:val="00F8253D"/>
    <w:rsid w:val="00F87B84"/>
    <w:rsid w:val="00F9359D"/>
    <w:rsid w:val="00F944DD"/>
    <w:rsid w:val="00F952D4"/>
    <w:rsid w:val="00FB2BC1"/>
    <w:rsid w:val="00FC2AE1"/>
    <w:rsid w:val="00FC4547"/>
    <w:rsid w:val="00FD68DF"/>
    <w:rsid w:val="00FD6966"/>
    <w:rsid w:val="00FD71F5"/>
    <w:rsid w:val="00FE2718"/>
    <w:rsid w:val="00FE319C"/>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cademic.oup.com/mbe/article/22/5/1208/1066893"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image" Target="media/image27.png"/><Relationship Id="rId21" Type="http://schemas.openxmlformats.org/officeDocument/2006/relationships/image" Target="media/image9.emf"/><Relationship Id="rId34" Type="http://schemas.openxmlformats.org/officeDocument/2006/relationships/image" Target="media/image22.png"/><Relationship Id="rId42" Type="http://schemas.openxmlformats.org/officeDocument/2006/relationships/image" Target="media/image30.emf"/><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image" Target="media/image43.emf"/><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1" Type="http://schemas.microsoft.com/office/2018/08/relationships/commentsExtensible" Target="commentsExtensible.xm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hyperlink" Target="https://github.com/stenglein-lab/species_id" TargetMode="External"/><Relationship Id="rId5" Type="http://schemas.openxmlformats.org/officeDocument/2006/relationships/webSettings" Target="webSettings.xml"/><Relationship Id="rId61" Type="http://schemas.microsoft.com/office/2011/relationships/people" Target="people.xml"/><Relationship Id="rId19" Type="http://schemas.openxmlformats.org/officeDocument/2006/relationships/image" Target="media/image7.emf"/><Relationship Id="rId14" Type="http://schemas.openxmlformats.org/officeDocument/2006/relationships/image" Target="media/image2.emf"/><Relationship Id="rId22" Type="http://schemas.openxmlformats.org/officeDocument/2006/relationships/image" Target="media/image10.tif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png"/><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emf"/><Relationship Id="rId8" Type="http://schemas.openxmlformats.org/officeDocument/2006/relationships/comments" Target="comments.xml"/><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hyperlink" Target="mailto:Mark.Stenglein@colostate.edu" TargetMode="Externa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emf"/><Relationship Id="rId59" Type="http://schemas.openxmlformats.org/officeDocument/2006/relationships/hyperlink" Target="https://github.com/LKeene/DiverseCollections" TargetMode="External"/><Relationship Id="rId20" Type="http://schemas.openxmlformats.org/officeDocument/2006/relationships/image" Target="media/image8.emf"/><Relationship Id="rId41" Type="http://schemas.openxmlformats.org/officeDocument/2006/relationships/image" Target="media/image29.png"/><Relationship Id="rId54" Type="http://schemas.openxmlformats.org/officeDocument/2006/relationships/image" Target="media/image42.emf"/><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tiff"/><Relationship Id="rId28" Type="http://schemas.openxmlformats.org/officeDocument/2006/relationships/image" Target="media/image16.emf"/><Relationship Id="rId36" Type="http://schemas.openxmlformats.org/officeDocument/2006/relationships/image" Target="media/image24.png"/><Relationship Id="rId49" Type="http://schemas.openxmlformats.org/officeDocument/2006/relationships/image" Target="media/image37.emf"/><Relationship Id="rId57" Type="http://schemas.openxmlformats.org/officeDocument/2006/relationships/hyperlink" Target="https://github.com/stenglein-lab/taxonomy_pipeline" TargetMode="External"/><Relationship Id="rId10" Type="http://schemas.microsoft.com/office/2016/09/relationships/commentsIds" Target="commentsIds.xml"/><Relationship Id="rId31" Type="http://schemas.openxmlformats.org/officeDocument/2006/relationships/image" Target="media/image19.emf"/><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38877D6324F7794C81927D50CD5E1E33"/>
        <w:category>
          <w:name w:val="General"/>
          <w:gallery w:val="placeholder"/>
        </w:category>
        <w:types>
          <w:type w:val="bbPlcHdr"/>
        </w:types>
        <w:behaviors>
          <w:behavior w:val="content"/>
        </w:behaviors>
        <w:guid w:val="{63472C07-C87B-E544-8595-DAEC11664543}"/>
      </w:docPartPr>
      <w:docPartBody>
        <w:p w:rsidR="00CC7F6E" w:rsidRDefault="00C118B9" w:rsidP="00C118B9">
          <w:pPr>
            <w:pStyle w:val="38877D6324F7794C81927D50CD5E1E33"/>
          </w:pPr>
          <w:r w:rsidRPr="006F7787">
            <w:rPr>
              <w:rStyle w:val="PlaceholderText"/>
            </w:rPr>
            <w:t>Click or tap here to enter text.</w:t>
          </w:r>
        </w:p>
      </w:docPartBody>
    </w:docPart>
    <w:docPart>
      <w:docPartPr>
        <w:name w:val="53046B9A68FBB14DB10DF72B5BA9E4A3"/>
        <w:category>
          <w:name w:val="General"/>
          <w:gallery w:val="placeholder"/>
        </w:category>
        <w:types>
          <w:type w:val="bbPlcHdr"/>
        </w:types>
        <w:behaviors>
          <w:behavior w:val="content"/>
        </w:behaviors>
        <w:guid w:val="{1E48DB94-740D-714A-98DC-0E142A441114}"/>
      </w:docPartPr>
      <w:docPartBody>
        <w:p w:rsidR="00CC7F6E" w:rsidRDefault="00C118B9" w:rsidP="00C118B9">
          <w:pPr>
            <w:pStyle w:val="53046B9A68FBB14DB10DF72B5BA9E4A3"/>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000000"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000000"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000000"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000000" w:rsidRDefault="004E0484" w:rsidP="004E0484">
          <w:pPr>
            <w:pStyle w:val="25D0F709A5F26E4091E73683A3E76604"/>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Courier-Bold">
    <w:altName w:val="Courier New"/>
    <w:panose1 w:val="020B0604020202020204"/>
    <w:charset w:val="00"/>
    <w:family w:val="moder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27559"/>
    <w:rsid w:val="000D2798"/>
    <w:rsid w:val="00191633"/>
    <w:rsid w:val="0026216A"/>
    <w:rsid w:val="002B1A7D"/>
    <w:rsid w:val="002F408C"/>
    <w:rsid w:val="00350BC8"/>
    <w:rsid w:val="00381EA9"/>
    <w:rsid w:val="003C1DBC"/>
    <w:rsid w:val="004E0484"/>
    <w:rsid w:val="00646E4F"/>
    <w:rsid w:val="006D2767"/>
    <w:rsid w:val="006D3151"/>
    <w:rsid w:val="007F2869"/>
    <w:rsid w:val="00885254"/>
    <w:rsid w:val="008C542D"/>
    <w:rsid w:val="00A352E1"/>
    <w:rsid w:val="00A35DD8"/>
    <w:rsid w:val="00A978F9"/>
    <w:rsid w:val="00AF537B"/>
    <w:rsid w:val="00BB37A8"/>
    <w:rsid w:val="00C118B9"/>
    <w:rsid w:val="00C72EF9"/>
    <w:rsid w:val="00C82854"/>
    <w:rsid w:val="00CB57CC"/>
    <w:rsid w:val="00CC7F6E"/>
    <w:rsid w:val="00CD613D"/>
    <w:rsid w:val="00DB6CA4"/>
    <w:rsid w:val="00E07A38"/>
    <w:rsid w:val="00E22DA7"/>
    <w:rsid w:val="00ED7E3B"/>
    <w:rsid w:val="00F30064"/>
    <w:rsid w:val="00F54B1F"/>
    <w:rsid w:val="00F95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484"/>
    <w:rPr>
      <w:color w:val="666666"/>
    </w:rPr>
  </w:style>
  <w:style w:type="paragraph" w:customStyle="1" w:styleId="1B50628153B71548878DC177A5D0A46C">
    <w:name w:val="1B50628153B71548878DC177A5D0A46C"/>
    <w:rsid w:val="00CB57CC"/>
  </w:style>
  <w:style w:type="paragraph" w:customStyle="1" w:styleId="38877D6324F7794C81927D50CD5E1E33">
    <w:name w:val="38877D6324F7794C81927D50CD5E1E33"/>
    <w:rsid w:val="00C118B9"/>
  </w:style>
  <w:style w:type="paragraph" w:customStyle="1" w:styleId="53046B9A68FBB14DB10DF72B5BA9E4A3">
    <w:name w:val="53046B9A68FBB14DB10DF72B5BA9E4A3"/>
    <w:rsid w:val="00C118B9"/>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33A249B88E879740BAF0589586AE0DF9">
    <w:name w:val="33A249B88E879740BAF0589586AE0DF9"/>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citationID&quot;:&quot;MENDELEY_CITATION_725316ba-4597-4315-a15c-ecd4cb92568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d0a3142a-a603-4c33-805b-4e9d0dcb5e77&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3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XX0=&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citationID&quot;:&quot;MENDELEY_CITATION_89fe111b-a571-4f97-b2eb-7ad3831a12cf&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lmZTExMWItYTU3MS00Zjk3LWIyZWItN2FkMzgzMWExMmNm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437286b-eac5-4f52-af9c-bf3e627ed322&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DQzNzI4NmItZWFjNS00ZjUyLWFmOWMtYmYzZTYyN2VkMzIy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6defacf5-122b-4847-a6cd-6326daf48fe4&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&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71abce43-85ee-4e9f-b183-4922fccb8003&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zFhYmNlNDMtODVlZS00ZTlmLWIxODMtNDkyMmZjY2I4MDAz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c216aec2-1d45-4606-8c0c-522a8c4d9ae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zIxNmFlYzItMWQ0NS00NjA2LThjMGMtNTIyYThjNGQ5YWU3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797360c-09db-492a-b950-c6be93da1819&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ZDc5NzM2MGMtMDlkYi00OTJhLWI5NTAtYzZiZTkzZGExODE5IiwicHJvcGVydGllcyI6eyJub3RlSW5kZXgiOjB9LCJpc0VkaXRlZCI6ZmFsc2UsIm1hbnVhbE92ZXJyaWRlIjp7ImlzTWFudWFsbHlPdmVycmlkZGVuIjpmYWxzZSwiY2l0ZXByb2NUZXh0IjoiPHN1cD4xMSwxMj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quot;,&quot;citationItems&quot;:[{&quot;id&quot;:&quot;d2213696-40f6-3fc6-ad36-a24c008f4884&quot;,&quot;itemData&quot;:{&quot;type&quot;:&quot;article-journal&quot;,&quot;id&quot;:&quot;d2213696-40f6-3fc6-ad36-a24c008f4884&quot;,&quot;title&quot;:&quot;A Novel Partitivirus That Confers Hypovirulence on Plant Pathogenic Fungi&quot;,&quot;author&quot;:[{&quot;family&quot;:&quot;Xiao&quot;,&quot;given&quot;:&quot;Xueqiong&quot;,&quot;parse-names&quot;:false,&quot;dropping-particle&quot;:&quot;&quot;,&quot;non-dropping-particle&quot;:&quot;&quot;},{&quot;family&quot;:&quot;Cheng&quot;,&quot;given&quot;:&quot;Jiasen&quot;,&quot;parse-names&quot;:false,&quot;dropping-particle&quot;:&quot;&quot;,&quot;non-dropping-particle&quot;:&quot;&quot;},{&quot;family&quot;:&quot;Tang&quot;,&quot;given&quot;:&quot;Jinghua&quot;,&quot;parse-names&quot;:false,&quot;dropping-particle&quot;:&quot;&quot;,&quot;non-dropping-particle&quot;:&quot;&quot;},{&quot;family&quot;:&quot;Fu&quot;,&quot;given&quot;:&quot;Yanping&quot;,&quot;parse-names&quot;:false,&quot;dropping-particle&quot;:&quot;&quot;,&quot;non-dropping-particle&quot;:&quot;&quot;},{&quot;family&quot;:&quot;Jiang&quot;,&quot;given&quot;:&quot;Daohong&quot;,&quot;parse-names&quot;:false,&quot;dropping-particle&quot;:&quot;&quot;,&quot;non-dropping-particle&quot;:&quot;&quot;},{&quot;family&quot;:&quot;Baker&quot;,&quot;given&quot;:&quot;Timothy S.&quot;,&quot;parse-names&quot;:false,&quot;dropping-particle&quot;:&quot;&quot;,&quot;non-dropping-particle&quot;:&quot;&quot;},{&quot;family&quot;:&quot;Ghabrial&quot;,&quot;given&quot;:&quot;Said A.&quot;,&quot;parse-names&quot;:false,&quot;dropping-particle&quot;:&quot;&quot;,&quot;non-dropping-particle&quot;:&quot;&quot;},{&quot;family&quot;:&quot;Xie&quot;,&quot;given&quot;:&quot;Jiatao&quot;,&quot;parse-names&quot;:false,&quot;dropping-particle&quot;:&quot;&quot;,&quot;non-dropping-particle&quot;:&quot;&quot;}],&quot;container-title&quot;:&quot;Journal of Virology&quot;,&quot;container-title-short&quot;:&quot;J Virol&quot;,&quot;DOI&quot;:&quot;10.1128/JVI.01036-14&quot;,&quot;ISSN&quot;:&quot;0022-538X&quot;,&quot;issued&quot;:{&quot;date-parts&quot;:[[2014,9]]},&quot;page&quot;:&quot;10120-10133&quot;,&quot;abstract&quot;:&quot;&lt;p&gt; Members of the family &lt;named-content content-type=\&quot;genus-species\&quot;&gt;Partitiviridae&lt;/named-content&gt; have bisegmented double-stranded RNA (dsRNA) genomes and are not generally known to cause obvious symptoms in their natural hosts. An unusual partitivirus, &lt;named-content content-type=\&quot;genus-species\&quot;&gt;Sclerotinia sclerotiorum&lt;/named-content&gt; partitivirus 1 (SsPV1/WF-1), conferred hypovirulence on its natural plant-pathogenic fungal host, &lt;named-content content-type=\&quot;genus-species\&quot;&gt;Sclerotinia sclerotiorum&lt;/named-content&gt; strain WF-1. Cellular organelles, including mitochondria, were severely damaged. Hypovirulence and associated traits of strain WF-1 and SsPV1/WF-1 were readily cotransmitted horizontally via hyphal contact to different vegetative compatibility groups of &lt;named-content content-type=\&quot;genus-species\&quot;&gt;S. sclerotiorum&lt;/named-content&gt; and interspecifically to &lt;named-content content-type=\&quot;genus-species\&quot;&gt;Sclerotinia nivalis&lt;/named-content&gt; and &lt;named-content content-type=\&quot;genus-species\&quot;&gt;Sclerotinia minor&lt;/named-content&gt; . &lt;named-content content-type=\&quot;genus-species\&quot;&gt;S. sclerotiorum&lt;/named-content&gt; strain 1980 transfected with purified SsPV1/WF-1 virions also exhibited hypovirulence and associated traits similar to those of strain WF-1. Moreover, introduction of purified SsPV1/WF-1 virions into strain KY-1 of &lt;named-content content-type=\&quot;genus-species\&quot;&gt;Botrytis cinerea&lt;/named-content&gt; also resulted in reductions in virulence and mycelial growth and, unexpectedly, enhanced conidial production. However, virus infection suppressed hyphal growth of most germinating conidia of &lt;named-content content-type=\&quot;genus-species\&quot;&gt;B. cinerea&lt;/named-content&gt; and was eventually lethal to infected hyphae, since very few new colonies could develop following germ tube formation. Taken together, our results support the conclusion that SsPV1/WF-1 causes hypovirulence in &lt;named-content content-type=\&quot;genus-species\&quot;&gt;Sclerotinia&lt;/named-content&gt; spp. and &lt;named-content content-type=\&quot;genus-species\&quot;&gt;B. cinerea&lt;/named-content&gt; . Cryo-EM (cryo-electron microscopy) reconstruction of the SsPV1 particle shows that it has a distinct structure with similarity to the closely related partitiviruses &lt;named-content content-type=\&quot;genus-species\&quot;&gt;Fusarium poae&lt;/named-content&gt; virus 1 and &lt;named-content content-type=\&quot;genus-species\&quot;&gt;Penicillium stoloniferum&lt;/named-content&gt; virus F. These findings provide new insights into partitivirus biological activities and clues about molecular interactions between partitiviruses and their hosts. &lt;/p&gt;&quot;,&quot;issue&quot;:&quot;17&quot;,&quot;volume&quot;:&quot;88&quot;},&quot;isTemporary&quot;:false},{&quot;id&quot;:&quot;29408807-273f-319e-abd6-de29692f8dbc&quot;,&quot;itemData&quot;:{&quot;type&quot;:&quot;article-journal&quot;,&quot;id&quot;:&quot;29408807-273f-319e-abd6-de29692f8dbc&quot;,&quot;title&quot;:&quot;Using a Novel Partitivirus in Pseudogymnoascus destructans to Understand the Epidemiology of White-Nose Syndrome&quot;,&quot;author&quot;:[{&quot;family&quot;:&quot;Thapa&quot;,&quot;given&quot;:&quot;Vaskar&quot;,&quot;parse-names&quot;:false,&quot;dropping-particle&quot;:&quot;&quot;,&quot;non-dropping-particle&quot;:&quot;&quot;},{&quot;family&quot;:&quot;Turner&quot;,&quot;given&quot;:&quot;Gregory G.&quot;,&quot;parse-names&quot;:false,&quot;dropping-particle&quot;:&quot;&quot;,&quot;non-dropping-particle&quot;:&quot;&quot;},{&quot;family&quot;:&quot;Hafenstein&quot;,&quot;given&quot;:&quot;Susan&quot;,&quot;parse-names&quot;:false,&quot;dropping-particle&quot;:&quot;&quot;,&quot;non-dropping-particle&quot;:&quot;&quot;},{&quot;family&quot;:&quot;Overton&quot;,&quot;given&quot;:&quot;Barrie E.&quot;,&quot;parse-names&quot;:false,&quot;dropping-particle&quot;:&quot;&quot;,&quot;non-dropping-particle&quot;:&quot;&quot;},{&quot;family&quot;:&quot;Vanderwolf&quot;,&quot;given&quot;:&quot;Karen J.&quot;,&quot;parse-names&quot;:false,&quot;dropping-particle&quot;:&quot;&quot;,&quot;non-dropping-particle&quot;:&quot;&quot;},{&quot;family&quot;:&quot;Roossinck&quot;,&quot;given&quot;:&quot;Marilyn J.&quot;,&quot;parse-names&quot;:false,&quot;dropping-particle&quot;:&quot;&quot;,&quot;non-dropping-particle&quot;:&quot;&quot;}],&quot;container-title&quot;:&quot;PLOS Pathogens&quot;,&quot;container-title-short&quot;:&quot;PLoS Pathog&quot;,&quot;DOI&quot;:&quot;10.1371/journal.ppat.1006076&quot;,&quot;ISSN&quot;:&quot;1553-7374&quot;,&quot;issued&quot;:{&quot;date-parts&quot;:[[2016,12,27]]},&quot;page&quot;:&quot;e1006076&quot;,&quot;issue&quot;:&quot;12&quot;,&quot;volume&quot;:&quot;12&quot;},&quot;isTemporary&quot;:false}]},{&quot;citationID&quot;:&quot;MENDELEY_CITATION_457dd190-6114-4746-8d71-2f4ab9ca37de&quot;,&quot;properties&quot;:{&quot;noteIndex&quot;:0},&quot;isEdited&quot;:false,&quot;manualOverride&quot;:{&quot;isManuallyOverridden&quot;:false,&quot;citeprocText&quot;:&quot;&lt;sup&gt;2,10&lt;/sup&gt;&quot;,&quot;manualOverrideText&quot;:&quot;&quot;},&quot;citationTag&quot;:&quot;MENDELEY_CITATION_v3_eyJjaXRhdGlvbklEIjoiTUVOREVMRVlfQ0lUQVRJT05fNDU3ZGQxOTAtNjExNC00NzQ2LThkNzEtMmY0YWI5Y2EzN2RlIiwicHJvcGVydGllcyI6eyJub3RlSW5kZXgiOjB9LCJpc0VkaXRlZCI6ZmFsc2UsIm1hbnVhbE92ZXJyaWRlIjp7ImlzTWFudWFsbHlPdmVycmlkZGVuIjpmYWxzZSwiY2l0ZXByb2NUZXh0IjoiPHN1cD4yLDEw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17421f4-ee80-4a76-a4d6-a747aecd014c&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Mz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4e9b2332-a73b-4fc2-aba0-95050e8271e1&quot;,&quot;properties&quot;:{&quot;noteIndex&quot;:0},&quot;isEdited&quot;:false,&quot;manualOverride&quot;:{&quot;isManuallyOverridden&quot;:false,&quot;citeprocText&quot;:&quot;&lt;sup&gt;14–16&lt;/sup&gt;&quot;,&quot;manualOverrideText&quot;:&quot;&quot;},&quot;citationTag&quot;:&quot;MENDELEY_CITATION_v3_eyJjaXRhdGlvbklEIjoiTUVOREVMRVlfQ0lUQVRJT05fNGU5YjIzMzItYTczYi00ZmMyLWFiYTAtOTUwNTBlODI3MWUxIiwicHJvcGVydGllcyI6eyJub3RlSW5kZXgiOjB9LCJpc0VkaXRlZCI6ZmFsc2UsIm1hbnVhbE92ZXJyaWRlIjp7ImlzTWFudWFsbHlPdmVycmlkZGVuIjpmYWxzZSwiY2l0ZXByb2NUZXh0IjoiPHN1cD4xNOKAkzE2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ID&quot;:&quot;MENDELEY_CITATION_b9533d98-3236-4354-bd92-a20b12d79fbd&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jk1MzNkOTgtMzIzNi00MzU0LWJkOTItYTIwYjEyZDc5ZmJk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d009917-45e7-4ee6-a9b2-b29a07a6ccea&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b1313c7-03b1-4433-9b45-78cd9d97179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0&lt;/sup&gt;&quot;,&quot;manualOverrideText&quot;:&quot;&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D&quot;:&quot;MENDELEY_CITATION_96000586-06f5-4695-b83f-9deb3e5c4b73&quot;,&quot;properties&quot;:{&quot;noteIndex&quot;:0},&quot;isEdited&quot;:false,&quot;manualOverride&quot;:{&quot;isManuallyOverridden&quot;:false,&quot;citeprocText&quot;:&quot;&lt;sup&gt;10&lt;/sup&gt;&quot;,&quot;manualOverrideText&quot;:&quot;&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D&quot;:&quot;MENDELEY_CITATION_09371fd8-4309-4e40-9795-457e99efad31&quot;,&quot;properties&quot;:{&quot;noteIndex&quot;:0},&quot;isEdited&quot;:false,&quot;manualOverride&quot;:{&quot;isManuallyOverridden&quot;:false,&quot;citeprocText&quot;:&quot;&lt;sup&gt;10&lt;/sup&gt;&quot;,&quot;manualOverrideText&quot;:&quot;&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D&quot;:&quot;MENDELEY_CITATION_5d665503-cd24-4b17-93b3-c4ff9455bbf1&quot;,&quot;properties&quot;:{&quot;noteIndex&quot;:0},&quot;isEdited&quot;:false,&quot;manualOverride&quot;:{&quot;isManuallyOverridden&quot;:false,&quot;citeprocText&quot;:&quot;&lt;sup&gt;10&lt;/sup&gt;&quot;,&quot;manualOverrideText&quot;:&quot;&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D&quot;:&quot;MENDELEY_CITATION_8cab5971-e497-49fa-aaa2-0b8af1d3bfc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xNz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60b9aeea-b03a-4b66-aeab-5e3fdd1b62c6&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jBiOWFlZWEtYjAzYS00YjY2LWFlYWItNWUzZmRkMWI2MmM2IiwicHJvcGVydGllcyI6eyJub3RlSW5kZXgiOjB9LCJpc0VkaXRlZCI6ZmFsc2UsIm1hbnVhbE92ZXJyaWRlIjp7ImlzTWFudWFsbHlPdmVycmlkZGVuIjpmYWxzZSwiY2l0ZXByb2NUZXh0IjoiPHN1cD4xO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ab752d21-2f39-43da-a5ee-010998cca7a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xO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ac45b4ce-ffed-455e-842d-9cce3acdbcfa&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&quot;,&quot;citationItems&quot;:[{&quot;id&quot;:&quot;a1f200f4-16ed-36a6-94c9-895bc869140b&quot;,&quot;itemData&quot;:{&quot;type&quot;:&quot;article-journal&quot;,&quot;id&quot;:&quot;a1f200f4-16ed-36a6-94c9-895bc869140b&quot;,&quot;title&quot;:&quot;Exploring the temporal structure of heterochronous sequences using TempEst (formerly Path-O-Gen).&quot;,&quot;author&quot;:[{&quot;family&quot;:&quot;Rambaut&quot;,&quot;given&quot;:&quot;Andrew&quot;,&quot;parse-names&quot;:false,&quot;dropping-particle&quot;:&quot;&quot;,&quot;non-dropping-particle&quot;:&quot;&quot;},{&quot;family&quot;:&quot;Lam&quot;,&quot;given&quot;:&quot;Tommy T&quot;,&quot;parse-names&quot;:false,&quot;dropping-particle&quot;:&quot;&quot;,&quot;non-dropping-particle&quot;:&quot;&quot;},{&quot;family&quot;:&quot;Max Carvalho&quot;,&quot;given&quot;:&quot;Luiz&quot;,&quot;parse-names&quot;:false,&quot;dropping-particle&quot;:&quot;&quot;,&quot;non-dropping-particle&quot;:&quot;&quot;},{&quot;family&quot;:&quot;Pybus&quot;,&quot;given&quot;:&quot;Oliver G&quot;,&quot;parse-names&quot;:false,&quot;dropping-particle&quot;:&quot;&quot;,&quot;non-dropping-particle&quot;:&quot;&quot;}],&quot;container-title&quot;:&quot;Virus evolution&quot;,&quot;container-title-short&quot;:&quot;Virus Evol&quot;,&quot;DOI&quot;:&quot;10.1093/ve/vew007&quot;,&quot;ISSN&quot;:&quot;2057-1577&quot;,&quot;PMID&quot;:&quot;27774300&quot;,&quot;URL&quot;:&quot;http://www.ncbi.nlm.nih.gov/pubmed/27774300&quot;,&quot;issued&quot;:{&quot;date-parts&quot;:[[2016,1,1]]},&quot;page&quot;:&quot;vew007&quot;,&quot;abstract&quot;:&quot;Gene sequences sampled at different points in time can be used to infer molecular phylogenies on a natural timescale of months or years, provided that the sequences in question undergo measurable amounts of evolutionary change between sampling times. Data sets with this property are termed heterochronous and have become increasingly common in several fields of biology, most notably the molecular epidemiology of rapidly evolving viruses. Here we introduce the cross-platform software tool, TempEst (formerly known as Path-O-Gen), for the visualization and analysis of temporally sampled sequence data. Given a molecular phylogeny and the dates of sampling for each sequence, TempEst uses an interactive regression approach to explore the association between genetic divergence through time and sampling dates. TempEst can be used to (1) assess whether there is sufficient temporal signal in the data to proceed with phylogenetic molecular clock analysis, and (2) identify sequences whose genetic divergence and sampling date are incongruent. Examination of the latter can help identify data quality problems, including errors in data annotation, sample contamination, sequence recombination, or alignment error. We recommend that all users of the molecular clock models implemented in BEAST first check their data using TempEst prior to analysis.&quot;,&quot;publisher&quot;:&quot;Oxford University Press&quot;,&quot;issue&quot;:&quot;1&quot;,&quot;volume&quot;:&quot;2&quot;},&quot;isTemporary&quot;:false}]},{&quot;citationID&quot;:&quot;MENDELEY_CITATION_4b6d4d55-f528-432e-a01b-0c00b29f6a49&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GI2ZDRkNTUtZjUyOC00MzJlLWEwMWItMGMwMGIyOWY2YTQ5IiwicHJvcGVydGllcyI6eyJub3RlSW5kZXgiOjB9LCJpc0VkaXRlZCI6ZmFsc2UsIm1hbnVhbE92ZXJyaWRlIjp7ImlzTWFudWFsbHlPdmVycmlkZGVuIjpmYWxzZSwiY2l0ZXByb2NUZXh0IjoiPHN1cD4yMTwvc3VwPiIsIm1hbnVhbE92ZXJyaWRlVGV4dCI6IiJ9LCJjaXRhdGlvbkl0ZW1zIjpbeyJpZCI6IjQ4M2M3ZjdkLTZmMTctMzNjZS1iNGNlLWZhZDI3MjA4YzA1OSIsIml0ZW1EYXRhIjp7InR5cGUiOiJhcnRpY2xlLWpvdXJuYWwiLCJpZCI6IjQ4M2M3ZjdkLTZmMTctMzNjZS1iNGNlLWZhZDI3MjA4YzA1OS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&quot;,&quot;citationItems&quot;:[{&quot;id&quot;:&quot;483c7f7d-6f17-33ce-b4ce-fad27208c059&quot;,&quot;itemData&quot;:{&quot;type&quot;:&quot;article-journal&quot;,&quot;id&quot;:&quot;483c7f7d-6f17-33ce-b4ce-fad27208c059&quot;,&quot;title&quot;:&quot;Bayesian phylogenetic and phylodynamic data integration using BEAST 1.10&quot;,&quot;author&quot;:[{&quot;family&quot;:&quot;Suchard&quot;,&quot;given&quot;:&quot;Marc A&quot;,&quot;parse-names&quot;:false,&quot;dropping-particle&quot;:&quot;&quot;,&quot;non-dropping-particle&quot;:&quot;&quot;},{&quot;family&quot;:&quot;Lemey&quot;,&quot;given&quot;:&quot;Philippe&quot;,&quot;parse-names&quot;:false,&quot;dropping-particle&quot;:&quot;&quot;,&quot;non-dropping-particle&quot;:&quot;&quot;},{&quot;family&quot;:&quot;Baele&quot;,&quot;given&quot;:&quot;Guy&quot;,&quot;parse-names&quot;:false,&quot;dropping-particle&quot;:&quot;&quot;,&quot;non-dropping-particle&quot;:&quot;&quot;},{&quot;family&quot;:&quot;Ayres&quot;,&quot;given&quot;:&quot;Daniel L&quot;,&quot;parse-names&quot;:false,&quot;dropping-particle&quot;:&quot;&quot;,&quot;non-dropping-particle&quot;:&quot;&quot;},{&quot;family&quot;:&quot;Drummond&quot;,&quot;given&quot;:&quot;Alexei J&quot;,&quot;parse-names&quot;:false,&quot;dropping-particle&quot;:&quot;&quot;,&quot;non-dropping-particle&quot;:&quot;&quot;},{&quot;family&quot;:&quot;Rambaut&quot;,&quot;given&quot;:&quot;Andrew&quot;,&quot;parse-names&quot;:false,&quot;dropping-particle&quot;:&quot;&quot;,&quot;non-dropping-particle&quot;:&quot;&quot;}],&quot;container-title&quot;:&quot;Virus Evolution&quot;,&quot;container-title-short&quot;:&quot;Virus Evol&quot;,&quot;DOI&quot;:&quot;10.1093/ve/vey016&quot;,&quot;ISSN&quot;:&quot;2057-1577&quot;,&quot;PMID&quot;:&quot;29942656&quot;,&quot;issued&quot;:{&quot;date-parts&quot;:[[2018,1,1]]},&quot;abstract&quot;:&quot;The Bayesian Evolutionary Analysis by Sampling Trees (BEAST) software package has become a primary tool for Bayesian phylogenetic and phylodynamic inference from genetic sequence data. BEAST unifies molecular phylogenetic reconstruction with complex discrete and continuous trait evolution, divergence-time dating, and coalescent demographic models in an efficient statistical inference engine using Markov chain Monte Carlo integration. A convenient, cross-platform, graphical user interface allows the flexible construction of complex evolutionary analyses.&quot;,&quot;publisher&quot;:&quot;Oxford University Press (OUP)&quot;,&quot;issue&quot;:&quot;1&quot;,&quot;volume&quot;:&quot;4&quot;},&quot;isTemporary&quot;:false}]},{&quot;citationID&quot;:&quot;MENDELEY_CITATION_ebbe609b-8e15-4598-8d0d-3490ec036690&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&quot;,&quot;citationItems&quot;:[{&quot;id&quot;:&quot;3a9f5abb-1f05-36ad-916f-d6444ee06c94&quot;,&quot;itemData&quot;:{&quot;type&quot;:&quot;article-journal&quot;,&quot;id&quot;:&quot;3a9f5abb-1f05-36ad-916f-d6444ee06c94&quot;,&quot;title&quot;:&quot;Evolutionary forces at work in partitiviruses.&quot;,&quot;author&quot;:[{&quot;family&quot;:&quot;Petrzik&quot;,&quot;given&quot;:&quot;Karel&quot;,&quot;parse-names&quot;:false,&quot;dropping-particle&quot;:&quot;&quot;,&quot;non-dropping-particle&quot;:&quot;&quot;}],&quot;container-title&quot;:&quot;Virus genes&quot;,&quot;container-title-short&quot;:&quot;Virus Genes&quot;,&quot;DOI&quot;:&quot;10.1007/s11262-019-01680-0&quot;,&quot;ISSN&quot;:&quot;1572-994X&quot;,&quot;PMID&quot;:&quot;31230256&quot;,&quot;URL&quot;:&quot;http://www.ncbi.nlm.nih.gov/pubmed/31230256&quot;,&quot;issued&quot;:{&quot;date-parts&quot;:[[2019,10,1]]},&quot;page&quot;:&quot;563-573&quot;,&quot;abstract&quot;:&quot;The family Partitiviridae consists of dsRNA viruses with genome separated into two segments and encoding replicase and capsid protein only. We examined the nucleotide diversity expressed as the ratio dN/dS of nonsynonymous and synonymous substitutions, which has been calculated for 12 representative viruses of all five genera of partitiviruses. We can state that strong purifying selection works on both the RdRp and CP genes and propose that putative positive selection occurs also on the RdRp genes in two viruses. Among the 95 evaluated viruses, wherein both segments had been sequenced, 8 viruses in betapartitiviruses and 9 in alphapartitiviruses were identified as reassortment candidates because they differ extremely in their CP identity even as they are related in terms of RdRp. Furthermore, there are indications that reassortants are present among isolates of different viruses.&quot;,&quot;publisher&quot;:&quot;Springer New York LLC&quot;,&quot;issue&quot;:&quot;5&quot;,&quot;volume&quot;:&quot;55&quot;},&quot;isTemporary&quot;:false}]},{&quot;citationID&quot;:&quot;MENDELEY_CITATION_5abf08af-f99f-4491-a78d-01c6a4fcedb9&quot;,&quot;properties&quot;:{&quot;noteIndex&quot;:0},&quot;isEdited&quot;:false,&quot;manualOverride&quot;:{&quot;isManuallyOverridden&quot;:false,&quot;citeprocText&quot;:&quot;&lt;sup&gt;23–25&lt;/sup&gt;&quot;,&quot;manualOverrideText&quot;:&quot;&quot;},&quot;citationTag&quot;:&quot;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&quot;,&quot;citationItems&quot;:[{&quot;id&quot;:&quot;0d309341-f12b-399a-a392-7e175f5b1358&quot;,&quot;itemData&quot;:{&quot;type&quot;:&quot;book&quot;,&quot;id&quot;:&quot;0d309341-f12b-399a-a392-7e175f5b1358&quot;,&quot;title&quot;:&quot;Persistent Viral Infections&quot;,&quot;author&quot;:[{&quot;family&quot;:&quot;Boldogh&quot;,&quot;given&quot;:&quot;Istvan&quot;,&quot;parse-names&quot;:false,&quot;dropping-particle&quot;:&quot;&quot;,&quot;non-dropping-particle&quot;:&quot;&quot;},{&quot;family&quot;:&quot;Albrecht&quot;,&quot;given&quot;:&quot;Thomas&quot;,&quot;parse-names&quot;:false,&quot;dropping-particle&quot;:&quot;&quot;,&quot;non-dropping-particle&quot;:&quot;&quot;},{&quot;family&quot;:&quot;Porter&quot;,&quot;given&quot;:&quot;David D.&quot;,&quot;parse-names&quot;:false,&quot;dropping-particle&quot;:&quot;&quot;,&quot;non-dropping-particle&quot;:&quot;&quot;}],&quot;editor&quot;:[{&quot;family&quot;:&quot;Baron&quot;,&quot;given&quot;:&quot;S&quot;,&quot;parse-names&quot;:false,&quot;dropping-particle&quot;:&quot;&quot;,&quot;non-dropping-particle&quot;:&quot;&quot;}],&quot;ISBN&quot;:&quot;0963117211&quot;,&quot;PMID&quot;:&quot;21413348&quot;,&quot;issued&quot;:{&quot;date-parts&quot;:[[1996]]},&quot;publisher-place&quot;:&quot;Galveston, TX&quot;,&quot;abstract&quot;:&quot;Medical science has begun to control a number of acute virus infections, many by drug treatment and/or immunization, but persistent virus infections are largely uncontrolled. Diseases caused by persistent virus infections include acquired immune deficiency syndrome (AIDS), AIDS-related complexes, chronic hepatitis, subacute sclerosing panencephalitis (chronic measles encephalitis), chronic papovavirus encephalitis (progressive multifocal leukoencephalopathy), spongioform encephalopathies (caused by prions), several herpesvirus-induced diseases, and some neoplasias. The pathogenic mechanisms by which these viruses cause disease include disorders of biochemical, cellular, immune, and physiologic processes. Ongoing studies are rapidly advancing our understanding of many persistent infections. Viruses have evolved a wide variety of strategies by which they maintain long-term infection of populations (see Ch. 48), individuals, and tissue cultures. This chapter primarily describes persistent infections in vivo and focuses on viruses that persist in humans.&quot;,&quot;edition&quot;:&quot;4th&quot;,&quot;container-title-short&quot;:&quot;&quot;},&quot;isTemporary&quot;:false},{&quot;id&quot;:&quot;435aa171-df2d-3b17-bd3e-ffbb338760b0&quot;,&quot;itemData&quot;:{&quot;type&quot;:&quot;article-journal&quot;,&quot;id&quot;:&quot;435aa171-df2d-3b17-bd3e-ffbb338760b0&quot;,&quot;title&quot;:&quot;Early Virus-Host Interactions Dictate the Course of a Persistent Infection&quot;,&quot;author&quot;:[{&quot;family&quot;:&quot;Sullivan&quot;,&quot;given&quot;:&quot;Brian M.&quot;,&quot;parse-names&quot;:false,&quot;dropping-particle&quot;:&quot;&quot;,&quot;non-dropping-particle&quot;:&quot;&quot;},{&quot;family&quot;:&quot;Teijaro&quot;,&quot;given&quot;:&quot;John R.&quot;,&quot;parse-names&quot;:false,&quot;dropping-particle&quot;:&quot;&quot;,&quot;non-dropping-particle&quot;:&quot;&quot;},{&quot;family&quot;:&quot;la Torre&quot;,&quot;given&quot;:&quot;Juan Carlos&quot;,&quot;parse-names&quot;:false,&quot;dropping-particle&quot;:&quot;&quot;,&quot;non-dropping-particle&quot;:&quot;de&quot;},{&quot;family&quot;:&quot;Oldstone&quot;,&quot;given&quot;:&quot;Michael B.A.&quot;,&quot;parse-names&quot;:false,&quot;dropping-particle&quot;:&quot;&quot;,&quot;non-dropping-particle&quot;:&quot;&quot;}],&quot;container-title&quot;:&quot;PLoS Pathogens&quot;,&quot;container-title-short&quot;:&quot;PLoS Pathog&quot;,&quot;DOI&quot;:&quot;10.1371/journal.ppat.1004588&quot;,&quot;ISSN&quot;:&quot;15537374&quot;,&quot;PMID&quot;:&quot;25569216&quot;,&quot;issued&quot;:{&quot;date-parts&quot;:[[2015]]},&quot;page&quot;:&quot;1-14&quot;,&quot;abstract&quot;:&quot;Many persistent viral infections are characterized by a hypofunctional T cell response and the upregulation of negative immune regulators. These events occur days after the initiation of infection. However, the very early host-virus interactions that determine the establishment of viral persistence remain poorly uncharacterized. Here we show that to establish persistence, LCMV must counteract an innate anti-viral immune response within eight hours after infection. While the virus triggers cytoplasmic RNA sensing pathways soon after infection, LCMV counteracts this pathway through a rapid increase in viral titers leading to a dysfunctional immune response characterized by a high cytokine and chemokine expression profile. This altered immune environment allows for viral replication in the splenic white pulp as well as infection of immune cells essential to an effective anti-viral immune response. Our findings illustrate how early events during infection critically dictate the characteristics of the immune response to infection and facilitate either virus control and clearance or persistence.&quot;,&quot;publisher&quot;:&quot;Public Library of Science&quot;,&quot;issue&quot;:&quot;1&quot;,&quot;volume&quot;:&quot;11&quot;},&quot;isTemporary&quot;:false},{&quot;id&quot;:&quot;2f3aa456-293c-3bad-99bc-29cf76d60acf&quot;,&quot;itemData&quot;:{&quot;type&quot;:&quot;article-journal&quot;,&quot;id&quot;:&quot;2f3aa456-293c-3bad-99bc-29cf76d60acf&quot;,&quot;title&quot;:&quot;Strategies and mechanisms for host and pathogen survival in acute and persistent viral infections&quot;,&quot;author&quot;:[{&quot;family&quot;:&quot;Hilleman&quot;,&quot;given&quot;:&quot;Maurice R.&quot;,&quot;parse-names&quot;:false,&quot;dropping-particle&quot;:&quot;&quot;,&quot;non-dropping-particle&quot;:&quot;&quot;}],&quot;container-title&quot;:&quot;Proceedings of the National Academy of Sciences&quot;,&quot;DOI&quot;:&quot;10.1073/pnas.0404758101&quot;,&quot;ISSN&quot;:&quot;0027-8424&quot;,&quot;issued&quot;:{&quot;date-parts&quot;:[[2004,10,5]]},&quot;page&quot;:&quot;14560-14566&quot;,&quot;abstract&quot;:&quot;&lt;p&gt;Persistent viral infections causing serious diseases derive, primarily, from altered function of the immune system. Knowledge of the very complex composition and function of the innate and adaptive branches of the immune system is essential to understanding persistent infection. The best solution to the problem of persistent infection is by prevention using prophylactic vaccines. Hit and run viruses evade immune destruction by infecting new hosts and rarely persist. Hit and stay viruses evade immune control by sequestration, blockade of antigen presentation, cytokine escape, evasion of natural killer cell activities, escape from apoptosis, and antigenic change. Twelve prophylactic vaccines against hit and run agents exist, and there are only three vaccines against hit and stay viruses, all of which are of DNA composition. Several new vaccines against hit and stay viruses are feasible, but protective vaccines against RNA HIV and hepatitis C agents are highly unlikely, short of a major breakthrough. Therapeutic vaccines are very improbable without a magnitude of favorable new discoveries. In the meantime, antiviral chemotherapy, chemotherapy/prophylactic vaccination, and short interfering RNA silencing are worthy of intense investigation.&lt;/p&gt;&quot;,&quot;issue&quot;:&quot;suppl_2&quot;,&quot;volume&quot;:&quot;101&quot;,&quot;container-title-short&quot;:&quot;&quot;},&quot;isTemporary&quot;:false}]},{&quot;citationID&quot;:&quot;MENDELEY_CITATION_1a25e555-6264-4b66-a252-a0ae9378e4dc&quot;,&quot;properties&quot;:{&quot;noteIndex&quot;:0},&quot;isEdited&quot;:false,&quot;manualOverride&quot;:{&quot;isManuallyOverridden&quot;:false,&quot;citeprocText&quot;:&quot;&lt;sup&gt;3,26&lt;/sup&gt;&quot;,&quot;manualOverrideText&quot;:&quot;&quot;},&quot;citationTag&quot;:&quot;MENDELEY_CITATION_v3_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&quot;,&quot;citationItems&quot;:[{&quot;id&quot;:&quot;9958ce7b-fbd4-3a4e-a29d-91d6c7c65305&quot;,&quot;itemData&quot;:{&quot;type&quot;:&quot;article-journal&quot;,&quot;id&quot;:&quot;9958ce7b-fbd4-3a4e-a29d-91d6c7c65305&quot;,&quot;title&quot;:&quot;Taxonomic reorganization of family Partitiviridae and other recent progress in partitivirus research.&quot;,&quot;author&quot;:[{&quot;family&quot;:&quot;Nibert&quot;,&quot;given&quot;:&quot;Max L&quot;,&quot;parse-names&quot;:false,&quot;dropping-particle&quot;:&quot;&quot;,&quot;non-dropping-particle&quot;:&quot;&quot;},{&quot;family&quot;:&quot;Ghabrial&quot;,&quot;given&quot;:&quot;Said A&quot;,&quot;parse-names&quot;:false,&quot;dropping-particle&quot;:&quot;&quot;,&quot;non-dropping-particle&quot;:&quot;&quot;},{&quot;family&quot;:&quot;Maiss&quot;,&quot;given&quot;:&quot;Edgar&quot;,&quot;parse-names&quot;:false,&quot;dropping-particle&quot;:&quot;&quot;,&quot;non-dropping-particle&quot;:&quot;&quot;},{&quot;family&quot;:&quot;Lesker&quot;,&quot;given&quot;:&quot;Till&quot;,&quot;parse-names&quot;:false,&quot;dropping-particle&quot;:&quot;&quot;,&quot;non-dropping-particle&quot;:&quot;&quot;},{&quot;family&quot;:&quot;Vainio&quot;,&quot;given&quot;:&quot;Eeva J&quot;,&quot;parse-names&quot;:false,&quot;dropping-particle&quot;:&quot;&quot;,&quot;non-dropping-particle&quot;:&quot;&quot;},{&quot;family&quot;:&quot;Jiang&quot;,&quot;given&quot;:&quot;Daohong&quot;,&quot;parse-names&quot;:false,&quot;dropping-particle&quot;:&quot;&quot;,&quot;non-dropping-particle&quot;:&quot;&quot;},{&quot;family&quot;:&quot;Suzuki&quot;,&quot;given&quot;:&quot;Nobuhiro&quot;,&quot;parse-names&quot;:false,&quot;dropping-particle&quot;:&quot;&quot;,&quot;non-dropping-particle&quot;:&quot;&quot;}],&quot;container-title&quot;:&quot;Virus research&quot;,&quot;container-title-short&quot;:&quot;Virus Res&quot;,&quot;DOI&quot;:&quot;10.1016/j.virusres.2014.04.007&quot;,&quot;ISSN&quot;:&quot;1872-7492&quot;,&quot;PMID&quot;:&quot;24768846&quot;,&quot;URL&quot;:&quot;http://www.ncbi.nlm.nih.gov/pubmed/24768846&quot;,&quot;issued&quot;:{&quot;date-parts&quot;:[[2014,8,8]]},&quot;page&quot;:&quot;128-41&quot;,&quot;abstract&quot;:&quot;Phylogenetic analyses have prompted a taxonomic reorganization of family Partitiviridae (encapsidated, bisegmented dsRNA viruses that infect plants, fungi, or protozoa), the focus of this review. After a brief introduction to partitiviruses, the taxonomic changes are discussed, including replacement of former genera Partitivirus, Alphacryptovirus, and Betacryptovirus, with new genera Alphapartitivirus, Betapartitivirus, Gammapartitivirus, and Deltapartitivirus, as well as redistribution of species among these new genera. To round out the review, other recent progress of note in partitivirus research is summarized, including discoveries of novel partitivirus sequences by metagenomic approaches and mining of sequence databases, determinations of fungal partitivirus particle structures, demonstrations of fungal partitivirus transmission to new fungal host species, evidence for other aspects of partitivirus-host interactions and host effects, and identification of other fungal or plant viruses with some similarities to partitiviruses. Some outstanding questions are also discussed.&quot;,&quot;publisher&quot;:&quot;Elsevier&quot;,&quot;volume&quot;:&quot;188&quot;},&quot;isTemporary&quot;:false},{&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citationID&quot;:&quot;MENDELEY_CITATION_1cc118ad-d8d1-4cb8-a600-58be814a31e1&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WNjMTE4YWQtZDhkMS00Y2I4LWE2MDAtNThiZTgxNGEzMWUxIiwicHJvcGVydGllcyI6eyJub3RlSW5kZXgiOjB9LCJpc0VkaXRlZCI6ZmFsc2UsIm1hbnVhbE92ZXJyaWRlIjp7ImlzTWFudWFsbHlPdmVycmlkZGVuIjpmYWxzZSwiY2l0ZXByb2NUZXh0IjoiPHN1cD4yNz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quot;,&quot;citationItems&quot;:[{&quot;id&quot;:&quot;6f9a8a3c-368b-3e9f-86eb-4bde5cac2479&quot;,&quot;itemData&quot;:{&quot;type&quot;:&quot;article-journal&quot;,&quot;id&quot;:&quot;6f9a8a3c-368b-3e9f-86eb-4bde5cac2479&quot;,&quot;title&quot;:&quot;Prisoners of war — host adaptation and its constraints on virus evolution&quot;,&quot;author&quot;:[{&quot;family&quot;:&quot;Simmonds&quot;,&quot;given&quot;:&quot;Peter&quot;,&quot;parse-names&quot;:false,&quot;dropping-particle&quot;:&quot;&quot;,&quot;non-dropping-particle&quot;:&quot;&quot;},{&quot;family&quot;:&quot;Aiewsakun&quot;,&quot;given&quot;:&quot;Pakorn&quot;,&quot;parse-names&quot;:false,&quot;dropping-particle&quot;:&quot;&quot;,&quot;non-dropping-particle&quot;:&quot;&quot;},{&quot;family&quot;:&quot;Katzourakis&quot;,&quot;given&quot;:&quot;Aris&quot;,&quot;parse-names&quot;:false,&quot;dropping-particle&quot;:&quot;&quot;,&quot;non-dropping-particle&quot;:&quot;&quot;}],&quot;container-title&quot;:&quot;Nature Reviews Microbiology&quot;,&quot;container-title-short&quot;:&quot;Nat Rev Microbiol&quot;,&quot;DOI&quot;:&quot;10.1038/s41579-018-0120-2&quot;,&quot;ISSN&quot;:&quot;17401534&quot;,&quot;PMID&quot;:&quot;30518814&quot;,&quot;issued&quot;:{&quot;date-parts&quot;:[[2019,5,1]]},&quot;page&quot;:&quot;321-328&quot;,&quot;abstract&quot;:&quot;Recent discoveries of contemporary genotypes of hepatitis B virus and parvovirus B19 in ancient human remains demonstrate that little genetic change has occurred in these viruses over 4,500–6,000 years. Endogenous viral elements in host genomes provide separate evidence that viruses similar to many major contemporary groups circulated 100 million years ago or earlier. In this Opinion article, we argue that the extraordinary conservation of virus genome sequences is best explained by a niche-filling model in which fitness optimization is rapidly achieved in their specific hosts. Whereas short-term substitution rates reflect the accumulation of tolerated sequence changes within adapted genomes, longer-term rates increasingly resemble those of their hosts as the evolving niche moulds and effectively imprisons the virus in co-adapted virus–host relationships. Contrastingly, viruses that jump hosts undergo strong and stringent adaptive selection as they maximize their fit to their new niche. This adaptive capability may paradoxically create evolutionary stasis in long-term host relationships. While viruses can evolve and adapt rapidly, their hosts may ultimately shape their longer-term evolution.&quot;,&quot;publisher&quot;:&quot;Nature Publishing Group&quot;,&quot;issue&quot;:&quot;5&quot;,&quot;volume&quot;:&quot;17&quot;},&quot;isTemporary&quot;:false}]},{&quot;citationID&quot;:&quot;MENDELEY_CITATION_25e6ddbc-f52f-4798-96be-742e92eaa7de&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jVlNmRkYmMtZjUyZi00Nzk4LTk2YmUtNzQyZTkyZWFhN2Rl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ce5898d-1631-490f-ae40-370a26a1973f&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ZGNlNTg5OGQtMTYzMS00OTBmLWFlNDAtMzcwYTI2YTE5NzNmIiwicHJvcGVydGllcyI6eyJub3RlSW5kZXgiOjB9LCJpc0VkaXRlZCI6ZmFsc2UsIm1hbnVhbE92ZXJyaWRlIjp7ImlzTWFudWFsbHlPdmVycmlkZGVuIjpmYWxzZSwiY2l0ZXByb2NUZXh0IjoiPHN1cD4yOD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quot;,&quot;citationItems&quot;:[{&quot;id&quot;:&quot;3d803541-5ae4-3519-9a8b-7c98a4e2281e&quot;,&quot;itemData&quot;:{&quot;type&quot;:&quot;article-journal&quot;,&quot;id&quot;:&quot;3d803541-5ae4-3519-9a8b-7c98a4e2281e&quot;,&quot;title&quot;:&quot;INBREEDING, CROSS-BREEDING AND STERILITY IN DROSOPHILA&quot;,&quot;author&quot;:[{&quot;family&quot;:&quot;CASTLE&quot;,&quot;given&quot;:&quot;W. E.&quot;,&quot;parse-names&quot;:false,&quot;dropping-particle&quot;:&quot;&quot;,&quot;non-dropping-particle&quot;:&quot;&quot;}],&quot;container-title&quot;:&quot;Science&quot;,&quot;container-title-short&quot;:&quot;Science (1979)&quot;,&quot;DOI&quot;:&quot;10.1126/science.23.578.153&quot;,&quot;ISSN&quot;:&quot;0036-8075&quot;,&quot;issued&quot;:{&quot;date-parts&quot;:[[1906,1,26]]},&quot;page&quot;:&quot;153-153&quot;,&quot;issue&quot;:&quot;578&quot;,&quot;volume&quot;:&quot;23&quot;},&quot;isTemporary&quot;:false}]},{&quot;citationID&quot;:&quot;MENDELEY_CITATION_f8474d76-330b-4151-a6f2-08c5a22d4571&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&quot;,&quot;citationItems&quot;:[{&quot;id&quot;:&quot;2ace9722-bdff-3214-bfb5-5dca3fafabe0&quot;,&quot;itemData&quot;:{&quot;type&quot;:&quot;article-journal&quot;,&quot;id&quot;:&quot;2ace9722-bdff-3214-bfb5-5dca3fafabe0&quot;,&quot;title&quot;:&quot;Genetic clustering of Borna disease virus natural animal isolates, laboratory and vaccine strains strongly reflects their regional geographical origin&quot;,&quot;author&quot;:[{&quot;family&quot;:&quot;Kolodziejek&quot;,&quot;given&quot;:&quot;Jolanta&quot;,&quot;parse-names&quot;:false,&quot;dropping-particle&quot;:&quot;&quot;,&quot;non-dropping-particle&quot;:&quot;&quot;},{&quot;family&quot;:&quot;Dürrwald&quot;,&quot;given&quot;:&quot;Ralf&quot;,&quot;parse-names&quot;:false,&quot;dropping-particle&quot;:&quot;&quot;,&quot;non-dropping-particle&quot;:&quot;&quot;},{&quot;family&quot;:&quot;Herzog&quot;,&quot;given&quot;:&quot;Sibylle&quot;,&quot;parse-names&quot;:false,&quot;dropping-particle&quot;:&quot;&quot;,&quot;non-dropping-particle&quot;:&quot;&quot;},{&quot;family&quot;:&quot;Ehrensperger&quot;,&quot;given&quot;:&quot;Felix&quot;,&quot;parse-names&quot;:false,&quot;dropping-particle&quot;:&quot;&quot;,&quot;non-dropping-particle&quot;:&quot;&quot;},{&quot;family&quot;:&quot;Lussy&quot;,&quot;given&quot;:&quot;Helga&quot;,&quot;parse-names&quot;:false,&quot;dropping-particle&quot;:&quot;&quot;,&quot;non-dropping-particle&quot;:&quot;&quot;},{&quot;family&quot;:&quot;Nowotny&quot;,&quot;given&quot;:&quot;Norbert&quot;,&quot;parse-names&quot;:false,&quot;dropping-particle&quot;:&quot;&quot;,&quot;non-dropping-particle&quot;:&quot;&quot;}],&quot;container-title&quot;:&quot;Journal of General Virology&quot;,&quot;DOI&quot;:&quot;10.1099/vir.0.80587-0&quot;,&quot;ISSN&quot;:&quot;0022-1317&quot;,&quot;issued&quot;:{&quot;date-parts&quot;:[[2005,2,1]]},&quot;page&quot;:&quot;385-398&quot;,&quot;abstract&quot;:&quot;&lt;p&gt;The aim of this study was to gain more detailed insights into the genetic evolution and variability of Borna disease virus (BDV). Phylogenetic analyses were performed on field viruses originating from naturally infected animals, the BDV vaccine strain ‘Dessau’, four widely used laboratory strains and the novel BDV subtype No/98. Four regions of the BDV genome were analysed: the complete p40, p10 and p24 genes and the 5′-untranslated region of the X/P transcript. BDV isolates from the same geographical area exhibited a clearly higher degree of identity to each other than to BDV isolates from other regions, independent of host species and year of isolation. Five different clusters could be established within endemic areas, corresponding to the geographical regions from which the viruses originated: (i) a Swiss, Austrian and Liechtenstein Rhine valley group, related closely to the geographically bordering Baden-Wurttemberg and Bavaria II group (ii) in the western part of Germany; (iii) a third group, called Bavaria I group, limited in occurrence to Bavaria; (iv) a southern Saxony-Anhalt and bordering northern Saxony group, bound to the territories of these federal states in the eastern part of Germany; and (v) a mixed group, consisting of samples from different areas of Germany; however, these were mainly from the federal states of Thuringia and Lower Saxony. The laboratory strains and the vaccine strain clustered within these groups according to their geographical origins. All field and laboratory strains, as well as the vaccine strain, clearly segregated from the recently described and highly divergent BDV strain No/98, which originated from an area in Austria where Borna disease is not endemic.&lt;/p&gt;&quot;,&quot;issue&quot;:&quot;2&quot;,&quot;volume&quot;:&quot;86&quot;,&quot;container-title-short&quot;:&quot;&quot;},&quot;isTemporary&quot;:false}]},{&quot;citationID&quot;:&quot;MENDELEY_CITATION_25e71ad4-c72a-4353-b6a7-6e0c1804707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jVlNzFhZDQtYzcyYS00MzUzLWI2YTctNmUwYzE4MDQ3MDdm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abfe6822-8f8a-4096-8dee-4f5c7010ae2b&quot;,&quot;properties&quot;:{&quot;noteIndex&quot;:0},&quot;isEdited&quot;:false,&quot;manualOverride&quot;:{&quot;isManuallyOverridden&quot;:false,&quot;citeprocText&quot;:&quot;&lt;sup&gt;30,31&lt;/sup&gt;&quot;,&quot;manualOverrideText&quot;:&quot;&quot;},&quot;citationTag&quot;:&quot;MENDELEY_CITATION_v3_eyJjaXRhdGlvbklEIjoiTUVOREVMRVlfQ0lUQVRJT05fYWJmZTY4MjItOGY4YS00MDk2LThkZWUtNGY1YzcwMTBhZTJiIiwicHJvcGVydGllcyI6eyJub3RlSW5kZXgiOjB9LCJpc0VkaXRlZCI6ZmFsc2UsIm1hbnVhbE92ZXJyaWRlIjp7ImlzTWFudWFsbHlPdmVycmlkZGVuIjpmYWxzZSwiY2l0ZXByb2NUZXh0IjoiPHN1cD4zMCwzM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quot;,&quot;citationItems&quot;:[{&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id&quot;:&quot;93834699-073b-3786-8744-ccb7aade81a0&quot;,&quot;itemData&quot;:{&quot;type&quot;:&quot;article-journal&quot;,&quot;id&quot;:&quot;93834699-073b-3786-8744-ccb7aade81a0&quot;,&quot;title&quot;:&quot;RNAi and antiviral defense in Drosophila: Setting up a systemic immune response&quot;,&quot;author&quot;:[{&quot;family&quot;:&quot;Karlikow&quot;,&quot;given&quot;:&quot;Margot&quot;,&quot;parse-names&quot;:false,&quot;dropping-particle&quot;:&quot;&quot;,&quot;non-dropping-particle&quot;:&quot;&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Developmental and Comparative Immunology&quot;,&quot;container-title-short&quot;:&quot;Dev Comp Immunol&quot;,&quot;DOI&quot;:&quot;10.1016/j.dci.2013.05.004&quot;,&quot;ISSN&quot;:&quot;0145305X&quot;,&quot;PMID&quot;:&quot;23684730&quot;,&quot;issued&quot;:{&quot;date-parts&quot;:[[2014,1]]},&quot;page&quot;:&quot;85-92&quot;,&quot;abstract&quot;:&quot;RNA interference (RNAi) controls gene expression in eukaryotic cells and thus, cellular homeostasis. In addition, in plants, nematodes and arthropods it is a central antiviral effector mechanism. Antiviral RNAi has been well described as a cell autonomous response, which is triggered by double-stranded RNA (dsRNA) molecules. This dsRNA is the precursor for the silencing of viral RNA in a sequence-specific manner. In plants, systemic antiviral immunity has been demonstrated, however much less is known in animals. Recently, some evidence for a systemic antiviral response in arthropods has come to light. Cell autonomous RNAi may not be sufficient to reach an efficient antiviral response, and the organism might rely on the spread and uptake of an RNAi signal of unknown origin. In this review, we offer a perspective on how RNAi-mediated antiviral immunity could confer systemic protection in insects and we propose directions for future research to understand the mechanism of RNAi-immune signal sorting, spreading and amplification. © 2013 The Authors.&quot;,&quot;issue&quot;:&quot;1&quot;,&quot;volume&quot;:&quot;42&quot;},&quot;isTemporary&quot;:false}]},{&quot;citationID&quot;:&quot;MENDELEY_CITATION_aff1e08a-8578-4c45-b662-3f7032bede30&quot;,&quot;properties&quot;:{&quot;noteIndex&quot;:0},&quot;isEdited&quot;:false,&quot;manualOverride&quot;:{&quot;isManuallyOverridden&quot;:false,&quot;citeprocText&quot;:&quot;&lt;sup&gt;19,32&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xOSwzMj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cb0a39e3-3d6e-48e3-a104-9c387bda6292&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Mz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zMz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N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N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zN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zN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zO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D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zO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0M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0M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xO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42,43&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0Miw0Mz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8b8c5165-518c-4cd1-b01c-1cf294d1deee&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OGI4YzUxNjUtNTE4Yy00Y2QxLWIwMWMtMWNmMjk0ZDFkZWVlIiwicHJvcGVydGllcyI6eyJub3RlSW5kZXgiOjB9LCJpc0VkaXRlZCI6ZmFsc2UsIm1hbnVhbE92ZXJyaWRlIjp7ImlzTWFudWFsbHlPdmVycmlkZGVuIjpmYWxzZSwiY2l0ZXByb2NUZXh0IjoiPHN1cD40N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quot;,&quot;citationItems&quot;:[{&quot;id&quot;:&quot;f56f9820-96be-36ef-aa63-fe46e81a0331&quot;,&quot;itemData&quot;:{&quot;type&quot;:&quot;article-journal&quot;,&quot;id&quot;:&quot;f56f9820-96be-36ef-aa63-fe46e81a0331&quot;,&quot;title&quot;:&quot;FUBAR: A Fast, Unconstrained Bayesian AppRoximation for Inferring Selection&quot;,&quot;author&quot;:[{&quot;family&quot;:&quot;Murrell&quot;,&quot;given&quot;:&quot;B.&quot;,&quot;parse-names&quot;:false,&quot;dropping-particle&quot;:&quot;&quot;,&quot;non-dropping-particle&quot;:&quot;&quot;},{&quot;family&quot;:&quot;Moola&quot;,&quot;given&quot;:&quot;S.&quot;,&quot;parse-names&quot;:false,&quot;dropping-particle&quot;:&quot;&quot;,&quot;non-dropping-particle&quot;:&quot;&quot;},{&quot;family&quot;:&quot;Mabona&quot;,&quot;given&quot;:&quot;A.&quot;,&quot;parse-names&quot;:false,&quot;dropping-particle&quot;:&quot;&quot;,&quot;non-dropping-particle&quot;:&quot;&quot;},{&quot;family&quot;:&quot;Weighill&quot;,&quot;given&quot;:&quot;T.&quot;,&quot;parse-names&quot;:false,&quot;dropping-particle&quot;:&quot;&quot;,&quot;non-dropping-particle&quot;:&quot;&quot;},{&quot;family&quot;:&quot;Sheward&quot;,&quot;given&quot;:&quot;D.&quot;,&quot;parse-names&quot;:false,&quot;dropping-particle&quot;:&quot;&quot;,&quot;non-dropping-particle&quot;:&quot;&quot;},{&quot;family&quot;:&quot;Kosakovsky Pond&quot;,&quot;given&quot;:&quot;S. L.&quot;,&quot;parse-names&quot;:false,&quot;dropping-particle&quot;:&quot;&quot;,&quot;non-dropping-particle&quot;:&quot;&quot;},{&quot;family&quot;:&quot;Scheffler&quot;,&quot;given&quot;:&quot;K.&quot;,&quot;parse-names&quot;:false,&quot;dropping-particle&quot;:&quot;&quot;,&quot;non-dropping-particle&quot;:&quot;&quot;}],&quot;container-title&quot;:&quot;Molecular Biology and Evolution&quot;,&quot;container-title-short&quot;:&quot;Mol Biol Evol&quot;,&quot;DOI&quot;:&quot;10.1093/molbev/mst030&quot;,&quot;ISSN&quot;:&quot;0737-4038&quot;,&quot;issued&quot;:{&quot;date-parts&quot;:[[2013,5,1]]},&quot;page&quot;:&quot;1196-1205&quot;,&quot;issue&quot;:&quot;5&quot;,&quot;volume&quot;:&quot;30&quot;},&quot;isTemporary&quot;:false}]},{&quot;citationID&quot;:&quot;MENDELEY_CITATION_1825b273-02e8-4346-852e-8db65cf2789c&quot;,&quot;properties&quot;:{&quot;noteIndex&quot;:0},&quot;isEdited&quot;:false,&quot;manualOverride&quot;:{&quot;isManuallyOverridden&quot;:false,&quot;citeprocText&quot;:&quot;&lt;sup&gt;45,46&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NSw0N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47,48&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0Nyw0O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43</Pages>
  <Words>9763</Words>
  <Characters>55651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9</cp:revision>
  <cp:lastPrinted>2025-02-19T20:31:00Z</cp:lastPrinted>
  <dcterms:created xsi:type="dcterms:W3CDTF">2025-03-13T19:02:00Z</dcterms:created>
  <dcterms:modified xsi:type="dcterms:W3CDTF">2025-03-21T21:47:00Z</dcterms:modified>
</cp:coreProperties>
</file>