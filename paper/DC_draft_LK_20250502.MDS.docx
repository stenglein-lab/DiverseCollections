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1878" w14:textId="77777777" w:rsidR="00F9584B" w:rsidDel="0078544B" w:rsidRDefault="00F9584B" w:rsidP="00081385">
      <w:pPr>
        <w:spacing w:line="360" w:lineRule="auto"/>
        <w:rPr>
          <w:del w:id="0" w:author="Keene-Snickers,Lexi" w:date="2025-04-15T08:33:00Z" w16du:dateUtc="2025-04-15T14:33:00Z"/>
          <w:rFonts w:ascii="Arial" w:hAnsi="Arial" w:cs="Arial"/>
          <w:b/>
          <w:bCs/>
          <w:sz w:val="22"/>
          <w:szCs w:val="22"/>
        </w:rPr>
      </w:pPr>
      <w:commentRangeStart w:id="1"/>
    </w:p>
    <w:p w14:paraId="58589F1E" w14:textId="77777777" w:rsidR="00E76CDD" w:rsidDel="0078544B" w:rsidRDefault="00E76CDD" w:rsidP="00081385">
      <w:pPr>
        <w:spacing w:line="360" w:lineRule="auto"/>
        <w:rPr>
          <w:del w:id="2" w:author="Keene-Snickers,Lexi" w:date="2025-04-15T08:33:00Z" w16du:dateUtc="2025-04-15T14:33:00Z"/>
          <w:rFonts w:ascii="Arial" w:hAnsi="Arial" w:cs="Arial"/>
          <w:b/>
          <w:bCs/>
          <w:sz w:val="22"/>
          <w:szCs w:val="22"/>
        </w:rPr>
      </w:pPr>
    </w:p>
    <w:p w14:paraId="0B9B89D4" w14:textId="06183A4C" w:rsidR="00202028" w:rsidRDefault="00202028" w:rsidP="00081385">
      <w:pPr>
        <w:spacing w:line="360" w:lineRule="auto"/>
        <w:rPr>
          <w:rFonts w:ascii="Arial" w:hAnsi="Arial" w:cs="Arial"/>
          <w:b/>
          <w:bCs/>
          <w:sz w:val="22"/>
          <w:szCs w:val="22"/>
        </w:rPr>
      </w:pPr>
      <w:r>
        <w:rPr>
          <w:rFonts w:ascii="Arial" w:hAnsi="Arial" w:cs="Arial"/>
          <w:b/>
          <w:bCs/>
          <w:sz w:val="22"/>
          <w:szCs w:val="22"/>
        </w:rPr>
        <w:t xml:space="preserve">Diverse geographic collection of wild </w:t>
      </w:r>
      <w:r w:rsidRPr="006264D3">
        <w:rPr>
          <w:rFonts w:ascii="Arial" w:hAnsi="Arial" w:cs="Arial"/>
          <w:b/>
          <w:bCs/>
          <w:i/>
          <w:iCs/>
          <w:sz w:val="22"/>
          <w:szCs w:val="22"/>
        </w:rPr>
        <w:t>Drosophila melanogaster</w:t>
      </w:r>
      <w:r>
        <w:rPr>
          <w:rFonts w:ascii="Arial" w:hAnsi="Arial" w:cs="Arial"/>
          <w:b/>
          <w:bCs/>
          <w:sz w:val="22"/>
          <w:szCs w:val="22"/>
        </w:rPr>
        <w:t xml:space="preserve"> characterizes the genotype</w:t>
      </w:r>
      <w:r w:rsidR="006264D3">
        <w:rPr>
          <w:rFonts w:ascii="Arial" w:hAnsi="Arial" w:cs="Arial"/>
          <w:b/>
          <w:bCs/>
          <w:sz w:val="22"/>
          <w:szCs w:val="22"/>
        </w:rPr>
        <w:t>s</w:t>
      </w:r>
      <w:r>
        <w:rPr>
          <w:rFonts w:ascii="Arial" w:hAnsi="Arial" w:cs="Arial"/>
          <w:b/>
          <w:bCs/>
          <w:sz w:val="22"/>
          <w:szCs w:val="22"/>
        </w:rPr>
        <w:t xml:space="preserve"> and phenotype</w:t>
      </w:r>
      <w:r w:rsidR="006264D3">
        <w:rPr>
          <w:rFonts w:ascii="Arial" w:hAnsi="Arial" w:cs="Arial"/>
          <w:b/>
          <w:bCs/>
          <w:sz w:val="22"/>
          <w:szCs w:val="22"/>
        </w:rPr>
        <w:t>s</w:t>
      </w:r>
      <w:r>
        <w:rPr>
          <w:rFonts w:ascii="Arial" w:hAnsi="Arial" w:cs="Arial"/>
          <w:b/>
          <w:bCs/>
          <w:sz w:val="22"/>
          <w:szCs w:val="22"/>
        </w:rPr>
        <w:t xml:space="preserve"> of a persistent viral infection</w:t>
      </w:r>
      <w:commentRangeEnd w:id="1"/>
      <w:r w:rsidR="004030DC">
        <w:rPr>
          <w:rStyle w:val="CommentReference"/>
        </w:rPr>
        <w:commentReference w:id="1"/>
      </w:r>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5BBB29D0"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ins w:id="3" w:author="Stenglein,Mark" w:date="2025-05-16T09:32:00Z" w16du:dateUtc="2025-05-16T15:32:00Z">
        <w:r w:rsidR="004030DC">
          <w:rPr>
            <w:rStyle w:val="eop"/>
            <w:rFonts w:ascii="Arial" w:eastAsiaTheme="majorEastAsia" w:hAnsi="Arial" w:cs="Arial"/>
            <w:sz w:val="22"/>
            <w:szCs w:val="22"/>
          </w:rPr>
          <w:t xml:space="preserve">, </w:t>
        </w:r>
        <w:r w:rsidR="004030DC" w:rsidRPr="00AB5926">
          <w:rPr>
            <w:rStyle w:val="normaltextrun"/>
            <w:rFonts w:ascii="Arial" w:eastAsiaTheme="majorEastAsia" w:hAnsi="Arial" w:cs="Arial"/>
            <w:sz w:val="22"/>
            <w:szCs w:val="22"/>
          </w:rPr>
          <w:t>Colorado State University, Fort Collins, CO, USA </w:t>
        </w:r>
      </w:ins>
      <w:del w:id="4" w:author="Stenglein,Mark" w:date="2025-05-16T09:32:00Z" w16du:dateUtc="2025-05-16T15:32:00Z">
        <w:r w:rsidRPr="00AB5926" w:rsidDel="004030DC">
          <w:rPr>
            <w:rStyle w:val="eop"/>
            <w:rFonts w:ascii="Arial" w:eastAsiaTheme="majorEastAsia" w:hAnsi="Arial" w:cs="Arial"/>
            <w:sz w:val="22"/>
            <w:szCs w:val="22"/>
          </w:rPr>
          <w:delText> </w:delText>
        </w:r>
      </w:del>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12"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67114C8A" w:rsidR="00B97576" w:rsidRDefault="005D3563" w:rsidP="007110EB">
      <w:pPr>
        <w:spacing w:line="360" w:lineRule="auto"/>
        <w:ind w:firstLine="720"/>
        <w:rPr>
          <w:rFonts w:ascii="Arial" w:hAnsi="Arial" w:cs="Arial"/>
          <w:sz w:val="22"/>
          <w:szCs w:val="22"/>
        </w:rPr>
      </w:pPr>
      <w:r>
        <w:rPr>
          <w:rFonts w:ascii="Arial" w:hAnsi="Arial" w:cs="Arial"/>
          <w:sz w:val="22"/>
          <w:szCs w:val="22"/>
        </w:rPr>
        <w:t xml:space="preserve">Galbut virus is a remarkably successful virus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7C3864">
        <w:rPr>
          <w:rFonts w:ascii="Arial" w:hAnsi="Arial" w:cs="Arial"/>
          <w:sz w:val="22"/>
          <w:szCs w:val="22"/>
        </w:rPr>
        <w:t xml:space="preserve">the diversity and evolution </w:t>
      </w:r>
      <w:r w:rsidR="0020730B">
        <w:rPr>
          <w:rFonts w:ascii="Arial" w:hAnsi="Arial" w:cs="Arial"/>
          <w:sz w:val="22"/>
          <w:szCs w:val="22"/>
        </w:rPr>
        <w:t xml:space="preserve">of this </w:t>
      </w:r>
      <w:r w:rsidR="007C3864">
        <w:rPr>
          <w:rFonts w:ascii="Arial" w:hAnsi="Arial" w:cs="Arial"/>
          <w:sz w:val="22"/>
          <w:szCs w:val="22"/>
        </w:rPr>
        <w:t>virus</w:t>
      </w:r>
      <w:r w:rsidR="0020730B">
        <w:rPr>
          <w:rFonts w:ascii="Arial" w:hAnsi="Arial" w:cs="Arial"/>
          <w:sz w:val="22"/>
          <w:szCs w:val="22"/>
        </w:rPr>
        <w:t>,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E27066">
        <w:rPr>
          <w:rFonts w:ascii="Arial" w:hAnsi="Arial" w:cs="Arial"/>
          <w:sz w:val="22"/>
          <w:szCs w:val="22"/>
        </w:rPr>
        <w:t>Seventy-five percent</w:t>
      </w:r>
      <w:r w:rsidR="007C3864">
        <w:rPr>
          <w:rFonts w:ascii="Arial" w:hAnsi="Arial" w:cs="Arial"/>
          <w:sz w:val="22"/>
          <w:szCs w:val="22"/>
        </w:rPr>
        <w:t xml:space="preserve"> of flies </w:t>
      </w:r>
      <w:r w:rsidR="0041633A">
        <w:rPr>
          <w:rFonts w:ascii="Arial" w:hAnsi="Arial" w:cs="Arial"/>
          <w:sz w:val="22"/>
          <w:szCs w:val="22"/>
        </w:rPr>
        <w:t>tested</w:t>
      </w:r>
      <w:r w:rsidR="007C3864">
        <w:rPr>
          <w:rFonts w:ascii="Arial" w:hAnsi="Arial" w:cs="Arial"/>
          <w:sz w:val="22"/>
          <w:szCs w:val="22"/>
        </w:rPr>
        <w:t xml:space="preserve"> positive for galbut virus. We selected 1</w:t>
      </w:r>
      <w:r w:rsidR="002F12DD">
        <w:rPr>
          <w:rFonts w:ascii="Arial" w:hAnsi="Arial" w:cs="Arial"/>
          <w:sz w:val="22"/>
          <w:szCs w:val="22"/>
        </w:rPr>
        <w:t>55</w:t>
      </w:r>
      <w:r w:rsidR="007C3864">
        <w:rPr>
          <w:rFonts w:ascii="Arial" w:hAnsi="Arial" w:cs="Arial"/>
          <w:sz w:val="22"/>
          <w:szCs w:val="22"/>
        </w:rPr>
        <w:t xml:space="preserve"> </w:t>
      </w:r>
      <w:r w:rsidR="00E76CDD">
        <w:rPr>
          <w:rFonts w:ascii="Arial" w:hAnsi="Arial" w:cs="Arial"/>
          <w:sz w:val="22"/>
          <w:szCs w:val="22"/>
        </w:rPr>
        <w:t xml:space="preserve">flies </w:t>
      </w:r>
      <w:r w:rsidR="007C3864">
        <w:rPr>
          <w:rFonts w:ascii="Arial" w:hAnsi="Arial" w:cs="Arial"/>
          <w:sz w:val="22"/>
          <w:szCs w:val="22"/>
        </w:rPr>
        <w:t xml:space="preserve">for </w:t>
      </w:r>
      <w:r w:rsidR="0020730B">
        <w:rPr>
          <w:rFonts w:ascii="Arial" w:hAnsi="Arial" w:cs="Arial"/>
          <w:sz w:val="22"/>
          <w:szCs w:val="22"/>
        </w:rPr>
        <w:t xml:space="preserve">RNA </w:t>
      </w:r>
      <w:r w:rsidR="007C3864">
        <w:rPr>
          <w:rFonts w:ascii="Arial" w:hAnsi="Arial" w:cs="Arial"/>
          <w:sz w:val="22"/>
          <w:szCs w:val="22"/>
        </w:rPr>
        <w:t>sequencing to recover galbut virus sequences</w:t>
      </w:r>
      <w:r w:rsidR="0041633A">
        <w:rPr>
          <w:rFonts w:ascii="Arial" w:hAnsi="Arial" w:cs="Arial"/>
          <w:sz w:val="22"/>
          <w:szCs w:val="22"/>
        </w:rPr>
        <w:t xml:space="preserve">. This </w:t>
      </w:r>
      <w:r w:rsidR="007C3864">
        <w:rPr>
          <w:rFonts w:ascii="Arial" w:hAnsi="Arial" w:cs="Arial"/>
          <w:sz w:val="22"/>
          <w:szCs w:val="22"/>
        </w:rPr>
        <w:t>yielded 37</w:t>
      </w:r>
      <w:r w:rsidR="00FC2AE1">
        <w:rPr>
          <w:rFonts w:ascii="Arial" w:hAnsi="Arial" w:cs="Arial"/>
          <w:sz w:val="22"/>
          <w:szCs w:val="22"/>
        </w:rPr>
        <w:t>3</w:t>
      </w:r>
      <w:r w:rsidR="007C3864">
        <w:rPr>
          <w:rFonts w:ascii="Arial" w:hAnsi="Arial" w:cs="Arial"/>
          <w:sz w:val="22"/>
          <w:szCs w:val="22"/>
        </w:rPr>
        <w:t xml:space="preserve"> coding-complete or near complete galbut virus segment sequences. </w:t>
      </w:r>
      <w:r w:rsidR="0020730B">
        <w:rPr>
          <w:rFonts w:ascii="Arial" w:hAnsi="Arial" w:cs="Arial"/>
          <w:sz w:val="22"/>
          <w:szCs w:val="22"/>
        </w:rPr>
        <w:t xml:space="preserve">Galbut virus sequences clustered 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w:t>
      </w:r>
      <w:commentRangeStart w:id="5"/>
      <w:r w:rsidR="00E27066">
        <w:rPr>
          <w:rFonts w:ascii="Arial" w:hAnsi="Arial" w:cs="Arial"/>
          <w:sz w:val="22"/>
          <w:szCs w:val="22"/>
        </w:rPr>
        <w:t>clade A and B</w:t>
      </w:r>
      <w:commentRangeEnd w:id="5"/>
      <w:r w:rsidR="005C397C">
        <w:rPr>
          <w:rStyle w:val="CommentReference"/>
        </w:rPr>
        <w:commentReference w:id="5"/>
      </w:r>
      <w:r w:rsidR="00E27066">
        <w:rPr>
          <w:rFonts w:ascii="Arial" w:hAnsi="Arial" w:cs="Arial"/>
          <w:sz w:val="22"/>
          <w:szCs w:val="22"/>
        </w:rPr>
        <w:t xml:space="preserve">, </w:t>
      </w:r>
      <w:r w:rsidR="0020730B">
        <w:rPr>
          <w:rFonts w:ascii="Arial" w:hAnsi="Arial" w:cs="Arial"/>
          <w:sz w:val="22"/>
          <w:szCs w:val="22"/>
        </w:rPr>
        <w:t xml:space="preserve">contained </w:t>
      </w:r>
      <w:r w:rsidR="0020730B" w:rsidRPr="006264D3">
        <w:rPr>
          <w:rFonts w:ascii="Arial" w:hAnsi="Arial" w:cs="Arial"/>
          <w:i/>
          <w:iCs/>
          <w:sz w:val="22"/>
          <w:szCs w:val="22"/>
        </w:rPr>
        <w:t>D. melanogaster</w:t>
      </w:r>
      <w:r w:rsidR="0020730B">
        <w:rPr>
          <w:rFonts w:ascii="Arial" w:hAnsi="Arial" w:cs="Arial"/>
          <w:sz w:val="22"/>
          <w:szCs w:val="22"/>
        </w:rPr>
        <w:t xml:space="preserve">-infecting viruses and the third corresponded to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was low but </w:t>
      </w:r>
      <w:r w:rsidR="0020730B">
        <w:rPr>
          <w:rFonts w:ascii="Arial" w:hAnsi="Arial" w:cs="Arial"/>
          <w:sz w:val="22"/>
          <w:szCs w:val="22"/>
        </w:rPr>
        <w:t xml:space="preserve">higher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 xml:space="preserve">with pairwise </w:t>
      </w:r>
      <w:ins w:id="6" w:author="Stenglein,Mark" w:date="2025-05-16T09:33:00Z" w16du:dateUtc="2025-05-16T15:33:00Z">
        <w:r w:rsidR="004030DC">
          <w:rPr>
            <w:rFonts w:ascii="Arial" w:hAnsi="Arial" w:cs="Arial"/>
            <w:sz w:val="22"/>
            <w:szCs w:val="22"/>
          </w:rPr>
          <w:t xml:space="preserve">nucleotide </w:t>
        </w:r>
      </w:ins>
      <w:r w:rsidR="002F12DD">
        <w:rPr>
          <w:rFonts w:ascii="Arial" w:hAnsi="Arial" w:cs="Arial"/>
          <w:sz w:val="22"/>
          <w:szCs w:val="22"/>
        </w:rPr>
        <w:t>identit</w:t>
      </w:r>
      <w:r w:rsidR="0020730B">
        <w:rPr>
          <w:rFonts w:ascii="Arial" w:hAnsi="Arial" w:cs="Arial"/>
          <w:sz w:val="22"/>
          <w:szCs w:val="22"/>
        </w:rPr>
        <w:t>ies</w:t>
      </w:r>
      <w:r w:rsidR="002F12DD">
        <w:rPr>
          <w:rFonts w:ascii="Arial" w:hAnsi="Arial" w:cs="Arial"/>
          <w:sz w:val="22"/>
          <w:szCs w:val="22"/>
        </w:rPr>
        <w:t xml:space="preserve"> between clades approaching 75%</w:t>
      </w:r>
      <w:r w:rsidR="0041633A">
        <w:rPr>
          <w:rFonts w:ascii="Arial" w:hAnsi="Arial" w:cs="Arial"/>
          <w:sz w:val="22"/>
          <w:szCs w:val="22"/>
        </w:rPr>
        <w:t xml:space="preserve">. </w:t>
      </w:r>
      <w:ins w:id="7" w:author="Stenglein,Mark" w:date="2025-05-16T09:42:00Z" w16du:dateUtc="2025-05-16T15:42:00Z">
        <w:r w:rsidR="005C397C">
          <w:rPr>
            <w:rFonts w:ascii="Arial" w:hAnsi="Arial" w:cs="Arial"/>
            <w:sz w:val="22"/>
            <w:szCs w:val="22"/>
          </w:rPr>
          <w:t xml:space="preserve">Geography partly explained </w:t>
        </w:r>
      </w:ins>
      <w:ins w:id="8" w:author="Stenglein,Mark" w:date="2025-05-16T09:43:00Z" w16du:dateUtc="2025-05-16T15:43:00Z">
        <w:r w:rsidR="005C397C">
          <w:rPr>
            <w:rFonts w:ascii="Arial" w:hAnsi="Arial" w:cs="Arial"/>
            <w:sz w:val="22"/>
            <w:szCs w:val="22"/>
          </w:rPr>
          <w:t>phylogenetic clustering: s</w:t>
        </w:r>
      </w:ins>
      <w:ins w:id="9" w:author="Stenglein,Mark" w:date="2025-05-16T09:42:00Z" w16du:dateUtc="2025-05-16T15:42:00Z">
        <w:r w:rsidR="005C397C">
          <w:rPr>
            <w:rFonts w:ascii="Arial" w:hAnsi="Arial" w:cs="Arial"/>
            <w:sz w:val="22"/>
            <w:szCs w:val="22"/>
          </w:rPr>
          <w:t xml:space="preserve">equences from the same geographic location were often identical or nearly identical but sequences from the same location were spread </w:t>
        </w:r>
      </w:ins>
      <w:ins w:id="10" w:author="Stenglein,Mark" w:date="2025-05-16T09:43:00Z" w16du:dateUtc="2025-05-16T15:43:00Z">
        <w:r w:rsidR="005C397C">
          <w:rPr>
            <w:rFonts w:ascii="Arial" w:hAnsi="Arial" w:cs="Arial"/>
            <w:sz w:val="22"/>
            <w:szCs w:val="22"/>
          </w:rPr>
          <w:t xml:space="preserve">throughout trees.  </w:t>
        </w:r>
      </w:ins>
      <w:ins w:id="11" w:author="Stenglein,Mark" w:date="2025-05-16T09:33:00Z" w16du:dateUtc="2025-05-16T15:33:00Z">
        <w:r w:rsidR="004030DC">
          <w:rPr>
            <w:rFonts w:ascii="Arial" w:hAnsi="Arial" w:cs="Arial"/>
            <w:sz w:val="22"/>
            <w:szCs w:val="22"/>
          </w:rPr>
          <w:t>About one</w:t>
        </w:r>
      </w:ins>
      <w:del w:id="12" w:author="Stenglein,Mark" w:date="2025-05-16T09:33:00Z" w16du:dateUtc="2025-05-16T15:33:00Z">
        <w:r w:rsidR="0020730B" w:rsidDel="004030DC">
          <w:rPr>
            <w:rFonts w:ascii="Arial" w:hAnsi="Arial" w:cs="Arial"/>
            <w:sz w:val="22"/>
            <w:szCs w:val="22"/>
          </w:rPr>
          <w:delText>A</w:delText>
        </w:r>
      </w:del>
      <w:r w:rsidR="0020730B">
        <w:rPr>
          <w:rFonts w:ascii="Arial" w:hAnsi="Arial" w:cs="Arial"/>
          <w:sz w:val="22"/>
          <w:szCs w:val="22"/>
        </w:rPr>
        <w:t xml:space="preserve"> third </w:t>
      </w:r>
      <w:r w:rsidR="0041633A">
        <w:rPr>
          <w:rFonts w:ascii="Arial" w:hAnsi="Arial" w:cs="Arial"/>
          <w:sz w:val="22"/>
          <w:szCs w:val="22"/>
        </w:rPr>
        <w:t xml:space="preserve">of samples </w:t>
      </w:r>
      <w:r w:rsidR="0020730B">
        <w:rPr>
          <w:rFonts w:ascii="Arial" w:hAnsi="Arial" w:cs="Arial"/>
          <w:sz w:val="22"/>
          <w:szCs w:val="22"/>
        </w:rPr>
        <w:t xml:space="preserve">exhibited </w:t>
      </w:r>
      <w:r w:rsidR="0041633A">
        <w:rPr>
          <w:rFonts w:ascii="Arial" w:hAnsi="Arial" w:cs="Arial"/>
          <w:sz w:val="22"/>
          <w:szCs w:val="22"/>
        </w:rPr>
        <w:t>evidence of coinfection</w:t>
      </w:r>
      <w:ins w:id="13" w:author="Stenglein,Mark" w:date="2025-05-16T09:34:00Z" w16du:dateUtc="2025-05-16T15:34:00Z">
        <w:r w:rsidR="004030DC">
          <w:rPr>
            <w:rFonts w:ascii="Arial" w:hAnsi="Arial" w:cs="Arial"/>
            <w:sz w:val="22"/>
            <w:szCs w:val="22"/>
          </w:rPr>
          <w:t>,</w:t>
        </w:r>
      </w:ins>
      <w:r w:rsidR="0020730B">
        <w:rPr>
          <w:rFonts w:ascii="Arial" w:hAnsi="Arial" w:cs="Arial"/>
          <w:sz w:val="22"/>
          <w:szCs w:val="22"/>
        </w:rPr>
        <w:t xml:space="preserve"> </w:t>
      </w:r>
      <w:r w:rsidR="006264D3">
        <w:rPr>
          <w:rFonts w:ascii="Arial" w:hAnsi="Arial" w:cs="Arial"/>
          <w:sz w:val="22"/>
          <w:szCs w:val="22"/>
        </w:rPr>
        <w:t xml:space="preserve">which </w:t>
      </w:r>
      <w:r w:rsidR="0020730B">
        <w:rPr>
          <w:rFonts w:ascii="Arial" w:hAnsi="Arial" w:cs="Arial"/>
          <w:sz w:val="22"/>
          <w:szCs w:val="22"/>
        </w:rPr>
        <w:t>did not require complete sets of all three galbut virus segments</w:t>
      </w:r>
      <w:r w:rsidR="0041633A">
        <w:rPr>
          <w:rFonts w:ascii="Arial" w:hAnsi="Arial" w:cs="Arial"/>
          <w:sz w:val="22"/>
          <w:szCs w:val="22"/>
        </w:rPr>
        <w:t xml:space="preserve">. </w:t>
      </w:r>
      <w:r w:rsidR="00E27066" w:rsidRPr="006264D3">
        <w:rPr>
          <w:rFonts w:ascii="Arial" w:hAnsi="Arial" w:cs="Arial"/>
          <w:i/>
          <w:iCs/>
          <w:sz w:val="22"/>
          <w:szCs w:val="22"/>
        </w:rPr>
        <w:t>D. melanogaster</w:t>
      </w:r>
      <w:r w:rsidR="00E27066">
        <w:rPr>
          <w:rFonts w:ascii="Arial" w:hAnsi="Arial" w:cs="Arial"/>
          <w:sz w:val="22"/>
          <w:szCs w:val="22"/>
        </w:rPr>
        <w:t xml:space="preserve"> clade A viruses showed a bimodal distribution of </w:t>
      </w:r>
      <w:del w:id="14" w:author="Stenglein,Mark" w:date="2025-05-16T09:34:00Z" w16du:dateUtc="2025-05-16T15:34:00Z">
        <w:r w:rsidR="00E27066" w:rsidDel="004030DC">
          <w:rPr>
            <w:rFonts w:ascii="Arial" w:hAnsi="Arial" w:cs="Arial"/>
            <w:sz w:val="22"/>
            <w:szCs w:val="22"/>
          </w:rPr>
          <w:delText xml:space="preserve">infection </w:delText>
        </w:r>
      </w:del>
      <w:ins w:id="15" w:author="Stenglein,Mark" w:date="2025-05-16T09:34:00Z" w16du:dateUtc="2025-05-16T15:34:00Z">
        <w:r w:rsidR="004030DC">
          <w:rPr>
            <w:rFonts w:ascii="Arial" w:hAnsi="Arial" w:cs="Arial"/>
            <w:sz w:val="22"/>
            <w:szCs w:val="22"/>
          </w:rPr>
          <w:t xml:space="preserve">RNA </w:t>
        </w:r>
      </w:ins>
      <w:r w:rsidR="00E27066">
        <w:rPr>
          <w:rFonts w:ascii="Arial" w:hAnsi="Arial" w:cs="Arial"/>
          <w:sz w:val="22"/>
          <w:szCs w:val="22"/>
        </w:rPr>
        <w:t>levels while clade B viruses</w:t>
      </w:r>
      <w:r w:rsidR="006264D3">
        <w:rPr>
          <w:rFonts w:ascii="Arial" w:hAnsi="Arial" w:cs="Arial"/>
          <w:sz w:val="22"/>
          <w:szCs w:val="22"/>
        </w:rPr>
        <w:t xml:space="preserve"> showed</w:t>
      </w:r>
      <w:r w:rsidR="00E27066">
        <w:rPr>
          <w:rFonts w:ascii="Arial" w:hAnsi="Arial" w:cs="Arial"/>
          <w:sz w:val="22"/>
          <w:szCs w:val="22"/>
        </w:rPr>
        <w:t xml:space="preserve"> similar </w:t>
      </w:r>
      <w:del w:id="16" w:author="Stenglein,Mark" w:date="2025-05-16T09:34:00Z" w16du:dateUtc="2025-05-16T15:34:00Z">
        <w:r w:rsidR="00E27066" w:rsidDel="004030DC">
          <w:rPr>
            <w:rFonts w:ascii="Arial" w:hAnsi="Arial" w:cs="Arial"/>
            <w:sz w:val="22"/>
            <w:szCs w:val="22"/>
          </w:rPr>
          <w:delText xml:space="preserve">infection </w:delText>
        </w:r>
      </w:del>
      <w:ins w:id="17" w:author="Stenglein,Mark" w:date="2025-05-16T09:34:00Z" w16du:dateUtc="2025-05-16T15:34:00Z">
        <w:r w:rsidR="004030DC">
          <w:rPr>
            <w:rFonts w:ascii="Arial" w:hAnsi="Arial" w:cs="Arial"/>
            <w:sz w:val="22"/>
            <w:szCs w:val="22"/>
          </w:rPr>
          <w:t xml:space="preserve">RNA </w:t>
        </w:r>
      </w:ins>
      <w:r w:rsidR="00E27066">
        <w:rPr>
          <w:rFonts w:ascii="Arial" w:hAnsi="Arial" w:cs="Arial"/>
          <w:sz w:val="22"/>
          <w:szCs w:val="22"/>
        </w:rPr>
        <w:t xml:space="preserve">levels in all samples. </w:t>
      </w:r>
      <w:r w:rsidR="0041633A">
        <w:rPr>
          <w:rFonts w:ascii="Arial" w:hAnsi="Arial" w:cs="Arial"/>
          <w:sz w:val="22"/>
          <w:szCs w:val="22"/>
        </w:rPr>
        <w:t xml:space="preserve">There was evidence of </w:t>
      </w:r>
      <w:r w:rsidR="0020730B">
        <w:rPr>
          <w:rFonts w:ascii="Arial" w:hAnsi="Arial" w:cs="Arial"/>
          <w:sz w:val="22"/>
          <w:szCs w:val="22"/>
        </w:rPr>
        <w:t xml:space="preserve">galbut virus </w:t>
      </w:r>
      <w:r w:rsidR="0041633A">
        <w:rPr>
          <w:rFonts w:ascii="Arial" w:hAnsi="Arial" w:cs="Arial"/>
          <w:sz w:val="22"/>
          <w:szCs w:val="22"/>
        </w:rPr>
        <w:t>reassortment</w:t>
      </w:r>
      <w:r w:rsidR="00E27066">
        <w:rPr>
          <w:rFonts w:ascii="Arial" w:hAnsi="Arial" w:cs="Arial"/>
          <w:sz w:val="22"/>
          <w:szCs w:val="22"/>
        </w:rPr>
        <w:t xml:space="preserve"> within clades but not between clades, indicating that viruses in these clades are reproductively isolated. Chaq virus, </w:t>
      </w:r>
      <w:ins w:id="18" w:author="Stenglein,Mark" w:date="2025-05-16T15:24:00Z" w16du:dateUtc="2025-05-16T21:24:00Z">
        <w:r w:rsidR="00446997">
          <w:rPr>
            <w:rFonts w:ascii="Arial" w:hAnsi="Arial" w:cs="Arial"/>
            <w:sz w:val="22"/>
            <w:szCs w:val="22"/>
          </w:rPr>
          <w:t xml:space="preserve">which may be a </w:t>
        </w:r>
      </w:ins>
      <w:del w:id="19" w:author="Stenglein,Mark" w:date="2025-05-16T15:24:00Z" w16du:dateUtc="2025-05-16T21:24:00Z">
        <w:r w:rsidR="00E27066" w:rsidDel="00446997">
          <w:rPr>
            <w:rFonts w:ascii="Arial" w:hAnsi="Arial" w:cs="Arial"/>
            <w:sz w:val="22"/>
            <w:szCs w:val="22"/>
          </w:rPr>
          <w:delText xml:space="preserve">a likely </w:delText>
        </w:r>
      </w:del>
      <w:r w:rsidR="00E27066">
        <w:rPr>
          <w:rFonts w:ascii="Arial" w:hAnsi="Arial" w:cs="Arial"/>
          <w:sz w:val="22"/>
          <w:szCs w:val="22"/>
        </w:rPr>
        <w:t>satellite virus of galbut virus, appears to be associated only with clade A</w:t>
      </w:r>
      <w:ins w:id="20" w:author="Stenglein,Mark" w:date="2025-05-16T09:43:00Z" w16du:dateUtc="2025-05-16T15:43:00Z">
        <w:r w:rsidR="005C397C">
          <w:rPr>
            <w:rFonts w:ascii="Arial" w:hAnsi="Arial" w:cs="Arial"/>
            <w:sz w:val="22"/>
            <w:szCs w:val="22"/>
          </w:rPr>
          <w:t xml:space="preserve"> </w:t>
        </w:r>
      </w:ins>
      <w:ins w:id="21" w:author="Stenglein,Mark" w:date="2025-05-16T09:47:00Z" w16du:dateUtc="2025-05-16T15:47:00Z">
        <w:r w:rsidR="005C397C">
          <w:rPr>
            <w:rFonts w:ascii="Arial" w:hAnsi="Arial" w:cs="Arial"/>
            <w:sz w:val="22"/>
            <w:szCs w:val="22"/>
          </w:rPr>
          <w:t xml:space="preserve">and </w:t>
        </w:r>
        <w:r w:rsidR="005C397C" w:rsidRPr="005C397C">
          <w:rPr>
            <w:rFonts w:ascii="Arial" w:hAnsi="Arial" w:cs="Arial"/>
            <w:i/>
            <w:iCs/>
            <w:sz w:val="22"/>
            <w:szCs w:val="22"/>
            <w:rPrChange w:id="22" w:author="Stenglein,Mark" w:date="2025-05-16T09:47:00Z" w16du:dateUtc="2025-05-16T15:47:00Z">
              <w:rPr>
                <w:rFonts w:ascii="Arial" w:hAnsi="Arial" w:cs="Arial"/>
                <w:sz w:val="22"/>
                <w:szCs w:val="22"/>
              </w:rPr>
            </w:rPrChange>
          </w:rPr>
          <w:t>D. simulans</w:t>
        </w:r>
        <w:r w:rsidR="005C397C">
          <w:rPr>
            <w:rFonts w:ascii="Arial" w:hAnsi="Arial" w:cs="Arial"/>
            <w:sz w:val="22"/>
            <w:szCs w:val="22"/>
          </w:rPr>
          <w:t xml:space="preserve"> </w:t>
        </w:r>
      </w:ins>
      <w:del w:id="23" w:author="Stenglein,Mark" w:date="2025-05-16T09:43:00Z" w16du:dateUtc="2025-05-16T15:43:00Z">
        <w:r w:rsidR="00E27066" w:rsidDel="005C397C">
          <w:rPr>
            <w:rFonts w:ascii="Arial" w:hAnsi="Arial" w:cs="Arial"/>
            <w:sz w:val="22"/>
            <w:szCs w:val="22"/>
          </w:rPr>
          <w:delText xml:space="preserve"> </w:delText>
        </w:r>
      </w:del>
      <w:r w:rsidR="00E27066">
        <w:rPr>
          <w:rFonts w:ascii="Arial" w:hAnsi="Arial" w:cs="Arial"/>
          <w:sz w:val="22"/>
          <w:szCs w:val="22"/>
        </w:rPr>
        <w:t xml:space="preserve">infections. </w:t>
      </w:r>
      <w:commentRangeStart w:id="24"/>
      <w:commentRangeStart w:id="25"/>
      <w:r w:rsidR="00E27066">
        <w:rPr>
          <w:rFonts w:ascii="Arial" w:hAnsi="Arial" w:cs="Arial"/>
          <w:sz w:val="22"/>
          <w:szCs w:val="22"/>
        </w:rPr>
        <w:t xml:space="preserve">Together this data </w:t>
      </w:r>
      <w:r w:rsidR="00E27066">
        <w:rPr>
          <w:rFonts w:ascii="Arial" w:hAnsi="Arial" w:cs="Arial"/>
          <w:sz w:val="22"/>
          <w:szCs w:val="22"/>
        </w:rPr>
        <w:lastRenderedPageBreak/>
        <w:t>explores the sequence diversity of galbut virus and describes genotype-phenotype associations of these infections</w:t>
      </w:r>
      <w:commentRangeEnd w:id="24"/>
      <w:r w:rsidR="005C397C">
        <w:rPr>
          <w:rStyle w:val="CommentReference"/>
        </w:rPr>
        <w:commentReference w:id="24"/>
      </w:r>
      <w:commentRangeEnd w:id="25"/>
      <w:r w:rsidR="005C397C">
        <w:rPr>
          <w:rStyle w:val="CommentReference"/>
        </w:rPr>
        <w:commentReference w:id="25"/>
      </w:r>
      <w:r w:rsidR="00E27066">
        <w:rPr>
          <w:rFonts w:ascii="Arial" w:hAnsi="Arial" w:cs="Arial"/>
          <w:sz w:val="22"/>
          <w:szCs w:val="22"/>
        </w:rPr>
        <w:t>.</w:t>
      </w:r>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5AFF5955" w:rsidR="00D421F5" w:rsidRDefault="00816656" w:rsidP="00081385">
      <w:pPr>
        <w:spacing w:line="360" w:lineRule="auto"/>
        <w:rPr>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A46342" w:rsidRPr="00A46342">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A46342" w:rsidRPr="00A46342">
            <w:rPr>
              <w:rFonts w:ascii="Arial" w:hAnsi="Arial" w:cs="Arial"/>
              <w:color w:val="000000"/>
              <w:sz w:val="22"/>
              <w:szCs w:val="22"/>
              <w:vertAlign w:val="superscript"/>
            </w:rPr>
            <w:t>1,2</w:t>
          </w:r>
        </w:sdtContent>
      </w:sdt>
      <w:r w:rsidR="005246B1">
        <w:rPr>
          <w:rFonts w:ascii="Arial" w:hAnsi="Arial" w:cs="Arial"/>
          <w:sz w:val="22"/>
          <w:szCs w:val="22"/>
        </w:rPr>
        <w:t xml:space="preserve">. </w:t>
      </w:r>
      <w:r w:rsidR="004D41B2">
        <w:rPr>
          <w:rFonts w:ascii="Arial" w:hAnsi="Arial" w:cs="Arial"/>
          <w:sz w:val="22"/>
          <w:szCs w:val="22"/>
        </w:rPr>
        <w:t>Galbut virus</w:t>
      </w:r>
      <w:r w:rsidR="00FF7B6A">
        <w:rPr>
          <w:rFonts w:ascii="Arial" w:hAnsi="Arial" w:cs="Arial"/>
          <w:sz w:val="22"/>
          <w:szCs w:val="22"/>
        </w:rPr>
        <w:t xml:space="preserve"> appears to have limited impact on its host</w:t>
      </w:r>
      <w:r w:rsidR="00EF2EFE">
        <w:rPr>
          <w:rFonts w:ascii="Arial" w:hAnsi="Arial" w:cs="Arial"/>
          <w:sz w:val="22"/>
          <w:szCs w:val="22"/>
        </w:rPr>
        <w:t>’</w:t>
      </w:r>
      <w:r w:rsidR="00FF7B6A">
        <w:rPr>
          <w:rFonts w:ascii="Arial" w:hAnsi="Arial" w:cs="Arial"/>
          <w:sz w:val="22"/>
          <w:szCs w:val="22"/>
        </w:rPr>
        <w:t xml:space="preserve">s </w:t>
      </w:r>
      <w:r w:rsidR="00CA3BA8">
        <w:rPr>
          <w:rFonts w:ascii="Arial" w:hAnsi="Arial" w:cs="Arial"/>
          <w:sz w:val="22"/>
          <w:szCs w:val="22"/>
        </w:rPr>
        <w:t>fitness</w:t>
      </w:r>
      <w:r w:rsidR="00DC22AB">
        <w:rPr>
          <w:rFonts w:ascii="Arial" w:hAnsi="Arial" w:cs="Arial"/>
          <w:sz w:val="22"/>
          <w:szCs w:val="22"/>
        </w:rPr>
        <w:t>, a common trait among partitiviruses</w:t>
      </w:r>
      <w:ins w:id="26" w:author="Stenglein,Mark" w:date="2025-05-16T09:49:00Z" w16du:dateUtc="2025-05-16T15:49:00Z">
        <w:r w:rsidR="005C397C">
          <w:rPr>
            <w:rFonts w:ascii="Arial" w:hAnsi="Arial" w:cs="Arial"/>
            <w:sz w:val="22"/>
            <w:szCs w:val="22"/>
          </w:rPr>
          <w:t>, which were originally named crypt</w:t>
        </w:r>
      </w:ins>
      <w:ins w:id="27" w:author="Stenglein,Mark" w:date="2025-05-16T09:50:00Z" w16du:dateUtc="2025-05-16T15:50:00Z">
        <w:r w:rsidR="00746064">
          <w:rPr>
            <w:rFonts w:ascii="Arial" w:hAnsi="Arial" w:cs="Arial"/>
            <w:sz w:val="22"/>
            <w:szCs w:val="22"/>
          </w:rPr>
          <w:t xml:space="preserve">ic </w:t>
        </w:r>
      </w:ins>
      <w:ins w:id="28" w:author="Stenglein,Mark" w:date="2025-05-16T09:49:00Z" w16du:dateUtc="2025-05-16T15:49:00Z">
        <w:r w:rsidR="005C397C">
          <w:rPr>
            <w:rFonts w:ascii="Arial" w:hAnsi="Arial" w:cs="Arial"/>
            <w:sz w:val="22"/>
            <w:szCs w:val="22"/>
          </w:rPr>
          <w:t xml:space="preserve">viruses after their inapparent infection </w:t>
        </w:r>
        <w:commentRangeStart w:id="29"/>
        <w:r w:rsidR="005C397C">
          <w:rPr>
            <w:rFonts w:ascii="Arial" w:hAnsi="Arial" w:cs="Arial"/>
            <w:sz w:val="22"/>
            <w:szCs w:val="22"/>
          </w:rPr>
          <w:t>phenotypes</w:t>
        </w:r>
      </w:ins>
      <w:commentRangeEnd w:id="29"/>
      <w:ins w:id="30" w:author="Stenglein,Mark" w:date="2025-05-16T09:51:00Z" w16du:dateUtc="2025-05-16T15:51:00Z">
        <w:r w:rsidR="00746064">
          <w:rPr>
            <w:rStyle w:val="CommentReference"/>
          </w:rPr>
          <w:commentReference w:id="29"/>
        </w:r>
      </w:ins>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
          <w:id w:val="167381070"/>
          <w:placeholder>
            <w:docPart w:val="DefaultPlaceholder_-1854013440"/>
          </w:placeholder>
        </w:sdtPr>
        <w:sdtContent>
          <w:r w:rsidR="00A46342" w:rsidRPr="00A46342">
            <w:rPr>
              <w:rFonts w:ascii="Arial" w:hAnsi="Arial" w:cs="Arial"/>
              <w:color w:val="000000"/>
              <w:sz w:val="22"/>
              <w:szCs w:val="22"/>
              <w:vertAlign w:val="superscript"/>
            </w:rPr>
            <w:t>3</w:t>
          </w:r>
        </w:sdtContent>
      </w:sdt>
      <w:r w:rsidR="00FF7B6A">
        <w:rPr>
          <w:rFonts w:ascii="Arial" w:hAnsi="Arial" w:cs="Arial"/>
          <w:sz w:val="22"/>
          <w:szCs w:val="22"/>
        </w:rPr>
        <w:t>. One study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A46342" w:rsidRPr="00A46342">
            <w:rPr>
              <w:rFonts w:ascii="Arial" w:hAnsi="Arial" w:cs="Arial"/>
              <w:color w:val="000000"/>
              <w:sz w:val="22"/>
              <w:szCs w:val="22"/>
              <w:vertAlign w:val="superscript"/>
            </w:rPr>
            <w:t>4</w:t>
          </w:r>
        </w:sdtContent>
      </w:sdt>
      <w:r w:rsidR="00FF7B6A">
        <w:rPr>
          <w:rFonts w:ascii="Arial" w:hAnsi="Arial" w:cs="Arial"/>
          <w:sz w:val="22"/>
          <w:szCs w:val="22"/>
        </w:rPr>
        <w:t xml:space="preserve">. </w:t>
      </w:r>
      <w:r w:rsidR="00940E16">
        <w:rPr>
          <w:rFonts w:ascii="Arial" w:hAnsi="Arial" w:cs="Arial"/>
          <w:sz w:val="22"/>
          <w:szCs w:val="22"/>
        </w:rPr>
        <w:t>While a</w:t>
      </w:r>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 xml:space="preserve">in at least one </w:t>
      </w:r>
      <w:r w:rsidR="00EF2EFE">
        <w:rPr>
          <w:rFonts w:ascii="Arial" w:hAnsi="Arial" w:cs="Arial"/>
          <w:sz w:val="22"/>
          <w:szCs w:val="22"/>
        </w:rPr>
        <w:t xml:space="preserve">inbred </w:t>
      </w:r>
      <w:r w:rsidR="00B80E98">
        <w:rPr>
          <w:rFonts w:ascii="Arial" w:hAnsi="Arial" w:cs="Arial"/>
          <w:sz w:val="22"/>
          <w:szCs w:val="22"/>
        </w:rPr>
        <w:t xml:space="preserve">fly line from the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CA3BA8">
        <w:rPr>
          <w:rFonts w:ascii="Arial" w:hAnsi="Arial" w:cs="Arial"/>
          <w:sz w:val="22"/>
          <w:szCs w:val="22"/>
        </w:rPr>
        <w:t>,</w:t>
      </w:r>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A46342" w:rsidRPr="00A46342">
            <w:rPr>
              <w:rFonts w:ascii="Arial" w:hAnsi="Arial" w:cs="Arial"/>
              <w:color w:val="000000"/>
              <w:sz w:val="22"/>
              <w:szCs w:val="22"/>
              <w:vertAlign w:val="superscript"/>
            </w:rPr>
            <w:t>5,6</w:t>
          </w:r>
        </w:sdtContent>
      </w:sdt>
      <w:r w:rsidR="00B80E98">
        <w:rPr>
          <w:rFonts w:ascii="Arial" w:hAnsi="Arial" w:cs="Arial"/>
          <w:color w:val="000000"/>
          <w:sz w:val="22"/>
          <w:szCs w:val="22"/>
        </w:rPr>
        <w:t xml:space="preserve">. </w:t>
      </w:r>
      <w:r w:rsidR="00E27066">
        <w:rPr>
          <w:rFonts w:ascii="Arial" w:hAnsi="Arial" w:cs="Arial"/>
          <w:color w:val="000000"/>
          <w:sz w:val="22"/>
          <w:szCs w:val="22"/>
        </w:rPr>
        <w:t>Another inbred fly 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B80E98">
        <w:rPr>
          <w:rFonts w:ascii="Arial" w:hAnsi="Arial" w:cs="Arial"/>
          <w:sz w:val="22"/>
          <w:szCs w:val="22"/>
        </w:rPr>
        <w:t>some 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A46342" w:rsidRPr="00A46342">
            <w:rPr>
              <w:rFonts w:ascii="Arial" w:hAnsi="Arial" w:cs="Arial"/>
              <w:color w:val="000000"/>
              <w:sz w:val="22"/>
              <w:szCs w:val="22"/>
              <w:vertAlign w:val="superscript"/>
            </w:rPr>
            <w:t>5</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w:t>
      </w:r>
      <w:del w:id="31" w:author="Stenglein,Mark" w:date="2025-05-16T09:51:00Z" w16du:dateUtc="2025-05-16T15:51:00Z">
        <w:r w:rsidR="006264D3" w:rsidDel="00746064">
          <w:rPr>
            <w:rFonts w:ascii="Arial" w:hAnsi="Arial" w:cs="Arial"/>
            <w:sz w:val="22"/>
            <w:szCs w:val="22"/>
          </w:rPr>
          <w:delText xml:space="preserve">described in the lab </w:delText>
        </w:r>
      </w:del>
      <w:r w:rsidR="00EF2EFE">
        <w:rPr>
          <w:rFonts w:ascii="Arial" w:hAnsi="Arial" w:cs="Arial"/>
          <w:sz w:val="22"/>
          <w:szCs w:val="22"/>
        </w:rPr>
        <w:t xml:space="preserve">contribute to overall fitness of flies </w:t>
      </w:r>
      <w:r w:rsidR="00550630">
        <w:rPr>
          <w:rFonts w:ascii="Arial" w:hAnsi="Arial" w:cs="Arial"/>
          <w:sz w:val="22"/>
          <w:szCs w:val="22"/>
        </w:rPr>
        <w:t xml:space="preserve">in the wild </w:t>
      </w:r>
      <w:del w:id="32" w:author="Stenglein,Mark" w:date="2025-05-16T09:51:00Z" w16du:dateUtc="2025-05-16T15:51:00Z">
        <w:r w:rsidR="00550630" w:rsidDel="00746064">
          <w:rPr>
            <w:rFonts w:ascii="Arial" w:hAnsi="Arial" w:cs="Arial"/>
            <w:sz w:val="22"/>
            <w:szCs w:val="22"/>
          </w:rPr>
          <w:delText>is yet to be elucidated</w:delText>
        </w:r>
      </w:del>
      <w:ins w:id="33" w:author="Stenglein,Mark" w:date="2025-05-16T09:51:00Z" w16du:dateUtc="2025-05-16T15:51:00Z">
        <w:r w:rsidR="00746064">
          <w:rPr>
            <w:rFonts w:ascii="Arial" w:hAnsi="Arial" w:cs="Arial"/>
            <w:sz w:val="22"/>
            <w:szCs w:val="22"/>
          </w:rPr>
          <w:t>remains unclear</w:t>
        </w:r>
      </w:ins>
      <w:r w:rsidR="00550630">
        <w:rPr>
          <w:rFonts w:ascii="Arial" w:hAnsi="Arial" w:cs="Arial"/>
          <w:sz w:val="22"/>
          <w:szCs w:val="22"/>
        </w:rPr>
        <w:t xml:space="preserve">. </w:t>
      </w:r>
    </w:p>
    <w:p w14:paraId="3119C1D9" w14:textId="77777777" w:rsidR="00D421F5" w:rsidRDefault="00D421F5" w:rsidP="00081385">
      <w:pPr>
        <w:spacing w:line="360" w:lineRule="auto"/>
        <w:rPr>
          <w:rFonts w:ascii="Arial" w:hAnsi="Arial" w:cs="Arial"/>
          <w:sz w:val="22"/>
          <w:szCs w:val="22"/>
        </w:rPr>
      </w:pPr>
    </w:p>
    <w:p w14:paraId="43461551" w14:textId="1EAF0240"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w:t>
      </w:r>
      <w:del w:id="34" w:author="Stenglein,Mark" w:date="2025-05-16T09:51:00Z" w16du:dateUtc="2025-05-16T15:51:00Z">
        <w:r w:rsidR="00816656" w:rsidDel="00746064">
          <w:rPr>
            <w:rFonts w:ascii="Arial" w:hAnsi="Arial" w:cs="Arial"/>
            <w:sz w:val="22"/>
            <w:szCs w:val="22"/>
          </w:rPr>
          <w:delText xml:space="preserve">has </w:delText>
        </w:r>
      </w:del>
      <w:ins w:id="35" w:author="Stenglein,Mark" w:date="2025-05-16T09:51:00Z" w16du:dateUtc="2025-05-16T15:51:00Z">
        <w:r w:rsidR="00746064">
          <w:rPr>
            <w:rFonts w:ascii="Arial" w:hAnsi="Arial" w:cs="Arial"/>
            <w:sz w:val="22"/>
            <w:szCs w:val="22"/>
          </w:rPr>
          <w:t xml:space="preserve">includes </w:t>
        </w:r>
      </w:ins>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w:t>
      </w:r>
      <w:commentRangeStart w:id="36"/>
      <w:r w:rsidR="00CA3BA8">
        <w:rPr>
          <w:rFonts w:ascii="Arial" w:hAnsi="Arial" w:cs="Arial"/>
          <w:sz w:val="22"/>
          <w:szCs w:val="22"/>
        </w:rPr>
        <w:t>infected</w:t>
      </w:r>
      <w:commentRangeEnd w:id="36"/>
      <w:r w:rsidR="009D2386">
        <w:rPr>
          <w:rStyle w:val="CommentReference"/>
        </w:rPr>
        <w:commentReference w:id="36"/>
      </w:r>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 xml:space="preserve">’s </w:t>
      </w:r>
      <w:r w:rsidR="00CA3BA8" w:rsidRPr="00746064">
        <w:rPr>
          <w:rFonts w:ascii="Arial" w:hAnsi="Arial" w:cs="Arial"/>
          <w:sz w:val="22"/>
          <w:szCs w:val="22"/>
          <w:rPrChange w:id="37" w:author="Stenglein,Mark" w:date="2025-05-16T09:52:00Z" w16du:dateUtc="2025-05-16T15:52:00Z">
            <w:rPr>
              <w:rFonts w:ascii="Arial" w:hAnsi="Arial" w:cs="Arial"/>
              <w:i/>
              <w:iCs/>
              <w:sz w:val="22"/>
              <w:szCs w:val="22"/>
            </w:rPr>
          </w:rPrChange>
        </w:rPr>
        <w:t>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
          <w:id w:val="-1531867965"/>
          <w:placeholder>
            <w:docPart w:val="DefaultPlaceholder_-1854013440"/>
          </w:placeholder>
        </w:sdtPr>
        <w:sdtContent>
          <w:r w:rsidR="00A46342" w:rsidRPr="00A46342">
            <w:rPr>
              <w:rFonts w:ascii="Arial" w:hAnsi="Arial" w:cs="Arial"/>
              <w:color w:val="000000"/>
              <w:sz w:val="22"/>
              <w:szCs w:val="22"/>
              <w:vertAlign w:val="superscript"/>
            </w:rPr>
            <w:t>1,7</w:t>
          </w:r>
        </w:sdtContent>
      </w:sdt>
      <w:r w:rsidR="00550630">
        <w:rPr>
          <w:rFonts w:ascii="Arial" w:hAnsi="Arial" w:cs="Arial"/>
          <w:color w:val="000000"/>
          <w:sz w:val="22"/>
          <w:szCs w:val="22"/>
        </w:rPr>
        <w:t>.</w:t>
      </w:r>
      <w:r w:rsidR="001B3F09">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03193245" w:rsidR="00263851" w:rsidRDefault="00DC22AB" w:rsidP="00DC22AB">
      <w:pPr>
        <w:spacing w:line="360" w:lineRule="auto"/>
        <w:ind w:firstLine="720"/>
        <w:rPr>
          <w:rFonts w:ascii="Arial" w:hAnsi="Arial" w:cs="Arial"/>
          <w:sz w:val="22"/>
          <w:szCs w:val="22"/>
        </w:rPr>
      </w:pPr>
      <w:r>
        <w:rPr>
          <w:rFonts w:ascii="Arial" w:hAnsi="Arial" w:cs="Arial"/>
          <w:sz w:val="22"/>
          <w:szCs w:val="22"/>
        </w:rPr>
        <w:t xml:space="preserve">Galbut virus </w:t>
      </w:r>
      <w:r w:rsidR="00E27066">
        <w:rPr>
          <w:rFonts w:ascii="Arial" w:hAnsi="Arial" w:cs="Arial"/>
          <w:sz w:val="22"/>
          <w:szCs w:val="22"/>
        </w:rPr>
        <w:t xml:space="preserve">has been found to infect </w:t>
      </w:r>
      <w:ins w:id="38" w:author="Stenglein,Mark" w:date="2025-05-16T09:53:00Z" w16du:dateUtc="2025-05-16T15:53:00Z">
        <w:r w:rsidR="0073538A">
          <w:rPr>
            <w:rFonts w:ascii="Arial" w:hAnsi="Arial" w:cs="Arial"/>
            <w:sz w:val="22"/>
            <w:szCs w:val="22"/>
          </w:rPr>
          <w:t xml:space="preserve">multiple species of drosophilid </w:t>
        </w:r>
      </w:ins>
      <w:r w:rsidR="00E27066">
        <w:rPr>
          <w:rFonts w:ascii="Arial" w:hAnsi="Arial" w:cs="Arial"/>
          <w:sz w:val="22"/>
          <w:szCs w:val="22"/>
        </w:rPr>
        <w:t>flies</w:t>
      </w:r>
      <w:del w:id="39" w:author="Stenglein,Mark" w:date="2025-05-16T09:53:00Z" w16du:dateUtc="2025-05-16T15:53:00Z">
        <w:r w:rsidR="00E27066" w:rsidDel="0073538A">
          <w:rPr>
            <w:rFonts w:ascii="Arial" w:hAnsi="Arial" w:cs="Arial"/>
            <w:sz w:val="22"/>
            <w:szCs w:val="22"/>
          </w:rPr>
          <w:delText xml:space="preserve"> across species barriers</w:delText>
        </w:r>
      </w:del>
      <w:r w:rsidR="00E27066">
        <w:rPr>
          <w:rFonts w:ascii="Arial" w:hAnsi="Arial" w:cs="Arial"/>
          <w:sz w:val="22"/>
          <w:szCs w:val="22"/>
        </w:rPr>
        <w:t xml:space="preserve">. Wild </w:t>
      </w:r>
      <w:r w:rsidRPr="00E97611">
        <w:rPr>
          <w:rFonts w:ascii="Arial" w:hAnsi="Arial" w:cs="Arial"/>
          <w:i/>
          <w:iCs/>
          <w:sz w:val="22"/>
          <w:szCs w:val="22"/>
        </w:rPr>
        <w:t>Drosophila simulans</w:t>
      </w:r>
      <w:r>
        <w:rPr>
          <w:rFonts w:ascii="Arial" w:hAnsi="Arial" w:cs="Arial"/>
          <w:sz w:val="22"/>
          <w:szCs w:val="22"/>
        </w:rPr>
        <w:t xml:space="preserve"> flies from Australia</w:t>
      </w:r>
      <w:r w:rsidR="00E27066">
        <w:rPr>
          <w:rFonts w:ascii="Arial" w:hAnsi="Arial" w:cs="Arial"/>
          <w:sz w:val="22"/>
          <w:szCs w:val="22"/>
        </w:rPr>
        <w:t xml:space="preserve"> and </w:t>
      </w:r>
      <w:r w:rsidR="00E27066" w:rsidRPr="006264D3">
        <w:rPr>
          <w:rFonts w:ascii="Arial" w:hAnsi="Arial" w:cs="Arial"/>
          <w:i/>
          <w:iCs/>
          <w:sz w:val="22"/>
          <w:szCs w:val="22"/>
        </w:rPr>
        <w:t>Drosophila suzukii</w:t>
      </w:r>
      <w:r w:rsidR="00E27066">
        <w:rPr>
          <w:rFonts w:ascii="Arial" w:hAnsi="Arial" w:cs="Arial"/>
          <w:sz w:val="22"/>
          <w:szCs w:val="22"/>
        </w:rPr>
        <w:t xml:space="preserve"> flies from the UK and Japan have </w:t>
      </w:r>
      <w:del w:id="40" w:author="Stenglein,Mark" w:date="2025-05-16T09:53:00Z" w16du:dateUtc="2025-05-16T15:53:00Z">
        <w:r w:rsidR="00E27066" w:rsidDel="0073538A">
          <w:rPr>
            <w:rFonts w:ascii="Arial" w:hAnsi="Arial" w:cs="Arial"/>
            <w:sz w:val="22"/>
            <w:szCs w:val="22"/>
          </w:rPr>
          <w:delText xml:space="preserve">also </w:delText>
        </w:r>
      </w:del>
      <w:r w:rsidR="00E27066">
        <w:rPr>
          <w:rFonts w:ascii="Arial" w:hAnsi="Arial" w:cs="Arial"/>
          <w:sz w:val="22"/>
          <w:szCs w:val="22"/>
        </w:rPr>
        <w:t>been shown to be infected by galbut virus</w:t>
      </w:r>
      <w:ins w:id="41" w:author="Stenglein,Mark" w:date="2025-05-16T09:53:00Z" w16du:dateUtc="2025-05-16T15:53:00Z">
        <w:r w:rsidR="0073538A">
          <w:rPr>
            <w:rFonts w:ascii="Arial" w:hAnsi="Arial" w:cs="Arial"/>
            <w:sz w:val="22"/>
            <w:szCs w:val="22"/>
          </w:rPr>
          <w:t xml:space="preserve"> </w:t>
        </w:r>
      </w:ins>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
          <w:id w:val="482364366"/>
          <w:placeholder>
            <w:docPart w:val="DefaultPlaceholder_-1854013440"/>
          </w:placeholder>
        </w:sdtPr>
        <w:sdtContent>
          <w:r w:rsidR="00A46342" w:rsidRPr="00A46342">
            <w:rPr>
              <w:rFonts w:ascii="Arial" w:hAnsi="Arial" w:cs="Arial"/>
              <w:color w:val="000000"/>
              <w:sz w:val="22"/>
              <w:szCs w:val="22"/>
              <w:vertAlign w:val="superscript"/>
            </w:rPr>
            <w:t>8,9</w:t>
          </w:r>
        </w:sdtContent>
      </w:sdt>
      <w:r>
        <w:rPr>
          <w:rFonts w:ascii="Arial" w:hAnsi="Arial" w:cs="Arial"/>
          <w:sz w:val="22"/>
          <w:szCs w:val="22"/>
        </w:rPr>
        <w:t xml:space="preserve">. </w:t>
      </w:r>
      <w:commentRangeStart w:id="42"/>
      <w:r>
        <w:rPr>
          <w:rFonts w:ascii="Arial" w:hAnsi="Arial" w:cs="Arial"/>
          <w:sz w:val="22"/>
          <w:szCs w:val="22"/>
        </w:rPr>
        <w:t>The presence of an endogenous viral element (EVE)</w:t>
      </w:r>
      <w:r w:rsidR="00E27066">
        <w:rPr>
          <w:rFonts w:ascii="Arial" w:hAnsi="Arial" w:cs="Arial"/>
          <w:sz w:val="22"/>
          <w:szCs w:val="22"/>
        </w:rPr>
        <w:t xml:space="preserve"> in some European populations of flies</w:t>
      </w:r>
      <w:sdt>
        <w:sdtPr>
          <w:rPr>
            <w:rFonts w:ascii="Arial" w:hAnsi="Arial" w:cs="Arial"/>
            <w:color w:val="000000"/>
            <w:sz w:val="22"/>
            <w:szCs w:val="22"/>
            <w:vertAlign w:val="superscript"/>
          </w:rPr>
          <w:tag w:val="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85055755"/>
          <w:placeholder>
            <w:docPart w:val="DefaultPlaceholder_-1854013440"/>
          </w:placeholder>
        </w:sdtPr>
        <w:sdtContent>
          <w:r w:rsidR="00A46342" w:rsidRPr="00A46342">
            <w:rPr>
              <w:rFonts w:ascii="Arial" w:hAnsi="Arial" w:cs="Arial"/>
              <w:color w:val="000000"/>
              <w:sz w:val="22"/>
              <w:szCs w:val="22"/>
              <w:vertAlign w:val="superscript"/>
            </w:rPr>
            <w:t>10</w:t>
          </w:r>
        </w:sdtContent>
      </w:sdt>
      <w:r>
        <w:rPr>
          <w:rFonts w:ascii="Arial" w:hAnsi="Arial" w:cs="Arial"/>
          <w:sz w:val="22"/>
          <w:szCs w:val="22"/>
        </w:rPr>
        <w:t xml:space="preserve"> a</w:t>
      </w:r>
      <w:r w:rsidR="00816656">
        <w:rPr>
          <w:rFonts w:ascii="Arial" w:hAnsi="Arial" w:cs="Arial"/>
          <w:sz w:val="22"/>
          <w:szCs w:val="22"/>
        </w:rPr>
        <w:t>nd that it infects multiple hosts</w:t>
      </w:r>
      <w:r w:rsidR="006603B1">
        <w:rPr>
          <w:rFonts w:ascii="Arial" w:hAnsi="Arial" w:cs="Arial"/>
          <w:sz w:val="22"/>
          <w:szCs w:val="22"/>
        </w:rPr>
        <w:t xml:space="preserve"> suggest</w:t>
      </w:r>
      <w:r w:rsidR="00C54960">
        <w:rPr>
          <w:rFonts w:ascii="Arial" w:hAnsi="Arial" w:cs="Arial"/>
          <w:sz w:val="22"/>
          <w:szCs w:val="22"/>
        </w:rPr>
        <w:t>s</w:t>
      </w:r>
      <w:r w:rsidR="006603B1">
        <w:rPr>
          <w:rFonts w:ascii="Arial" w:hAnsi="Arial" w:cs="Arial"/>
          <w:sz w:val="22"/>
          <w:szCs w:val="22"/>
        </w:rPr>
        <w:t xml:space="preserve"> that </w:t>
      </w:r>
      <w:r w:rsidR="00E27066">
        <w:rPr>
          <w:rFonts w:ascii="Arial" w:hAnsi="Arial" w:cs="Arial"/>
          <w:sz w:val="22"/>
          <w:szCs w:val="22"/>
        </w:rPr>
        <w:t>galbut virus</w:t>
      </w:r>
      <w:r w:rsidR="006603B1">
        <w:rPr>
          <w:rFonts w:ascii="Arial" w:hAnsi="Arial" w:cs="Arial"/>
          <w:sz w:val="22"/>
          <w:szCs w:val="22"/>
        </w:rPr>
        <w:t xml:space="preserve"> has been infecting flies for </w:t>
      </w:r>
      <w:r w:rsidR="00E27066">
        <w:rPr>
          <w:rFonts w:ascii="Arial" w:hAnsi="Arial" w:cs="Arial"/>
          <w:sz w:val="22"/>
          <w:szCs w:val="22"/>
        </w:rPr>
        <w:t>a long time</w:t>
      </w:r>
      <w:commentRangeEnd w:id="42"/>
      <w:r w:rsidR="0073538A">
        <w:rPr>
          <w:rStyle w:val="CommentReference"/>
        </w:rPr>
        <w:commentReference w:id="42"/>
      </w:r>
      <w:r w:rsidR="00E27066">
        <w:rPr>
          <w:rFonts w:ascii="Arial" w:hAnsi="Arial" w:cs="Arial"/>
          <w:sz w:val="22"/>
          <w:szCs w:val="22"/>
        </w:rPr>
        <w:t xml:space="preserve">. </w:t>
      </w:r>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galbut virus evolves </w:t>
      </w:r>
      <w:commentRangeStart w:id="43"/>
      <w:r w:rsidR="00263851">
        <w:rPr>
          <w:rFonts w:ascii="Arial" w:hAnsi="Arial" w:cs="Arial"/>
          <w:sz w:val="22"/>
          <w:szCs w:val="22"/>
        </w:rPr>
        <w:t>slower than expected</w:t>
      </w:r>
      <w:sdt>
        <w:sdtPr>
          <w:rPr>
            <w:rFonts w:ascii="Arial" w:hAnsi="Arial" w:cs="Arial"/>
            <w:color w:val="000000"/>
            <w:sz w:val="22"/>
            <w:szCs w:val="22"/>
            <w:vertAlign w:val="superscript"/>
          </w:rPr>
          <w:tag w:val="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582796562"/>
          <w:placeholder>
            <w:docPart w:val="53046B9A68FBB14DB10DF72B5BA9E4A3"/>
          </w:placeholder>
        </w:sdtPr>
        <w:sdtContent>
          <w:r w:rsidR="00A46342" w:rsidRPr="00A46342">
            <w:rPr>
              <w:rFonts w:ascii="Arial" w:hAnsi="Arial" w:cs="Arial"/>
              <w:color w:val="000000"/>
              <w:sz w:val="22"/>
              <w:szCs w:val="22"/>
              <w:vertAlign w:val="superscript"/>
            </w:rPr>
            <w:t>11</w:t>
          </w:r>
        </w:sdtContent>
      </w:sdt>
      <w:commentRangeEnd w:id="43"/>
      <w:r w:rsidR="0073538A">
        <w:rPr>
          <w:rStyle w:val="CommentReference"/>
        </w:rPr>
        <w:commentReference w:id="43"/>
      </w:r>
      <w:r w:rsidR="00263851">
        <w:rPr>
          <w:rFonts w:ascii="Arial" w:hAnsi="Arial" w:cs="Arial"/>
          <w:sz w:val="22"/>
          <w:szCs w:val="22"/>
        </w:rPr>
        <w:t>, 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A46342" w:rsidRPr="00A46342">
            <w:rPr>
              <w:rFonts w:ascii="Arial" w:hAnsi="Arial" w:cs="Arial"/>
              <w:color w:val="000000"/>
              <w:sz w:val="22"/>
              <w:szCs w:val="22"/>
              <w:vertAlign w:val="superscript"/>
            </w:rPr>
            <w:t>12,13</w:t>
          </w:r>
        </w:sdtContent>
      </w:sdt>
      <w:r w:rsidR="00263851">
        <w:rPr>
          <w:rFonts w:ascii="Arial" w:hAnsi="Arial" w:cs="Arial"/>
          <w:color w:val="000000"/>
          <w:sz w:val="22"/>
          <w:szCs w:val="22"/>
        </w:rPr>
        <w:t>.</w:t>
      </w:r>
      <w:r w:rsidR="00263851" w:rsidRPr="0004557F">
        <w:rPr>
          <w:rFonts w:ascii="Arial" w:hAnsi="Arial" w:cs="Arial"/>
          <w:sz w:val="22"/>
          <w:szCs w:val="22"/>
        </w:rPr>
        <w:t xml:space="preserve"> </w:t>
      </w:r>
    </w:p>
    <w:p w14:paraId="75AC0C49" w14:textId="77777777" w:rsidR="00263851" w:rsidRDefault="00263851">
      <w:pPr>
        <w:spacing w:line="360" w:lineRule="auto"/>
        <w:ind w:firstLine="720"/>
        <w:rPr>
          <w:rFonts w:ascii="Arial" w:hAnsi="Arial" w:cs="Arial"/>
          <w:sz w:val="22"/>
          <w:szCs w:val="22"/>
        </w:rPr>
      </w:pPr>
    </w:p>
    <w:p w14:paraId="08117285" w14:textId="3A75CBA2" w:rsidR="00263851" w:rsidRDefault="00E27066" w:rsidP="00263851">
      <w:pPr>
        <w:spacing w:line="360" w:lineRule="auto"/>
        <w:ind w:firstLine="720"/>
        <w:rPr>
          <w:rFonts w:ascii="Arial" w:hAnsi="Arial" w:cs="Arial"/>
          <w:sz w:val="22"/>
          <w:szCs w:val="22"/>
        </w:rPr>
      </w:pPr>
      <w:r>
        <w:rPr>
          <w:rFonts w:ascii="Arial" w:hAnsi="Arial" w:cs="Arial"/>
          <w:sz w:val="22"/>
          <w:szCs w:val="22"/>
        </w:rPr>
        <w:t xml:space="preserve">Despite galbut </w:t>
      </w:r>
      <w:r w:rsidR="006264D3">
        <w:rPr>
          <w:rFonts w:ascii="Arial" w:hAnsi="Arial" w:cs="Arial"/>
          <w:sz w:val="22"/>
          <w:szCs w:val="22"/>
        </w:rPr>
        <w:t>viruses’</w:t>
      </w:r>
      <w:r>
        <w:rPr>
          <w:rFonts w:ascii="Arial" w:hAnsi="Arial" w:cs="Arial"/>
          <w:sz w:val="22"/>
          <w:szCs w:val="22"/>
        </w:rPr>
        <w:t xml:space="preserve"> presence in several </w:t>
      </w:r>
      <w:r w:rsidRPr="00E27066">
        <w:rPr>
          <w:rFonts w:ascii="Arial" w:hAnsi="Arial" w:cs="Arial"/>
          <w:i/>
          <w:iCs/>
          <w:sz w:val="22"/>
          <w:szCs w:val="22"/>
        </w:rPr>
        <w:t>Drosophila</w:t>
      </w:r>
      <w:r>
        <w:rPr>
          <w:rFonts w:ascii="Arial" w:hAnsi="Arial" w:cs="Arial"/>
          <w:sz w:val="22"/>
          <w:szCs w:val="22"/>
        </w:rPr>
        <w:t xml:space="preserve"> species, </w:t>
      </w:r>
      <w:commentRangeStart w:id="44"/>
      <w:r>
        <w:rPr>
          <w:rFonts w:ascii="Arial" w:hAnsi="Arial" w:cs="Arial"/>
          <w:sz w:val="22"/>
          <w:szCs w:val="22"/>
        </w:rPr>
        <w:t xml:space="preserve">questions </w:t>
      </w:r>
      <w:r w:rsidR="00263851">
        <w:rPr>
          <w:rFonts w:ascii="Arial" w:hAnsi="Arial" w:cs="Arial"/>
          <w:sz w:val="22"/>
          <w:szCs w:val="22"/>
        </w:rPr>
        <w:t xml:space="preserve">about </w:t>
      </w:r>
      <w:r>
        <w:rPr>
          <w:rFonts w:ascii="Arial" w:hAnsi="Arial" w:cs="Arial"/>
          <w:sz w:val="22"/>
          <w:szCs w:val="22"/>
        </w:rPr>
        <w:t>general galbut virus</w:t>
      </w:r>
      <w:r w:rsidR="0043658A">
        <w:rPr>
          <w:rFonts w:ascii="Arial" w:hAnsi="Arial" w:cs="Arial"/>
          <w:sz w:val="22"/>
          <w:szCs w:val="22"/>
        </w:rPr>
        <w:t xml:space="preserve"> biology and</w:t>
      </w:r>
      <w:r>
        <w:rPr>
          <w:rFonts w:ascii="Arial" w:hAnsi="Arial" w:cs="Arial"/>
          <w:sz w:val="22"/>
          <w:szCs w:val="22"/>
        </w:rPr>
        <w:t xml:space="preserve"> its</w:t>
      </w:r>
      <w:r w:rsidR="00263851">
        <w:rPr>
          <w:rFonts w:ascii="Arial" w:hAnsi="Arial" w:cs="Arial"/>
          <w:sz w:val="22"/>
          <w:szCs w:val="22"/>
        </w:rPr>
        <w:t xml:space="preserve"> impact on host biology</w:t>
      </w:r>
      <w:r>
        <w:rPr>
          <w:rFonts w:ascii="Arial" w:hAnsi="Arial" w:cs="Arial"/>
          <w:sz w:val="22"/>
          <w:szCs w:val="22"/>
        </w:rPr>
        <w:t xml:space="preserve"> in the wild</w:t>
      </w:r>
      <w:r w:rsidR="00263851">
        <w:rPr>
          <w:rFonts w:ascii="Arial" w:hAnsi="Arial" w:cs="Arial"/>
          <w:sz w:val="22"/>
          <w:szCs w:val="22"/>
        </w:rPr>
        <w:t xml:space="preserve"> remain unanswered</w:t>
      </w:r>
      <w:commentRangeEnd w:id="44"/>
      <w:r w:rsidR="0073538A">
        <w:rPr>
          <w:rStyle w:val="CommentReference"/>
        </w:rPr>
        <w:commentReference w:id="44"/>
      </w:r>
      <w:r w:rsidR="00263851">
        <w:rPr>
          <w:rFonts w:ascii="Arial" w:hAnsi="Arial" w:cs="Arial"/>
          <w:sz w:val="22"/>
          <w:szCs w:val="22"/>
        </w:rPr>
        <w:t xml:space="preserve">. Three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A46342" w:rsidRPr="00A46342">
            <w:rPr>
              <w:rFonts w:ascii="Arial" w:hAnsi="Arial" w:cs="Arial"/>
              <w:i/>
              <w:iCs/>
              <w:color w:val="000000"/>
              <w:sz w:val="22"/>
              <w:szCs w:val="22"/>
              <w:vertAlign w:val="superscript"/>
            </w:rPr>
            <w:t>2,11</w:t>
          </w:r>
        </w:sdtContent>
      </w:sdt>
      <w:r w:rsidR="00263851">
        <w:rPr>
          <w:rFonts w:ascii="Arial" w:hAnsi="Arial" w:cs="Arial"/>
          <w:sz w:val="22"/>
          <w:szCs w:val="22"/>
        </w:rPr>
        <w:t xml:space="preserve">. The </w:t>
      </w:r>
      <w:r>
        <w:rPr>
          <w:rFonts w:ascii="Arial" w:hAnsi="Arial" w:cs="Arial"/>
          <w:sz w:val="22"/>
          <w:szCs w:val="22"/>
        </w:rPr>
        <w:t xml:space="preserve">biological </w:t>
      </w:r>
      <w:r w:rsidR="00263851">
        <w:rPr>
          <w:rFonts w:ascii="Arial" w:hAnsi="Arial" w:cs="Arial"/>
          <w:sz w:val="22"/>
          <w:szCs w:val="22"/>
        </w:rPr>
        <w:t>characteristics of these clades such as their abundance</w:t>
      </w:r>
      <w:r w:rsidR="0043658A">
        <w:rPr>
          <w:rFonts w:ascii="Arial" w:hAnsi="Arial" w:cs="Arial"/>
          <w:sz w:val="22"/>
          <w:szCs w:val="22"/>
        </w:rPr>
        <w:t xml:space="preserve"> in natural </w:t>
      </w:r>
      <w:r w:rsidR="0043658A">
        <w:rPr>
          <w:rFonts w:ascii="Arial" w:hAnsi="Arial" w:cs="Arial"/>
          <w:sz w:val="22"/>
          <w:szCs w:val="22"/>
        </w:rPr>
        <w:lastRenderedPageBreak/>
        <w:t>populations</w:t>
      </w:r>
      <w:r w:rsidR="00263851">
        <w:rPr>
          <w:rFonts w:ascii="Arial" w:hAnsi="Arial" w:cs="Arial"/>
          <w:sz w:val="22"/>
          <w:szCs w:val="22"/>
        </w:rPr>
        <w:t xml:space="preserve">, whether </w:t>
      </w:r>
      <w:r>
        <w:rPr>
          <w:rFonts w:ascii="Arial" w:hAnsi="Arial" w:cs="Arial"/>
          <w:sz w:val="22"/>
          <w:szCs w:val="22"/>
        </w:rPr>
        <w:t xml:space="preserve">different </w:t>
      </w:r>
      <w:r w:rsidR="0043658A">
        <w:rPr>
          <w:rFonts w:ascii="Arial" w:hAnsi="Arial" w:cs="Arial"/>
          <w:sz w:val="22"/>
          <w:szCs w:val="22"/>
        </w:rPr>
        <w:t>genotypes circulate within the same populations</w:t>
      </w:r>
      <w:r>
        <w:rPr>
          <w:rFonts w:ascii="Arial" w:hAnsi="Arial" w:cs="Arial"/>
          <w:sz w:val="22"/>
          <w:szCs w:val="22"/>
        </w:rPr>
        <w:t xml:space="preserve"> </w:t>
      </w:r>
      <w:r w:rsidR="00263851">
        <w:rPr>
          <w:rFonts w:ascii="Arial" w:hAnsi="Arial" w:cs="Arial"/>
          <w:sz w:val="22"/>
          <w:szCs w:val="22"/>
        </w:rPr>
        <w:t xml:space="preserve">and if there are </w:t>
      </w:r>
      <w:r>
        <w:rPr>
          <w:rFonts w:ascii="Arial" w:hAnsi="Arial" w:cs="Arial"/>
          <w:sz w:val="22"/>
          <w:szCs w:val="22"/>
        </w:rPr>
        <w:t>defining traits associated with each clade</w:t>
      </w:r>
      <w:commentRangeStart w:id="45"/>
      <w:r>
        <w:rPr>
          <w:rFonts w:ascii="Arial" w:hAnsi="Arial" w:cs="Arial"/>
          <w:sz w:val="22"/>
          <w:szCs w:val="22"/>
        </w:rPr>
        <w:t xml:space="preserve"> are unknown</w:t>
      </w:r>
      <w:commentRangeEnd w:id="45"/>
      <w:r w:rsidR="001563B4">
        <w:rPr>
          <w:rStyle w:val="CommentReference"/>
        </w:rPr>
        <w:commentReference w:id="45"/>
      </w:r>
      <w:r w:rsidR="00263851">
        <w:rPr>
          <w:rFonts w:ascii="Arial" w:hAnsi="Arial" w:cs="Arial"/>
          <w:sz w:val="22"/>
          <w:szCs w:val="22"/>
        </w:rPr>
        <w:t xml:space="preserve">. </w:t>
      </w:r>
    </w:p>
    <w:p w14:paraId="3D7A195F" w14:textId="77777777" w:rsidR="00A166B0" w:rsidRDefault="00A166B0" w:rsidP="00081385">
      <w:pPr>
        <w:spacing w:line="360" w:lineRule="auto"/>
        <w:rPr>
          <w:rFonts w:ascii="Arial" w:hAnsi="Arial" w:cs="Arial"/>
          <w:sz w:val="22"/>
          <w:szCs w:val="22"/>
        </w:rPr>
      </w:pPr>
    </w:p>
    <w:p w14:paraId="0CCB41B6" w14:textId="0D1231B8" w:rsidR="00641623" w:rsidRDefault="00EE772B" w:rsidP="00081385">
      <w:pPr>
        <w:spacing w:line="360" w:lineRule="auto"/>
        <w:rPr>
          <w:rFonts w:ascii="Arial" w:hAnsi="Arial" w:cs="Arial"/>
          <w:sz w:val="22"/>
          <w:szCs w:val="22"/>
        </w:rPr>
      </w:pPr>
      <w:r>
        <w:rPr>
          <w:rFonts w:ascii="Arial" w:hAnsi="Arial" w:cs="Arial"/>
          <w:sz w:val="22"/>
          <w:szCs w:val="22"/>
        </w:rPr>
        <w:tab/>
      </w:r>
      <w:commentRangeStart w:id="46"/>
      <w:r w:rsidR="002E1444">
        <w:rPr>
          <w:rFonts w:ascii="Arial" w:hAnsi="Arial" w:cs="Arial"/>
          <w:sz w:val="22"/>
          <w:szCs w:val="22"/>
        </w:rPr>
        <w:t xml:space="preserve">To study </w:t>
      </w:r>
      <w:r w:rsidR="00901811">
        <w:rPr>
          <w:rFonts w:ascii="Arial" w:hAnsi="Arial" w:cs="Arial"/>
          <w:sz w:val="22"/>
          <w:szCs w:val="22"/>
        </w:rPr>
        <w:t xml:space="preserve">galbut </w:t>
      </w:r>
      <w:r w:rsidR="002E1444">
        <w:rPr>
          <w:rFonts w:ascii="Arial" w:hAnsi="Arial" w:cs="Arial"/>
          <w:sz w:val="22"/>
          <w:szCs w:val="22"/>
        </w:rPr>
        <w:t xml:space="preserve">virus </w:t>
      </w:r>
      <w:r w:rsidR="00901811">
        <w:rPr>
          <w:rFonts w:ascii="Arial" w:hAnsi="Arial" w:cs="Arial"/>
          <w:sz w:val="22"/>
          <w:szCs w:val="22"/>
        </w:rPr>
        <w:t xml:space="preserve">diversity and </w:t>
      </w:r>
      <w:r w:rsidR="002E1444">
        <w:rPr>
          <w:rFonts w:ascii="Arial" w:hAnsi="Arial" w:cs="Arial"/>
          <w:sz w:val="22"/>
          <w:szCs w:val="22"/>
        </w:rPr>
        <w:t xml:space="preserve">evolution, </w:t>
      </w:r>
      <w:r w:rsidR="001372C9">
        <w:rPr>
          <w:rFonts w:ascii="Arial" w:hAnsi="Arial" w:cs="Arial"/>
          <w:sz w:val="22"/>
          <w:szCs w:val="22"/>
        </w:rPr>
        <w:t xml:space="preserve">we </w:t>
      </w:r>
      <w:r w:rsidR="00884204">
        <w:rPr>
          <w:rFonts w:ascii="Arial" w:hAnsi="Arial" w:cs="Arial"/>
          <w:sz w:val="22"/>
          <w:szCs w:val="22"/>
        </w:rPr>
        <w:t xml:space="preserve">collected </w:t>
      </w:r>
      <w:r w:rsidRPr="002E1444">
        <w:rPr>
          <w:rFonts w:ascii="Arial" w:hAnsi="Arial" w:cs="Arial"/>
          <w:i/>
          <w:iCs/>
          <w:sz w:val="22"/>
          <w:szCs w:val="22"/>
        </w:rPr>
        <w:t xml:space="preserve">D. melanogaster </w:t>
      </w:r>
      <w:r>
        <w:rPr>
          <w:rFonts w:ascii="Arial" w:hAnsi="Arial" w:cs="Arial"/>
          <w:sz w:val="22"/>
          <w:szCs w:val="22"/>
        </w:rPr>
        <w:t>from</w:t>
      </w:r>
      <w:r w:rsidR="00884204">
        <w:rPr>
          <w:rFonts w:ascii="Arial" w:hAnsi="Arial" w:cs="Arial"/>
          <w:sz w:val="22"/>
          <w:szCs w:val="22"/>
        </w:rPr>
        <w:t xml:space="preserve"> Colorado, Maine, Pennsylvania and Ohio. </w:t>
      </w:r>
      <w:r w:rsidR="00D40EBA">
        <w:rPr>
          <w:rFonts w:ascii="Arial" w:hAnsi="Arial" w:cs="Arial"/>
          <w:sz w:val="22"/>
          <w:szCs w:val="22"/>
        </w:rPr>
        <w:t xml:space="preserve">We screened 974 </w:t>
      </w:r>
      <w:r w:rsidR="00E27066">
        <w:rPr>
          <w:rFonts w:ascii="Arial" w:hAnsi="Arial" w:cs="Arial"/>
          <w:sz w:val="22"/>
          <w:szCs w:val="22"/>
        </w:rPr>
        <w:t>flies</w:t>
      </w:r>
      <w:r w:rsidR="006264D3">
        <w:rPr>
          <w:rFonts w:ascii="Arial" w:hAnsi="Arial" w:cs="Arial"/>
          <w:sz w:val="22"/>
          <w:szCs w:val="22"/>
        </w:rPr>
        <w:t xml:space="preserve"> for galbut virus</w:t>
      </w:r>
      <w:r w:rsidR="00E27066">
        <w:rPr>
          <w:rFonts w:ascii="Arial" w:hAnsi="Arial" w:cs="Arial"/>
          <w:sz w:val="22"/>
          <w:szCs w:val="22"/>
        </w:rPr>
        <w:t xml:space="preserve"> and</w:t>
      </w:r>
      <w:r w:rsidR="001372C9">
        <w:rPr>
          <w:rFonts w:ascii="Arial" w:hAnsi="Arial" w:cs="Arial"/>
          <w:sz w:val="22"/>
          <w:szCs w:val="22"/>
        </w:rPr>
        <w:t xml:space="preserve"> </w:t>
      </w:r>
      <w:r w:rsidR="00D40EBA">
        <w:rPr>
          <w:rFonts w:ascii="Arial" w:hAnsi="Arial" w:cs="Arial"/>
          <w:sz w:val="22"/>
          <w:szCs w:val="22"/>
        </w:rPr>
        <w:t xml:space="preserve">selected </w:t>
      </w:r>
      <w:r w:rsidR="001372C9">
        <w:rPr>
          <w:rFonts w:ascii="Arial" w:hAnsi="Arial" w:cs="Arial"/>
          <w:sz w:val="22"/>
          <w:szCs w:val="22"/>
        </w:rPr>
        <w:t>1</w:t>
      </w:r>
      <w:r w:rsidR="00263851">
        <w:rPr>
          <w:rFonts w:ascii="Arial" w:hAnsi="Arial" w:cs="Arial"/>
          <w:sz w:val="22"/>
          <w:szCs w:val="22"/>
        </w:rPr>
        <w:t>55</w:t>
      </w:r>
      <w:r w:rsidR="001372C9">
        <w:rPr>
          <w:rFonts w:ascii="Arial" w:hAnsi="Arial" w:cs="Arial"/>
          <w:sz w:val="22"/>
          <w:szCs w:val="22"/>
        </w:rPr>
        <w:t xml:space="preserve"> </w:t>
      </w:r>
      <w:r w:rsidR="00736527">
        <w:rPr>
          <w:rFonts w:ascii="Arial" w:hAnsi="Arial" w:cs="Arial"/>
          <w:sz w:val="22"/>
          <w:szCs w:val="22"/>
        </w:rPr>
        <w:t xml:space="preserve">for </w:t>
      </w:r>
      <w:r w:rsidR="001372C9">
        <w:rPr>
          <w:rFonts w:ascii="Arial" w:hAnsi="Arial" w:cs="Arial"/>
          <w:sz w:val="22"/>
          <w:szCs w:val="22"/>
        </w:rPr>
        <w:t>sequenc</w:t>
      </w:r>
      <w:r w:rsidR="00736527">
        <w:rPr>
          <w:rFonts w:ascii="Arial" w:hAnsi="Arial" w:cs="Arial"/>
          <w:sz w:val="22"/>
          <w:szCs w:val="22"/>
        </w:rPr>
        <w:t>ing</w:t>
      </w:r>
      <w:r w:rsidR="001372C9">
        <w:rPr>
          <w:rFonts w:ascii="Arial" w:hAnsi="Arial" w:cs="Arial"/>
          <w:sz w:val="22"/>
          <w:szCs w:val="22"/>
        </w:rPr>
        <w:t>. This resulted in the recovery of 37</w:t>
      </w:r>
      <w:r w:rsidR="00FC2AE1">
        <w:rPr>
          <w:rFonts w:ascii="Arial" w:hAnsi="Arial" w:cs="Arial"/>
          <w:sz w:val="22"/>
          <w:szCs w:val="22"/>
        </w:rPr>
        <w:t>3</w:t>
      </w:r>
      <w:r w:rsidR="00884204">
        <w:rPr>
          <w:rFonts w:ascii="Arial" w:hAnsi="Arial" w:cs="Arial"/>
          <w:sz w:val="22"/>
          <w:szCs w:val="22"/>
        </w:rPr>
        <w:t xml:space="preserve"> </w:t>
      </w:r>
      <w:r w:rsidR="00CA3BA8">
        <w:rPr>
          <w:rFonts w:ascii="Arial" w:hAnsi="Arial" w:cs="Arial"/>
          <w:sz w:val="22"/>
          <w:szCs w:val="22"/>
        </w:rPr>
        <w:t xml:space="preserve">coding-complete or near-complete </w:t>
      </w:r>
      <w:r w:rsidR="00884204">
        <w:rPr>
          <w:rFonts w:ascii="Arial" w:hAnsi="Arial" w:cs="Arial"/>
          <w:sz w:val="22"/>
          <w:szCs w:val="22"/>
        </w:rPr>
        <w:t xml:space="preserve">galbut virus and chaq virus sequences. </w:t>
      </w:r>
      <w:r w:rsidR="00263851">
        <w:rPr>
          <w:rFonts w:ascii="Arial" w:hAnsi="Arial" w:cs="Arial"/>
          <w:sz w:val="22"/>
          <w:szCs w:val="22"/>
        </w:rPr>
        <w:t>We found that overall galbut virus sequence diversity within genotype</w:t>
      </w:r>
      <w:r w:rsidR="00E27066">
        <w:rPr>
          <w:rFonts w:ascii="Arial" w:hAnsi="Arial" w:cs="Arial"/>
          <w:sz w:val="22"/>
          <w:szCs w:val="22"/>
        </w:rPr>
        <w:t>s</w:t>
      </w:r>
      <w:r w:rsidR="00263851">
        <w:rPr>
          <w:rFonts w:ascii="Arial" w:hAnsi="Arial" w:cs="Arial"/>
          <w:sz w:val="22"/>
          <w:szCs w:val="22"/>
        </w:rPr>
        <w:t xml:space="preserve"> was low but </w:t>
      </w:r>
      <w:r w:rsidR="00CA3BA8">
        <w:rPr>
          <w:rFonts w:ascii="Arial" w:hAnsi="Arial" w:cs="Arial"/>
          <w:sz w:val="22"/>
          <w:szCs w:val="22"/>
        </w:rPr>
        <w:t xml:space="preserve">relatively </w:t>
      </w:r>
      <w:r w:rsidR="00263851">
        <w:rPr>
          <w:rFonts w:ascii="Arial" w:hAnsi="Arial" w:cs="Arial"/>
          <w:sz w:val="22"/>
          <w:szCs w:val="22"/>
        </w:rPr>
        <w:t xml:space="preserve">high between genotypes. </w:t>
      </w:r>
      <w:r w:rsidR="007A59F0">
        <w:rPr>
          <w:rFonts w:ascii="Arial" w:hAnsi="Arial" w:cs="Arial"/>
          <w:sz w:val="22"/>
          <w:szCs w:val="22"/>
        </w:rPr>
        <w:t>We</w:t>
      </w:r>
      <w:r w:rsidR="002E1444">
        <w:rPr>
          <w:rFonts w:ascii="Arial" w:hAnsi="Arial" w:cs="Arial"/>
          <w:sz w:val="22"/>
          <w:szCs w:val="22"/>
        </w:rPr>
        <w:t xml:space="preserve"> </w:t>
      </w:r>
      <w:r w:rsidR="00D8477A">
        <w:rPr>
          <w:rFonts w:ascii="Arial" w:hAnsi="Arial" w:cs="Arial"/>
          <w:sz w:val="22"/>
          <w:szCs w:val="22"/>
        </w:rPr>
        <w:t>investigated</w:t>
      </w:r>
      <w:r w:rsidR="00CA3BA8">
        <w:rPr>
          <w:rFonts w:ascii="Arial" w:hAnsi="Arial" w:cs="Arial"/>
          <w:sz w:val="22"/>
          <w:szCs w:val="22"/>
        </w:rPr>
        <w:t xml:space="preserve"> genotype-phenotype </w:t>
      </w:r>
      <w:r w:rsidR="00736527">
        <w:rPr>
          <w:rFonts w:ascii="Arial" w:hAnsi="Arial" w:cs="Arial"/>
          <w:sz w:val="22"/>
          <w:szCs w:val="22"/>
        </w:rPr>
        <w:t>associations</w:t>
      </w:r>
      <w:r w:rsidR="00CA3BA8">
        <w:rPr>
          <w:rFonts w:ascii="Arial" w:hAnsi="Arial" w:cs="Arial"/>
          <w:sz w:val="22"/>
          <w:szCs w:val="22"/>
        </w:rPr>
        <w:t xml:space="preserve"> and found that viral RNA levels and chaq association differed </w:t>
      </w:r>
      <w:r w:rsidR="00D8477A">
        <w:rPr>
          <w:rFonts w:ascii="Arial" w:hAnsi="Arial" w:cs="Arial"/>
          <w:sz w:val="22"/>
          <w:szCs w:val="22"/>
        </w:rPr>
        <w:t xml:space="preserve">between genotypes. We also </w:t>
      </w:r>
      <w:r w:rsidR="00CA3BA8">
        <w:rPr>
          <w:rFonts w:ascii="Arial" w:hAnsi="Arial" w:cs="Arial"/>
          <w:sz w:val="22"/>
          <w:szCs w:val="22"/>
        </w:rPr>
        <w:t xml:space="preserve">found that </w:t>
      </w:r>
      <w:r w:rsidR="00D8477A">
        <w:rPr>
          <w:rFonts w:ascii="Arial" w:hAnsi="Arial" w:cs="Arial"/>
          <w:sz w:val="22"/>
          <w:szCs w:val="22"/>
        </w:rPr>
        <w:t xml:space="preserve">coinfection and reassortment </w:t>
      </w:r>
      <w:r w:rsidR="00CA3BA8">
        <w:rPr>
          <w:rFonts w:ascii="Arial" w:hAnsi="Arial" w:cs="Arial"/>
          <w:sz w:val="22"/>
          <w:szCs w:val="22"/>
        </w:rPr>
        <w:t xml:space="preserve">are common features of </w:t>
      </w:r>
      <w:r w:rsidR="00D8477A">
        <w:rPr>
          <w:rFonts w:ascii="Arial" w:hAnsi="Arial" w:cs="Arial"/>
          <w:sz w:val="22"/>
          <w:szCs w:val="22"/>
        </w:rPr>
        <w:t xml:space="preserve">galbut virus infection. </w:t>
      </w:r>
      <w:commentRangeEnd w:id="46"/>
      <w:r w:rsidR="001563B4">
        <w:rPr>
          <w:rStyle w:val="CommentReference"/>
        </w:rPr>
        <w:commentReference w:id="46"/>
      </w:r>
      <w:r w:rsidRPr="00E27066">
        <w:rPr>
          <w:rFonts w:ascii="Arial" w:hAnsi="Arial" w:cs="Arial"/>
          <w:sz w:val="22"/>
          <w:szCs w:val="22"/>
        </w:rPr>
        <w:t xml:space="preserve">Collectively, these data </w:t>
      </w:r>
      <w:r w:rsidR="00E27066" w:rsidRPr="006264D3">
        <w:rPr>
          <w:rFonts w:ascii="Arial" w:hAnsi="Arial" w:cs="Arial"/>
          <w:sz w:val="22"/>
          <w:szCs w:val="22"/>
        </w:rPr>
        <w:t>describe the sequence diversity and genotype-phenotype associations of galbut virus</w:t>
      </w:r>
      <w:r w:rsidR="00E27066">
        <w:rPr>
          <w:rFonts w:ascii="Arial" w:hAnsi="Arial" w:cs="Arial"/>
          <w:sz w:val="22"/>
          <w:szCs w:val="22"/>
        </w:rPr>
        <w:t xml:space="preserve"> which p</w:t>
      </w:r>
      <w:r w:rsidR="00E27066" w:rsidRPr="006264D3">
        <w:rPr>
          <w:rFonts w:ascii="Arial" w:hAnsi="Arial" w:cs="Arial"/>
          <w:sz w:val="22"/>
          <w:szCs w:val="22"/>
        </w:rPr>
        <w:t>rovi</w:t>
      </w:r>
      <w:r w:rsidR="00E27066">
        <w:rPr>
          <w:rFonts w:ascii="Arial" w:hAnsi="Arial" w:cs="Arial"/>
          <w:sz w:val="22"/>
          <w:szCs w:val="22"/>
        </w:rPr>
        <w:t>des</w:t>
      </w:r>
      <w:r w:rsidR="00E27066" w:rsidRPr="006264D3">
        <w:rPr>
          <w:rFonts w:ascii="Arial" w:hAnsi="Arial" w:cs="Arial"/>
          <w:sz w:val="22"/>
          <w:szCs w:val="22"/>
        </w:rPr>
        <w:t xml:space="preserve"> insight into the biology </w:t>
      </w:r>
      <w:r w:rsidR="006264D3">
        <w:rPr>
          <w:rFonts w:ascii="Arial" w:hAnsi="Arial" w:cs="Arial"/>
          <w:sz w:val="22"/>
          <w:szCs w:val="22"/>
        </w:rPr>
        <w:t xml:space="preserve">and evolution </w:t>
      </w:r>
      <w:r w:rsidR="00E27066" w:rsidRPr="006264D3">
        <w:rPr>
          <w:rFonts w:ascii="Arial" w:hAnsi="Arial" w:cs="Arial"/>
          <w:sz w:val="22"/>
          <w:szCs w:val="22"/>
        </w:rPr>
        <w:t xml:space="preserve">of common persistent viral infections of arthropods.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2A44CEB9"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across</w:t>
      </w:r>
      <w:r w:rsidR="00CC0C29">
        <w:rPr>
          <w:rFonts w:ascii="Arial" w:hAnsi="Arial" w:cs="Arial"/>
          <w:sz w:val="22"/>
          <w:szCs w:val="22"/>
        </w:rPr>
        <w:t xml:space="preserve"> </w:t>
      </w:r>
      <w:r w:rsidR="00940E16">
        <w:rPr>
          <w:rFonts w:ascii="Arial" w:hAnsi="Arial" w:cs="Arial"/>
          <w:sz w:val="22"/>
          <w:szCs w:val="22"/>
        </w:rPr>
        <w:t xml:space="preserve">the </w:t>
      </w:r>
      <w:r w:rsidR="003F10E5">
        <w:rPr>
          <w:rFonts w:ascii="Arial" w:hAnsi="Arial" w:cs="Arial"/>
          <w:sz w:val="22"/>
          <w:szCs w:val="22"/>
        </w:rPr>
        <w:t xml:space="preserve">United States.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 xml:space="preserve">collect flies from Maine, Ohio and </w:t>
      </w:r>
      <w:commentRangeStart w:id="47"/>
      <w:r w:rsidR="00EC36E5">
        <w:rPr>
          <w:rFonts w:ascii="Arial" w:hAnsi="Arial" w:cs="Arial"/>
          <w:sz w:val="22"/>
          <w:szCs w:val="22"/>
        </w:rPr>
        <w:t>Pennsylvania</w:t>
      </w:r>
      <w:commentRangeEnd w:id="47"/>
      <w:r w:rsidR="001563B4">
        <w:rPr>
          <w:rStyle w:val="CommentReference"/>
        </w:rPr>
        <w:commentReference w:id="47"/>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1127657671"/>
          <w:placeholder>
            <w:docPart w:val="DefaultPlaceholder_-1854013440"/>
          </w:placeholder>
        </w:sdtPr>
        <w:sdtContent>
          <w:r w:rsidR="00A46342" w:rsidRPr="00A46342">
            <w:rPr>
              <w:rFonts w:ascii="Arial" w:hAnsi="Arial" w:cs="Arial"/>
              <w:color w:val="000000"/>
              <w:sz w:val="22"/>
              <w:szCs w:val="22"/>
              <w:vertAlign w:val="superscript"/>
            </w:rPr>
            <w:t>14</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03280316" w:rsidR="00957D54" w:rsidRDefault="005B2FB6"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w:t>
      </w:r>
      <w:r w:rsidR="00C546A6">
        <w:rPr>
          <w:rFonts w:ascii="Arial" w:hAnsi="Arial" w:cs="Arial"/>
          <w:sz w:val="22"/>
          <w:szCs w:val="22"/>
        </w:rPr>
        <w:t xml:space="preserve"> and served as a positive control</w:t>
      </w:r>
      <w:r>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w:t>
      </w:r>
      <w:del w:id="48" w:author="Stenglein,Mark" w:date="2025-05-16T10:30:00Z" w16du:dateUtc="2025-05-16T16:30:00Z">
        <w:r w:rsidR="00C75C6A" w:rsidDel="001563B4">
          <w:rPr>
            <w:rFonts w:ascii="Arial" w:eastAsia="Times New Roman" w:hAnsi="Arial" w:cs="Arial"/>
            <w:kern w:val="0"/>
            <w:sz w:val="22"/>
            <w:szCs w:val="22"/>
            <w14:ligatures w14:val="none"/>
          </w:rPr>
          <w:delText>captured</w:delText>
        </w:r>
      </w:del>
      <w:ins w:id="49" w:author="Stenglein,Mark" w:date="2025-05-16T10:30:00Z" w16du:dateUtc="2025-05-16T16:30:00Z">
        <w:r w:rsidR="001563B4">
          <w:rPr>
            <w:rFonts w:ascii="Arial" w:eastAsia="Times New Roman" w:hAnsi="Arial" w:cs="Arial"/>
            <w:kern w:val="0"/>
            <w:sz w:val="22"/>
            <w:szCs w:val="22"/>
            <w14:ligatures w14:val="none"/>
          </w:rPr>
          <w:t>teste</w:t>
        </w:r>
      </w:ins>
      <w:ins w:id="50" w:author="Stenglein,Mark" w:date="2025-05-16T10:31:00Z" w16du:dateUtc="2025-05-16T16:31:00Z">
        <w:r w:rsidR="001563B4">
          <w:rPr>
            <w:rFonts w:ascii="Arial" w:eastAsia="Times New Roman" w:hAnsi="Arial" w:cs="Arial"/>
            <w:kern w:val="0"/>
            <w:sz w:val="22"/>
            <w:szCs w:val="22"/>
            <w14:ligatures w14:val="none"/>
          </w:rPr>
          <w:t>d</w:t>
        </w:r>
      </w:ins>
      <w:r w:rsidR="00C75C6A">
        <w:rPr>
          <w:rFonts w:ascii="Arial" w:eastAsia="Times New Roman" w:hAnsi="Arial" w:cs="Arial"/>
          <w:kern w:val="0"/>
          <w:sz w:val="22"/>
          <w:szCs w:val="22"/>
          <w14:ligatures w14:val="none"/>
        </w:rPr>
        <w:t xml:space="preserve">,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BD654C">
        <w:rPr>
          <w:rFonts w:ascii="Arial" w:eastAsia="Times New Roman" w:hAnsi="Arial" w:cs="Arial"/>
          <w:kern w:val="0"/>
          <w:sz w:val="22"/>
          <w:szCs w:val="22"/>
          <w14:ligatures w14:val="none"/>
        </w:rPr>
        <w:t>multi-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levels in individual flies varying by as much as </w:t>
      </w:r>
      <w:commentRangeStart w:id="51"/>
      <w:r w:rsidR="009000F2">
        <w:rPr>
          <w:rFonts w:ascii="Arial" w:eastAsia="Times New Roman" w:hAnsi="Arial" w:cs="Arial"/>
          <w:kern w:val="0"/>
          <w:sz w:val="22"/>
          <w:szCs w:val="22"/>
          <w14:ligatures w14:val="none"/>
        </w:rPr>
        <w:t>10</w:t>
      </w:r>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w:t>
      </w:r>
      <w:commentRangeEnd w:id="51"/>
      <w:r w:rsidR="001563B4">
        <w:rPr>
          <w:rStyle w:val="CommentReference"/>
        </w:rPr>
        <w:commentReference w:id="51"/>
      </w:r>
      <w:r w:rsidR="00BD654C">
        <w:rPr>
          <w:rFonts w:ascii="Arial" w:eastAsia="Times New Roman" w:hAnsi="Arial" w:cs="Arial"/>
          <w:kern w:val="0"/>
          <w:sz w:val="22"/>
          <w:szCs w:val="22"/>
          <w14:ligatures w14:val="none"/>
        </w:rPr>
        <w:t>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53A40C82"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lastRenderedPageBreak/>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del w:id="52" w:author="Stenglein,Mark" w:date="2025-05-16T10:35:00Z" w16du:dateUtc="2025-05-16T16:35:00Z">
        <w:r w:rsidR="005B6F6A" w:rsidDel="001563B4">
          <w:rPr>
            <w:rFonts w:ascii="Arial" w:eastAsia="Times New Roman" w:hAnsi="Arial" w:cs="Arial"/>
            <w:kern w:val="0"/>
            <w:sz w:val="22"/>
            <w:szCs w:val="22"/>
            <w14:ligatures w14:val="none"/>
          </w:rPr>
          <w:delText>We performed a</w:delText>
        </w:r>
      </w:del>
      <w:ins w:id="53" w:author="Stenglein,Mark" w:date="2025-05-16T10:35:00Z" w16du:dateUtc="2025-05-16T16:35:00Z">
        <w:r w:rsidR="001563B4">
          <w:rPr>
            <w:rFonts w:ascii="Arial" w:eastAsia="Times New Roman" w:hAnsi="Arial" w:cs="Arial"/>
            <w:kern w:val="0"/>
            <w:sz w:val="22"/>
            <w:szCs w:val="22"/>
            <w14:ligatures w14:val="none"/>
          </w:rPr>
          <w:t>A</w:t>
        </w:r>
      </w:ins>
      <w:r w:rsidR="005B6F6A">
        <w:rPr>
          <w:rFonts w:ascii="Arial" w:eastAsia="Times New Roman" w:hAnsi="Arial" w:cs="Arial"/>
          <w:kern w:val="0"/>
          <w:sz w:val="22"/>
          <w:szCs w:val="22"/>
          <w14:ligatures w14:val="none"/>
        </w:rPr>
        <w:t xml:space="preserve">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w:t>
      </w:r>
      <w:del w:id="54" w:author="Stenglein,Mark" w:date="2025-05-16T10:35:00Z" w16du:dateUtc="2025-05-16T16:35:00Z">
        <w:r w:rsidR="005B6F6A" w:rsidDel="001563B4">
          <w:rPr>
            <w:rFonts w:ascii="Arial" w:eastAsia="Times New Roman" w:hAnsi="Arial" w:cs="Arial"/>
            <w:kern w:val="0"/>
            <w:sz w:val="22"/>
            <w:szCs w:val="22"/>
            <w14:ligatures w14:val="none"/>
          </w:rPr>
          <w:delText xml:space="preserve">to determine if there were statistically significant differences in prevalence by location. </w:delText>
        </w:r>
        <w:r w:rsidR="009000F2" w:rsidDel="001563B4">
          <w:rPr>
            <w:rFonts w:ascii="Arial" w:eastAsia="Times New Roman" w:hAnsi="Arial" w:cs="Arial"/>
            <w:kern w:val="0"/>
            <w:sz w:val="22"/>
            <w:szCs w:val="22"/>
            <w14:ligatures w14:val="none"/>
          </w:rPr>
          <w:delText xml:space="preserve">Overall, there </w:delText>
        </w:r>
      </w:del>
      <w:ins w:id="55" w:author="Stenglein,Mark" w:date="2025-05-16T10:35:00Z" w16du:dateUtc="2025-05-16T16:35:00Z">
        <w:r w:rsidR="001563B4">
          <w:rPr>
            <w:rFonts w:ascii="Arial" w:eastAsia="Times New Roman" w:hAnsi="Arial" w:cs="Arial"/>
            <w:kern w:val="0"/>
            <w:sz w:val="22"/>
            <w:szCs w:val="22"/>
            <w14:ligatures w14:val="none"/>
          </w:rPr>
          <w:t xml:space="preserve">indicated that prevalence varied </w:t>
        </w:r>
      </w:ins>
      <w:del w:id="56" w:author="Stenglein,Mark" w:date="2025-05-16T10:35:00Z" w16du:dateUtc="2025-05-16T16:35:00Z">
        <w:r w:rsidR="009000F2" w:rsidDel="001563B4">
          <w:rPr>
            <w:rFonts w:ascii="Arial" w:eastAsia="Times New Roman" w:hAnsi="Arial" w:cs="Arial"/>
            <w:kern w:val="0"/>
            <w:sz w:val="22"/>
            <w:szCs w:val="22"/>
            <w14:ligatures w14:val="none"/>
          </w:rPr>
          <w:delText xml:space="preserve">was statistically </w:delText>
        </w:r>
      </w:del>
      <w:r w:rsidR="009000F2">
        <w:rPr>
          <w:rFonts w:ascii="Arial" w:eastAsia="Times New Roman" w:hAnsi="Arial" w:cs="Arial"/>
          <w:kern w:val="0"/>
          <w:sz w:val="22"/>
          <w:szCs w:val="22"/>
          <w14:ligatures w14:val="none"/>
        </w:rPr>
        <w:t>significant</w:t>
      </w:r>
      <w:ins w:id="57" w:author="Stenglein,Mark" w:date="2025-05-16T10:35:00Z" w16du:dateUtc="2025-05-16T16:35:00Z">
        <w:r w:rsidR="001563B4">
          <w:rPr>
            <w:rFonts w:ascii="Arial" w:eastAsia="Times New Roman" w:hAnsi="Arial" w:cs="Arial"/>
            <w:kern w:val="0"/>
            <w:sz w:val="22"/>
            <w:szCs w:val="22"/>
            <w14:ligatures w14:val="none"/>
          </w:rPr>
          <w:t>ly</w:t>
        </w:r>
      </w:ins>
      <w:r w:rsidR="009000F2">
        <w:rPr>
          <w:rFonts w:ascii="Arial" w:eastAsia="Times New Roman" w:hAnsi="Arial" w:cs="Arial"/>
          <w:kern w:val="0"/>
          <w:sz w:val="22"/>
          <w:szCs w:val="22"/>
          <w14:ligatures w14:val="none"/>
        </w:rPr>
        <w:t xml:space="preserve"> </w:t>
      </w:r>
      <w:del w:id="58" w:author="Stenglein,Mark" w:date="2025-05-16T10:35:00Z" w16du:dateUtc="2025-05-16T16:35:00Z">
        <w:r w:rsidR="009000F2" w:rsidDel="001563B4">
          <w:rPr>
            <w:rFonts w:ascii="Arial" w:eastAsia="Times New Roman" w:hAnsi="Arial" w:cs="Arial"/>
            <w:kern w:val="0"/>
            <w:sz w:val="22"/>
            <w:szCs w:val="22"/>
            <w14:ligatures w14:val="none"/>
          </w:rPr>
          <w:delText xml:space="preserve">evidence that prevalence varied </w:delText>
        </w:r>
      </w:del>
      <w:r w:rsidR="009000F2">
        <w:rPr>
          <w:rFonts w:ascii="Arial" w:eastAsia="Times New Roman" w:hAnsi="Arial" w:cs="Arial"/>
          <w:kern w:val="0"/>
          <w:sz w:val="22"/>
          <w:szCs w:val="22"/>
          <w14:ligatures w14:val="none"/>
        </w:rPr>
        <w:t>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 xml:space="preserve">). </w:t>
      </w:r>
      <w:commentRangeStart w:id="59"/>
      <w:commentRangeStart w:id="60"/>
      <w:r w:rsidR="000D1809">
        <w:rPr>
          <w:rFonts w:ascii="Arial" w:eastAsia="Times New Roman" w:hAnsi="Arial" w:cs="Arial"/>
          <w:kern w:val="0"/>
          <w:sz w:val="22"/>
          <w:szCs w:val="22"/>
          <w14:ligatures w14:val="none"/>
        </w:rPr>
        <w:t>Interestingly, James and Ohio had no statistically</w:t>
      </w:r>
      <w:r w:rsidR="006264D3">
        <w:rPr>
          <w:rFonts w:ascii="Arial" w:eastAsia="Times New Roman" w:hAnsi="Arial" w:cs="Arial"/>
          <w:kern w:val="0"/>
          <w:sz w:val="22"/>
          <w:szCs w:val="22"/>
          <w14:ligatures w14:val="none"/>
        </w:rPr>
        <w:t xml:space="preserve"> significant</w:t>
      </w:r>
      <w:r w:rsidR="000D1809">
        <w:rPr>
          <w:rFonts w:ascii="Arial" w:eastAsia="Times New Roman" w:hAnsi="Arial" w:cs="Arial"/>
          <w:kern w:val="0"/>
          <w:sz w:val="22"/>
          <w:szCs w:val="22"/>
          <w14:ligatures w14:val="none"/>
        </w:rPr>
        <w:t xml:space="preserve"> differences </w:t>
      </w:r>
      <w:r w:rsidR="006264D3">
        <w:rPr>
          <w:rFonts w:ascii="Arial" w:eastAsia="Times New Roman" w:hAnsi="Arial" w:cs="Arial"/>
          <w:kern w:val="0"/>
          <w:sz w:val="22"/>
          <w:szCs w:val="22"/>
          <w14:ligatures w14:val="none"/>
        </w:rPr>
        <w:t xml:space="preserve">in prevalence </w:t>
      </w:r>
      <w:r w:rsidR="000D1809">
        <w:rPr>
          <w:rFonts w:ascii="Arial" w:eastAsia="Times New Roman" w:hAnsi="Arial" w:cs="Arial"/>
          <w:kern w:val="0"/>
          <w:sz w:val="22"/>
          <w:szCs w:val="22"/>
          <w14:ligatures w14:val="none"/>
        </w:rPr>
        <w:t>with any location</w:t>
      </w:r>
      <w:commentRangeEnd w:id="59"/>
      <w:r w:rsidR="001563B4">
        <w:rPr>
          <w:rStyle w:val="CommentReference"/>
        </w:rPr>
        <w:commentReference w:id="59"/>
      </w:r>
      <w:commentRangeEnd w:id="60"/>
      <w:r w:rsidR="001563B4">
        <w:rPr>
          <w:rStyle w:val="CommentReference"/>
        </w:rPr>
        <w:commentReference w:id="60"/>
      </w:r>
      <w:r w:rsidR="000D1809">
        <w:rPr>
          <w:rFonts w:ascii="Arial" w:eastAsia="Times New Roman" w:hAnsi="Arial" w:cs="Arial"/>
          <w:kern w:val="0"/>
          <w:sz w:val="22"/>
          <w:szCs w:val="22"/>
          <w14:ligatures w14:val="none"/>
        </w:rPr>
        <w:t xml:space="preserve">. </w:t>
      </w:r>
      <w:r w:rsidR="006264D3">
        <w:rPr>
          <w:rFonts w:ascii="Arial" w:eastAsia="Times New Roman" w:hAnsi="Arial" w:cs="Arial"/>
          <w:kern w:val="0"/>
          <w:sz w:val="22"/>
          <w:szCs w:val="22"/>
          <w14:ligatures w14:val="none"/>
        </w:rPr>
        <w:t xml:space="preserve">This could be a result of collecting </w:t>
      </w:r>
      <w:r>
        <w:rPr>
          <w:rFonts w:ascii="Arial" w:eastAsia="Times New Roman" w:hAnsi="Arial" w:cs="Arial"/>
          <w:kern w:val="0"/>
          <w:sz w:val="22"/>
          <w:szCs w:val="22"/>
          <w14:ligatures w14:val="none"/>
        </w:rPr>
        <w:t xml:space="preserve">low </w:t>
      </w:r>
      <w:r w:rsidR="007920F3">
        <w:rPr>
          <w:rFonts w:ascii="Arial" w:eastAsia="Times New Roman" w:hAnsi="Arial" w:cs="Arial"/>
          <w:kern w:val="0"/>
          <w:sz w:val="22"/>
          <w:szCs w:val="22"/>
          <w14:ligatures w14:val="none"/>
        </w:rPr>
        <w:t>number</w:t>
      </w:r>
      <w:r>
        <w:rPr>
          <w:rFonts w:ascii="Arial" w:eastAsia="Times New Roman" w:hAnsi="Arial" w:cs="Arial"/>
          <w:kern w:val="0"/>
          <w:sz w:val="22"/>
          <w:szCs w:val="22"/>
          <w14:ligatures w14:val="none"/>
        </w:rPr>
        <w:t xml:space="preserve">s of flies from </w:t>
      </w:r>
      <w:r w:rsidR="006264D3">
        <w:rPr>
          <w:rFonts w:ascii="Arial" w:eastAsia="Times New Roman" w:hAnsi="Arial" w:cs="Arial"/>
          <w:kern w:val="0"/>
          <w:sz w:val="22"/>
          <w:szCs w:val="22"/>
          <w14:ligatures w14:val="none"/>
        </w:rPr>
        <w:t xml:space="preserve">these </w:t>
      </w:r>
      <w:r>
        <w:rPr>
          <w:rFonts w:ascii="Arial" w:eastAsia="Times New Roman" w:hAnsi="Arial" w:cs="Arial"/>
          <w:kern w:val="0"/>
          <w:sz w:val="22"/>
          <w:szCs w:val="22"/>
          <w14:ligatures w14:val="none"/>
        </w:rPr>
        <w:t>locations which decrease</w:t>
      </w:r>
      <w:r w:rsidR="007920F3">
        <w:rPr>
          <w:rFonts w:ascii="Arial" w:eastAsia="Times New Roman" w:hAnsi="Arial" w:cs="Arial"/>
          <w:kern w:val="0"/>
          <w:sz w:val="22"/>
          <w:szCs w:val="22"/>
          <w14:ligatures w14:val="none"/>
        </w:rPr>
        <w:t>d</w:t>
      </w:r>
      <w:r>
        <w:rPr>
          <w:rFonts w:ascii="Arial" w:eastAsia="Times New Roman" w:hAnsi="Arial" w:cs="Arial"/>
          <w:kern w:val="0"/>
          <w:sz w:val="22"/>
          <w:szCs w:val="22"/>
          <w14:ligatures w14:val="none"/>
        </w:rPr>
        <w:t xml:space="preserve"> our power to detect differences in prevalence</w:t>
      </w:r>
      <w:r w:rsidR="006264D3">
        <w:rPr>
          <w:rFonts w:ascii="Arial" w:eastAsia="Times New Roman" w:hAnsi="Arial" w:cs="Arial"/>
          <w:kern w:val="0"/>
          <w:sz w:val="22"/>
          <w:szCs w:val="22"/>
          <w14:ligatures w14:val="none"/>
        </w:rPr>
        <w:t xml:space="preserve"> although we did correct for multiple comparisons</w:t>
      </w:r>
      <w:r w:rsidR="000D1809">
        <w:rPr>
          <w:rFonts w:ascii="Arial" w:eastAsia="Times New Roman" w:hAnsi="Arial" w:cs="Arial"/>
          <w:kern w:val="0"/>
          <w:sz w:val="22"/>
          <w:szCs w:val="22"/>
          <w14:ligatures w14:val="none"/>
        </w:rPr>
        <w:t>.</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075AFE4A"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kal-Wallis</w:t>
      </w:r>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the</w:t>
      </w:r>
      <w:del w:id="61" w:author="Stenglein,Mark" w:date="2025-05-16T10:36:00Z" w16du:dateUtc="2025-05-16T16:36:00Z">
        <w:r w:rsidR="00AC67B9" w:rsidDel="001563B4">
          <w:rPr>
            <w:rFonts w:ascii="Arial" w:hAnsi="Arial" w:cs="Arial"/>
            <w:sz w:val="22"/>
            <w:szCs w:val="22"/>
          </w:rPr>
          <w:delText xml:space="preserve"> Rampart </w:delText>
        </w:r>
        <w:r w:rsidR="005B6F6A" w:rsidDel="001563B4">
          <w:rPr>
            <w:rFonts w:ascii="Arial" w:hAnsi="Arial" w:cs="Arial"/>
            <w:sz w:val="22"/>
            <w:szCs w:val="22"/>
          </w:rPr>
          <w:delText xml:space="preserve">and Wabash </w:delText>
        </w:r>
      </w:del>
      <w:ins w:id="62" w:author="Stenglein,Mark" w:date="2025-05-16T10:36:00Z" w16du:dateUtc="2025-05-16T16:36:00Z">
        <w:r w:rsidR="001563B4">
          <w:rPr>
            <w:rFonts w:ascii="Arial" w:hAnsi="Arial" w:cs="Arial"/>
            <w:sz w:val="22"/>
            <w:szCs w:val="22"/>
          </w:rPr>
          <w:t>se</w:t>
        </w:r>
      </w:ins>
      <w:ins w:id="63" w:author="Stenglein,Mark" w:date="2025-05-16T10:37:00Z" w16du:dateUtc="2025-05-16T16:37:00Z">
        <w:r w:rsidR="001563B4">
          <w:rPr>
            <w:rFonts w:ascii="Arial" w:hAnsi="Arial" w:cs="Arial"/>
            <w:sz w:val="22"/>
            <w:szCs w:val="22"/>
          </w:rPr>
          <w:t xml:space="preserve"> </w:t>
        </w:r>
      </w:ins>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r w:rsidR="00D3360F">
        <w:rPr>
          <w:rFonts w:ascii="Arial" w:hAnsi="Arial" w:cs="Arial"/>
          <w:sz w:val="22"/>
          <w:szCs w:val="22"/>
        </w:rPr>
        <w:t xml:space="preserve">significantly </w:t>
      </w:r>
      <w:r w:rsidR="00F952D4">
        <w:rPr>
          <w:rFonts w:ascii="Arial" w:hAnsi="Arial" w:cs="Arial"/>
          <w:sz w:val="22"/>
          <w:szCs w:val="22"/>
        </w:rPr>
        <w:t xml:space="preserve">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D3360F">
        <w:rPr>
          <w:rFonts w:ascii="Arial" w:hAnsi="Arial" w:cs="Arial"/>
          <w:sz w:val="22"/>
          <w:szCs w:val="22"/>
        </w:rPr>
        <w:t xml:space="preserve"> (P &lt; 0.0005). There was not a significant difference between September and October although the prevalence fell to 82% in October (p = 1)</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F73B3">
        <w:rPr>
          <w:rFonts w:ascii="Arial" w:hAnsi="Arial" w:cs="Arial"/>
          <w:sz w:val="22"/>
          <w:szCs w:val="22"/>
        </w:rPr>
        <w:t>over time, but in one location prevalence rose</w:t>
      </w:r>
      <w:r w:rsidR="00330C9F">
        <w:rPr>
          <w:rFonts w:ascii="Arial" w:hAnsi="Arial" w:cs="Arial"/>
          <w:sz w:val="22"/>
          <w:szCs w:val="22"/>
        </w:rPr>
        <w:t xml:space="preserve"> </w:t>
      </w:r>
      <w:r w:rsidR="008F73B3">
        <w:rPr>
          <w:rFonts w:ascii="Arial" w:hAnsi="Arial" w:cs="Arial"/>
          <w:sz w:val="22"/>
          <w:szCs w:val="22"/>
        </w:rPr>
        <w:t>while</w:t>
      </w:r>
      <w:ins w:id="64" w:author="Stenglein,Mark" w:date="2025-05-16T10:37:00Z" w16du:dateUtc="2025-05-16T16:37:00Z">
        <w:r w:rsidR="001563B4">
          <w:rPr>
            <w:rFonts w:ascii="Arial" w:hAnsi="Arial" w:cs="Arial"/>
            <w:sz w:val="22"/>
            <w:szCs w:val="22"/>
          </w:rPr>
          <w:t xml:space="preserve"> prevalence at</w:t>
        </w:r>
      </w:ins>
      <w:r w:rsidR="008F73B3">
        <w:rPr>
          <w:rFonts w:ascii="Arial" w:hAnsi="Arial" w:cs="Arial"/>
          <w:sz w:val="22"/>
          <w:szCs w:val="22"/>
        </w:rPr>
        <w:t xml:space="preserve"> the other location fell.  </w:t>
      </w:r>
    </w:p>
    <w:p w14:paraId="7FA5B20D" w14:textId="77777777" w:rsidR="00802410" w:rsidRDefault="00802410" w:rsidP="00081385">
      <w:pPr>
        <w:spacing w:line="360" w:lineRule="auto"/>
        <w:rPr>
          <w:rFonts w:ascii="Arial" w:hAnsi="Arial" w:cs="Arial"/>
          <w:sz w:val="22"/>
          <w:szCs w:val="22"/>
        </w:rPr>
      </w:pPr>
    </w:p>
    <w:p w14:paraId="29DC318A" w14:textId="10573439" w:rsidR="005B2FB6" w:rsidRDefault="00330C9F" w:rsidP="00BF2330">
      <w:pPr>
        <w:spacing w:line="360" w:lineRule="auto"/>
        <w:ind w:firstLine="720"/>
        <w:rPr>
          <w:rFonts w:ascii="Arial" w:hAnsi="Arial" w:cs="Arial"/>
          <w:sz w:val="22"/>
          <w:szCs w:val="22"/>
        </w:rPr>
      </w:pPr>
      <w:commentRangeStart w:id="65"/>
      <w:r>
        <w:rPr>
          <w:rFonts w:ascii="Arial" w:hAnsi="Arial" w:cs="Arial"/>
          <w:sz w:val="22"/>
          <w:szCs w:val="22"/>
        </w:rPr>
        <w:t>G</w:t>
      </w:r>
      <w:r w:rsidR="00BF2330">
        <w:rPr>
          <w:rFonts w:ascii="Arial" w:hAnsi="Arial" w:cs="Arial"/>
          <w:sz w:val="22"/>
          <w:szCs w:val="22"/>
        </w:rPr>
        <w:t xml:space="preserve">albut virus was highly </w:t>
      </w:r>
      <w:r w:rsidR="00A950DD">
        <w:rPr>
          <w:rFonts w:ascii="Arial" w:hAnsi="Arial" w:cs="Arial"/>
          <w:sz w:val="22"/>
          <w:szCs w:val="22"/>
        </w:rPr>
        <w:t xml:space="preserve">prevalent </w:t>
      </w:r>
      <w:r w:rsidR="00BF2330">
        <w:rPr>
          <w:rFonts w:ascii="Arial" w:hAnsi="Arial" w:cs="Arial"/>
          <w:sz w:val="22"/>
          <w:szCs w:val="22"/>
        </w:rPr>
        <w:t>in all populations except Ohio</w:t>
      </w:r>
      <w:r w:rsidR="00A15842">
        <w:rPr>
          <w:rFonts w:ascii="Arial" w:hAnsi="Arial" w:cs="Arial"/>
          <w:sz w:val="22"/>
          <w:szCs w:val="22"/>
        </w:rPr>
        <w:t xml:space="preserve"> where recovery of </w:t>
      </w:r>
      <w:r w:rsidR="00A15842" w:rsidRPr="006264D3">
        <w:rPr>
          <w:rFonts w:ascii="Arial" w:hAnsi="Arial" w:cs="Arial"/>
          <w:i/>
          <w:iCs/>
          <w:sz w:val="22"/>
          <w:szCs w:val="22"/>
        </w:rPr>
        <w:t xml:space="preserve">D. melanogaster </w:t>
      </w:r>
      <w:r w:rsidR="00A15842">
        <w:rPr>
          <w:rFonts w:ascii="Arial" w:hAnsi="Arial" w:cs="Arial"/>
          <w:sz w:val="22"/>
          <w:szCs w:val="22"/>
        </w:rPr>
        <w:t>was limited</w:t>
      </w:r>
      <w:r w:rsidR="00BF2330">
        <w:rPr>
          <w:rFonts w:ascii="Arial" w:hAnsi="Arial" w:cs="Arial"/>
          <w:sz w:val="22"/>
          <w:szCs w:val="22"/>
        </w:rPr>
        <w:t>.</w:t>
      </w:r>
      <w:r w:rsidR="00A15842">
        <w:rPr>
          <w:rFonts w:ascii="Arial" w:hAnsi="Arial" w:cs="Arial"/>
          <w:sz w:val="22"/>
          <w:szCs w:val="22"/>
        </w:rPr>
        <w:t xml:space="preserve"> Of the 17 samples collected from Ohio, only three were positive for RpL32 mRNA and one was positive for galbut virus, a prevalence of 33%.</w:t>
      </w:r>
      <w:r w:rsidR="00BF2330">
        <w:rPr>
          <w:rFonts w:ascii="Arial" w:hAnsi="Arial" w:cs="Arial"/>
          <w:sz w:val="22"/>
          <w:szCs w:val="22"/>
        </w:rPr>
        <w:t xml:space="preserve"> </w:t>
      </w:r>
      <w:r w:rsidR="00030E8C">
        <w:rPr>
          <w:rFonts w:ascii="Arial" w:hAnsi="Arial" w:cs="Arial"/>
          <w:sz w:val="22"/>
          <w:szCs w:val="22"/>
        </w:rPr>
        <w:t xml:space="preserve">The RpL32 mRNA </w:t>
      </w:r>
      <w:r w:rsidR="00E15D50">
        <w:rPr>
          <w:rFonts w:ascii="Arial" w:hAnsi="Arial" w:cs="Arial"/>
          <w:sz w:val="22"/>
          <w:szCs w:val="22"/>
        </w:rPr>
        <w:t>C</w:t>
      </w:r>
      <w:r w:rsidR="00030E8C">
        <w:rPr>
          <w:rFonts w:ascii="Arial" w:hAnsi="Arial" w:cs="Arial"/>
          <w:sz w:val="22"/>
          <w:szCs w:val="22"/>
        </w:rPr>
        <w:t xml:space="preserve">t values for the other two samples were higher than expected for </w:t>
      </w:r>
      <w:r w:rsidR="00030E8C" w:rsidRPr="006264D3">
        <w:rPr>
          <w:rFonts w:ascii="Arial" w:hAnsi="Arial" w:cs="Arial"/>
          <w:i/>
          <w:iCs/>
          <w:sz w:val="22"/>
          <w:szCs w:val="22"/>
        </w:rPr>
        <w:t>D. melanogaster,</w:t>
      </w:r>
      <w:r w:rsidR="00030E8C">
        <w:rPr>
          <w:rFonts w:ascii="Arial" w:hAnsi="Arial" w:cs="Arial"/>
          <w:sz w:val="22"/>
          <w:szCs w:val="22"/>
        </w:rPr>
        <w:t xml:space="preserve"> it is possible that these samples</w:t>
      </w:r>
      <w:r w:rsidR="00E15D50">
        <w:rPr>
          <w:rFonts w:ascii="Arial" w:hAnsi="Arial" w:cs="Arial"/>
          <w:sz w:val="22"/>
          <w:szCs w:val="22"/>
        </w:rPr>
        <w:t xml:space="preserve">, which </w:t>
      </w:r>
      <w:r w:rsidR="00030E8C">
        <w:rPr>
          <w:rFonts w:ascii="Arial" w:hAnsi="Arial" w:cs="Arial"/>
          <w:sz w:val="22"/>
          <w:szCs w:val="22"/>
        </w:rPr>
        <w:t xml:space="preserve">were morphologically similar to </w:t>
      </w:r>
      <w:r w:rsidR="00030E8C" w:rsidRPr="006264D3">
        <w:rPr>
          <w:rFonts w:ascii="Arial" w:hAnsi="Arial" w:cs="Arial"/>
          <w:i/>
          <w:iCs/>
          <w:sz w:val="22"/>
          <w:szCs w:val="22"/>
        </w:rPr>
        <w:t>D. melanogaster</w:t>
      </w:r>
      <w:r w:rsidR="00030E8C">
        <w:rPr>
          <w:rFonts w:ascii="Arial" w:hAnsi="Arial" w:cs="Arial"/>
          <w:sz w:val="22"/>
          <w:szCs w:val="22"/>
        </w:rPr>
        <w:t xml:space="preserve"> </w:t>
      </w:r>
      <w:r w:rsidR="006264D3">
        <w:rPr>
          <w:rFonts w:ascii="Arial" w:hAnsi="Arial" w:cs="Arial"/>
          <w:sz w:val="22"/>
          <w:szCs w:val="22"/>
        </w:rPr>
        <w:t xml:space="preserve">were </w:t>
      </w:r>
      <w:r w:rsidR="00030E8C">
        <w:rPr>
          <w:rFonts w:ascii="Arial" w:hAnsi="Arial" w:cs="Arial"/>
          <w:sz w:val="22"/>
          <w:szCs w:val="22"/>
        </w:rPr>
        <w:t>different species.</w:t>
      </w:r>
      <w:commentRangeEnd w:id="65"/>
      <w:r w:rsidR="000510FA">
        <w:rPr>
          <w:rStyle w:val="CommentReference"/>
        </w:rPr>
        <w:commentReference w:id="65"/>
      </w:r>
    </w:p>
    <w:p w14:paraId="55FC40FC" w14:textId="77777777" w:rsidR="00CC6D98" w:rsidRDefault="00CC6D98" w:rsidP="00E97611">
      <w:pPr>
        <w:spacing w:line="360" w:lineRule="auto"/>
        <w:ind w:firstLine="720"/>
        <w:rPr>
          <w:rFonts w:ascii="Arial" w:hAnsi="Arial" w:cs="Arial"/>
          <w:sz w:val="22"/>
          <w:szCs w:val="22"/>
        </w:rPr>
      </w:pPr>
    </w:p>
    <w:p w14:paraId="703870F2" w14:textId="54CD7B29" w:rsidR="00006799" w:rsidRDefault="009000F2"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26EC1F5" wp14:editId="45B1FADD">
            <wp:extent cx="5943600" cy="7691755"/>
            <wp:effectExtent l="0" t="0" r="0" b="0"/>
            <wp:docPr id="16719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4647" name="Picture 1671994647"/>
                    <pic:cNvPicPr/>
                  </pic:nvPicPr>
                  <pic:blipFill>
                    <a:blip r:embed="rId13"/>
                    <a:stretch>
                      <a:fillRect/>
                    </a:stretch>
                  </pic:blipFill>
                  <pic:spPr>
                    <a:xfrm>
                      <a:off x="0" y="0"/>
                      <a:ext cx="5949218" cy="7699025"/>
                    </a:xfrm>
                    <a:prstGeom prst="rect">
                      <a:avLst/>
                    </a:prstGeom>
                  </pic:spPr>
                </pic:pic>
              </a:graphicData>
            </a:graphic>
          </wp:inline>
        </w:drawing>
      </w:r>
    </w:p>
    <w:p w14:paraId="22375E46" w14:textId="208D705C" w:rsidR="00006799" w:rsidRDefault="00006799" w:rsidP="00081385">
      <w:pPr>
        <w:spacing w:line="360" w:lineRule="auto"/>
        <w:rPr>
          <w:ins w:id="66" w:author="Keene-Snickers,Lexi" w:date="2025-05-02T16:31:00Z" w16du:dateUtc="2025-05-02T22:31:00Z"/>
          <w:rFonts w:ascii="Arial" w:hAnsi="Arial" w:cs="Arial"/>
          <w:sz w:val="22"/>
          <w:szCs w:val="22"/>
        </w:rPr>
      </w:pPr>
      <w:r w:rsidRPr="00006799">
        <w:rPr>
          <w:rFonts w:ascii="Arial" w:hAnsi="Arial" w:cs="Arial"/>
          <w:b/>
          <w:bCs/>
          <w:sz w:val="22"/>
          <w:szCs w:val="22"/>
        </w:rPr>
        <w:t xml:space="preserve">Figure </w:t>
      </w:r>
      <w:r>
        <w:rPr>
          <w:rFonts w:ascii="Arial" w:hAnsi="Arial" w:cs="Arial"/>
          <w:b/>
          <w:bCs/>
          <w:sz w:val="22"/>
          <w:szCs w:val="22"/>
        </w:rPr>
        <w:t>1</w:t>
      </w:r>
      <w:r w:rsidRPr="00006799">
        <w:rPr>
          <w:rFonts w:ascii="Arial" w:hAnsi="Arial" w:cs="Arial"/>
          <w:b/>
          <w:bCs/>
          <w:sz w:val="22"/>
          <w:szCs w:val="22"/>
        </w:rPr>
        <w:t xml:space="preserve">: Galbut virus </w:t>
      </w:r>
      <w:del w:id="67" w:author="Stenglein,Mark" w:date="2025-05-16T10:38:00Z" w16du:dateUtc="2025-05-16T16:38:00Z">
        <w:r w:rsidR="00167261" w:rsidDel="000510FA">
          <w:rPr>
            <w:rFonts w:ascii="Arial" w:hAnsi="Arial" w:cs="Arial"/>
            <w:b/>
            <w:bCs/>
            <w:sz w:val="22"/>
            <w:szCs w:val="22"/>
          </w:rPr>
          <w:delText xml:space="preserve">infection is widespread in populations </w:delText>
        </w:r>
      </w:del>
      <w:ins w:id="68" w:author="Stenglein,Mark" w:date="2025-05-16T10:38:00Z" w16du:dateUtc="2025-05-16T16:38:00Z">
        <w:r w:rsidR="000510FA">
          <w:rPr>
            <w:rFonts w:ascii="Arial" w:hAnsi="Arial" w:cs="Arial"/>
            <w:b/>
            <w:bCs/>
            <w:sz w:val="22"/>
            <w:szCs w:val="22"/>
          </w:rPr>
          <w:t xml:space="preserve">is prevalent in </w:t>
        </w:r>
        <w:r w:rsidR="000510FA" w:rsidRPr="000510FA">
          <w:rPr>
            <w:rFonts w:ascii="Arial" w:hAnsi="Arial" w:cs="Arial"/>
            <w:b/>
            <w:bCs/>
            <w:i/>
            <w:iCs/>
            <w:sz w:val="22"/>
            <w:szCs w:val="22"/>
            <w:rPrChange w:id="69" w:author="Stenglein,Mark" w:date="2025-05-16T10:38:00Z" w16du:dateUtc="2025-05-16T16:38:00Z">
              <w:rPr>
                <w:rFonts w:ascii="Arial" w:hAnsi="Arial" w:cs="Arial"/>
                <w:b/>
                <w:bCs/>
                <w:sz w:val="22"/>
                <w:szCs w:val="22"/>
              </w:rPr>
            </w:rPrChange>
          </w:rPr>
          <w:t>D. melanogaster</w:t>
        </w:r>
        <w:r w:rsidR="000510FA">
          <w:rPr>
            <w:rFonts w:ascii="Arial" w:hAnsi="Arial" w:cs="Arial"/>
            <w:b/>
            <w:bCs/>
            <w:sz w:val="22"/>
            <w:szCs w:val="22"/>
          </w:rPr>
          <w:t xml:space="preserve"> populations across the USA.</w:t>
        </w:r>
      </w:ins>
      <w:del w:id="70" w:author="Stenglein,Mark" w:date="2025-05-16T10:38:00Z" w16du:dateUtc="2025-05-16T16:38:00Z">
        <w:r w:rsidR="00167261" w:rsidDel="000510FA">
          <w:rPr>
            <w:rFonts w:ascii="Arial" w:hAnsi="Arial" w:cs="Arial"/>
            <w:b/>
            <w:bCs/>
            <w:sz w:val="22"/>
            <w:szCs w:val="22"/>
          </w:rPr>
          <w:delText>studied in Colorado, Maine, and Pennsylvania</w:delText>
        </w:r>
        <w:r w:rsidDel="000510FA">
          <w:rPr>
            <w:rFonts w:ascii="Arial" w:hAnsi="Arial" w:cs="Arial"/>
            <w:sz w:val="22"/>
            <w:szCs w:val="22"/>
          </w:rPr>
          <w:delText>.</w:delText>
        </w:r>
      </w:del>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collected in 2023. </w:t>
      </w:r>
      <w:r w:rsidR="00167261">
        <w:rPr>
          <w:rFonts w:ascii="Arial" w:hAnsi="Arial" w:cs="Arial"/>
          <w:sz w:val="22"/>
          <w:szCs w:val="22"/>
        </w:rPr>
        <w:t>(B)</w:t>
      </w:r>
      <w:r w:rsidR="00387629">
        <w:rPr>
          <w:rFonts w:ascii="Arial" w:hAnsi="Arial" w:cs="Arial"/>
          <w:sz w:val="22"/>
          <w:szCs w:val="22"/>
        </w:rPr>
        <w:t xml:space="preserve"> </w:t>
      </w:r>
      <w:commentRangeStart w:id="71"/>
      <w:r w:rsidR="00387629">
        <w:rPr>
          <w:rFonts w:ascii="Arial" w:hAnsi="Arial" w:cs="Arial"/>
          <w:sz w:val="22"/>
          <w:szCs w:val="22"/>
        </w:rPr>
        <w:t xml:space="preserve">A map </w:t>
      </w:r>
      <w:commentRangeEnd w:id="71"/>
      <w:r w:rsidR="000510FA">
        <w:rPr>
          <w:rStyle w:val="CommentReference"/>
        </w:rPr>
        <w:commentReference w:id="71"/>
      </w:r>
      <w:r w:rsidR="00387629">
        <w:rPr>
          <w:rFonts w:ascii="Arial" w:hAnsi="Arial" w:cs="Arial"/>
          <w:sz w:val="22"/>
          <w:szCs w:val="22"/>
        </w:rPr>
        <w:t xml:space="preserve">of </w:t>
      </w:r>
      <w:r w:rsidR="00387629">
        <w:rPr>
          <w:rFonts w:ascii="Arial" w:hAnsi="Arial" w:cs="Arial"/>
          <w:sz w:val="22"/>
          <w:szCs w:val="22"/>
        </w:rPr>
        <w:lastRenderedPageBreak/>
        <w:t xml:space="preserve">collection locations in Colorado </w:t>
      </w:r>
      <w:r w:rsidR="00D3360F">
        <w:rPr>
          <w:rFonts w:ascii="Arial" w:hAnsi="Arial" w:cs="Arial"/>
          <w:sz w:val="22"/>
          <w:szCs w:val="22"/>
        </w:rPr>
        <w:t>with</w:t>
      </w:r>
      <w:r w:rsidR="00387629">
        <w:rPr>
          <w:rFonts w:ascii="Arial" w:hAnsi="Arial" w:cs="Arial"/>
          <w:sz w:val="22"/>
          <w:szCs w:val="22"/>
        </w:rPr>
        <w:t xml:space="preserve"> Larimer </w:t>
      </w:r>
      <w:r w:rsidR="00D3360F">
        <w:rPr>
          <w:rFonts w:ascii="Arial" w:hAnsi="Arial" w:cs="Arial"/>
          <w:sz w:val="22"/>
          <w:szCs w:val="22"/>
        </w:rPr>
        <w:t xml:space="preserve">county </w:t>
      </w:r>
      <w:r w:rsidR="00387629">
        <w:rPr>
          <w:rFonts w:ascii="Arial" w:hAnsi="Arial" w:cs="Arial"/>
          <w:sz w:val="22"/>
          <w:szCs w:val="22"/>
        </w:rPr>
        <w:t xml:space="preserve">and surrounding counties (inset). </w:t>
      </w:r>
      <w:r w:rsidR="00167261">
        <w:rPr>
          <w:rFonts w:ascii="Arial" w:hAnsi="Arial" w:cs="Arial"/>
          <w:sz w:val="22"/>
          <w:szCs w:val="22"/>
        </w:rPr>
        <w:t>(</w:t>
      </w:r>
      <w:commentRangeStart w:id="72"/>
      <w:commentRangeStart w:id="73"/>
      <w:r w:rsidR="00167261">
        <w:rPr>
          <w:rFonts w:ascii="Arial" w:hAnsi="Arial" w:cs="Arial"/>
          <w:sz w:val="22"/>
          <w:szCs w:val="22"/>
        </w:rPr>
        <w:t>C</w:t>
      </w:r>
      <w:commentRangeEnd w:id="72"/>
      <w:r w:rsidR="000510FA">
        <w:rPr>
          <w:rStyle w:val="CommentReference"/>
        </w:rPr>
        <w:commentReference w:id="72"/>
      </w:r>
      <w:commentRangeEnd w:id="73"/>
      <w:r w:rsidR="000510FA">
        <w:rPr>
          <w:rStyle w:val="CommentReference"/>
        </w:rPr>
        <w:commentReference w:id="73"/>
      </w:r>
      <w:r w:rsidR="00167261">
        <w:rPr>
          <w:rFonts w:ascii="Arial" w:hAnsi="Arial" w:cs="Arial"/>
          <w:sz w:val="22"/>
          <w:szCs w:val="22"/>
        </w:rPr>
        <w:t xml:space="preserve">) </w:t>
      </w:r>
      <w:r w:rsidR="00387629">
        <w:rPr>
          <w:rFonts w:ascii="Arial" w:hAnsi="Arial" w:cs="Arial"/>
          <w:sz w:val="22"/>
          <w:szCs w:val="22"/>
        </w:rPr>
        <w:t xml:space="preserve">Galbut virus RNA levels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 xml:space="preserve">(D) Galbut virus prevalence </w:t>
      </w:r>
      <w:ins w:id="74" w:author="Stenglein,Mark" w:date="2025-05-16T10:39:00Z" w16du:dateUtc="2025-05-16T16:39:00Z">
        <w:r w:rsidR="000510FA">
          <w:rPr>
            <w:rFonts w:ascii="Arial" w:hAnsi="Arial" w:cs="Arial"/>
            <w:sz w:val="22"/>
            <w:szCs w:val="22"/>
          </w:rPr>
          <w:t xml:space="preserve">at </w:t>
        </w:r>
      </w:ins>
      <w:r w:rsidR="00D3360F">
        <w:rPr>
          <w:rFonts w:ascii="Arial" w:hAnsi="Arial" w:cs="Arial"/>
          <w:sz w:val="22"/>
          <w:szCs w:val="22"/>
        </w:rPr>
        <w:t xml:space="preserve">each location expressed as percent </w:t>
      </w:r>
      <w:del w:id="75" w:author="Stenglein,Mark" w:date="2025-05-16T10:39:00Z" w16du:dateUtc="2025-05-16T16:39:00Z">
        <w:r w:rsidR="00D3360F" w:rsidDel="000510FA">
          <w:rPr>
            <w:rFonts w:ascii="Arial" w:hAnsi="Arial" w:cs="Arial"/>
            <w:sz w:val="22"/>
            <w:szCs w:val="22"/>
          </w:rPr>
          <w:delText xml:space="preserve">positive </w:delText>
        </w:r>
      </w:del>
      <w:r w:rsidR="00D3360F">
        <w:rPr>
          <w:rFonts w:ascii="Arial" w:hAnsi="Arial" w:cs="Arial"/>
          <w:sz w:val="22"/>
          <w:szCs w:val="22"/>
        </w:rPr>
        <w:t xml:space="preserve">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Binomial confidence intervals are shown.</w:t>
      </w:r>
      <w:r w:rsidR="00D3360F">
        <w:rPr>
          <w:rFonts w:ascii="Arial" w:hAnsi="Arial" w:cs="Arial"/>
          <w:sz w:val="22"/>
          <w:szCs w:val="22"/>
        </w:rPr>
        <w:t xml:space="preserve"> </w:t>
      </w:r>
      <w:r>
        <w:rPr>
          <w:rFonts w:ascii="Arial" w:hAnsi="Arial" w:cs="Arial"/>
          <w:sz w:val="22"/>
          <w:szCs w:val="22"/>
        </w:rPr>
        <w:t>(</w:t>
      </w:r>
      <w:r w:rsidR="00D3360F">
        <w:rPr>
          <w:rFonts w:ascii="Arial" w:hAnsi="Arial" w:cs="Arial"/>
          <w:sz w:val="22"/>
          <w:szCs w:val="22"/>
        </w:rPr>
        <w:t>E</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(F)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RT-qPCR data is normalized to levels of RpL32 mRNA. </w:t>
      </w:r>
    </w:p>
    <w:p w14:paraId="0E6542DA" w14:textId="77777777" w:rsidR="00101A14" w:rsidRDefault="00101A14" w:rsidP="00081385">
      <w:pPr>
        <w:spacing w:line="360" w:lineRule="auto"/>
        <w:rPr>
          <w:ins w:id="76" w:author="Keene-Snickers,Lexi" w:date="2025-05-02T16:31:00Z" w16du:dateUtc="2025-05-02T22:31:00Z"/>
          <w:rFonts w:ascii="Arial" w:hAnsi="Arial" w:cs="Arial"/>
          <w:sz w:val="22"/>
          <w:szCs w:val="22"/>
        </w:rPr>
      </w:pPr>
    </w:p>
    <w:p w14:paraId="77EF8B3B" w14:textId="77777777" w:rsidR="00101A14" w:rsidRPr="009170D5" w:rsidRDefault="00101A14" w:rsidP="00101A14">
      <w:pPr>
        <w:spacing w:line="360" w:lineRule="auto"/>
        <w:rPr>
          <w:ins w:id="77" w:author="Keene-Snickers,Lexi" w:date="2025-05-02T16:31:00Z" w16du:dateUtc="2025-05-02T22:31:00Z"/>
          <w:rFonts w:ascii="Arial" w:eastAsia="Times New Roman" w:hAnsi="Arial" w:cs="Arial"/>
          <w:b/>
          <w:bCs/>
          <w:kern w:val="0"/>
          <w:sz w:val="22"/>
          <w:szCs w:val="22"/>
          <w14:ligatures w14:val="none"/>
        </w:rPr>
      </w:pPr>
      <w:commentRangeStart w:id="78"/>
      <w:ins w:id="79" w:author="Keene-Snickers,Lexi" w:date="2025-05-02T16:31:00Z" w16du:dateUtc="2025-05-02T22:31:00Z">
        <w:r w:rsidRPr="009170D5">
          <w:rPr>
            <w:rFonts w:ascii="Arial" w:hAnsi="Arial" w:cs="Arial"/>
            <w:b/>
            <w:bCs/>
            <w:sz w:val="22"/>
            <w:szCs w:val="22"/>
          </w:rPr>
          <w:t>Supplemental Table 1</w:t>
        </w:r>
      </w:ins>
      <w:commentRangeEnd w:id="78"/>
      <w:r w:rsidR="000510FA">
        <w:rPr>
          <w:rStyle w:val="CommentReference"/>
        </w:rPr>
        <w:commentReference w:id="78"/>
      </w:r>
      <w:ins w:id="80" w:author="Keene-Snickers,Lexi" w:date="2025-05-02T16:31:00Z" w16du:dateUtc="2025-05-02T22:31:00Z">
        <w:r w:rsidRPr="009170D5">
          <w:rPr>
            <w:rFonts w:ascii="Arial" w:hAnsi="Arial" w:cs="Arial"/>
            <w:b/>
            <w:bCs/>
            <w:sz w:val="22"/>
            <w:szCs w:val="22"/>
          </w:rPr>
          <w:t xml:space="preserve">: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ins>
    </w:p>
    <w:p w14:paraId="64C5ACC1" w14:textId="074209F4" w:rsidR="00101A14" w:rsidRDefault="00101A14" w:rsidP="00081385">
      <w:pPr>
        <w:spacing w:line="360" w:lineRule="auto"/>
        <w:rPr>
          <w:rFonts w:ascii="Arial" w:hAnsi="Arial" w:cs="Arial"/>
          <w:sz w:val="22"/>
          <w:szCs w:val="22"/>
        </w:rPr>
      </w:pPr>
      <w:ins w:id="81" w:author="Keene-Snickers,Lexi" w:date="2025-05-02T16:31:00Z" w16du:dateUtc="2025-05-02T22:31:00Z">
        <w:r w:rsidRPr="009000F2">
          <w:rPr>
            <w:rFonts w:ascii="Arial" w:hAnsi="Arial" w:cs="Arial"/>
            <w:noProof/>
            <w:sz w:val="22"/>
            <w:szCs w:val="22"/>
          </w:rPr>
          <w:lastRenderedPageBreak/>
          <w:drawing>
            <wp:inline distT="0" distB="0" distL="0" distR="0" wp14:anchorId="6AE7EEFE" wp14:editId="5EC875EA">
              <wp:extent cx="2624666" cy="7315200"/>
              <wp:effectExtent l="0" t="0" r="4445" b="0"/>
              <wp:docPr id="660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5202" name=""/>
                      <pic:cNvPicPr/>
                    </pic:nvPicPr>
                    <pic:blipFill>
                      <a:blip r:embed="rId14"/>
                      <a:stretch>
                        <a:fillRect/>
                      </a:stretch>
                    </pic:blipFill>
                    <pic:spPr>
                      <a:xfrm>
                        <a:off x="0" y="0"/>
                        <a:ext cx="2644067" cy="7369271"/>
                      </a:xfrm>
                      <a:prstGeom prst="rect">
                        <a:avLst/>
                      </a:prstGeom>
                    </pic:spPr>
                  </pic:pic>
                </a:graphicData>
              </a:graphic>
            </wp:inline>
          </w:drawing>
        </w:r>
      </w:ins>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2268608A" w:rsidR="00957D54" w:rsidRDefault="00B557DF" w:rsidP="00081385">
      <w:pPr>
        <w:spacing w:line="360" w:lineRule="auto"/>
        <w:rPr>
          <w:rFonts w:ascii="Arial" w:hAnsi="Arial" w:cs="Arial"/>
          <w:sz w:val="22"/>
          <w:szCs w:val="22"/>
        </w:rPr>
      </w:pPr>
      <w:r>
        <w:rPr>
          <w:rFonts w:ascii="Arial" w:hAnsi="Arial" w:cs="Arial"/>
          <w:sz w:val="22"/>
          <w:szCs w:val="22"/>
        </w:rPr>
        <w:lastRenderedPageBreak/>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xml:space="preserve">, </w:t>
      </w:r>
      <w:del w:id="82" w:author="Keene-Snickers,Lexi" w:date="2025-05-02T16:33:00Z" w16du:dateUtc="2025-05-02T22:33:00Z">
        <w:r w:rsidR="006264D3" w:rsidDel="00101A14">
          <w:rPr>
            <w:rFonts w:ascii="Arial" w:hAnsi="Arial" w:cs="Arial"/>
            <w:b/>
            <w:bCs/>
            <w:sz w:val="22"/>
            <w:szCs w:val="22"/>
          </w:rPr>
          <w:delText xml:space="preserve">Supplemental </w:delText>
        </w:r>
      </w:del>
      <w:r w:rsidR="006264D3">
        <w:rPr>
          <w:rFonts w:ascii="Arial" w:hAnsi="Arial" w:cs="Arial"/>
          <w:b/>
          <w:bCs/>
          <w:sz w:val="22"/>
          <w:szCs w:val="22"/>
        </w:rPr>
        <w:t>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 xml:space="preserve">nine </w:t>
      </w:r>
      <w:del w:id="83" w:author="Stenglein,Mark" w:date="2025-05-16T10:49:00Z" w16du:dateUtc="2025-05-16T16:49:00Z">
        <w:r w:rsidR="0005265A" w:rsidDel="000510FA">
          <w:rPr>
            <w:rFonts w:ascii="Arial" w:hAnsi="Arial" w:cs="Arial"/>
            <w:sz w:val="22"/>
            <w:szCs w:val="22"/>
          </w:rPr>
          <w:delText xml:space="preserve">samples </w:delText>
        </w:r>
      </w:del>
      <w:ins w:id="84" w:author="Stenglein,Mark" w:date="2025-05-16T10:49:00Z" w16du:dateUtc="2025-05-16T16:49:00Z">
        <w:r w:rsidR="000510FA">
          <w:rPr>
            <w:rFonts w:ascii="Arial" w:hAnsi="Arial" w:cs="Arial"/>
            <w:sz w:val="22"/>
            <w:szCs w:val="22"/>
          </w:rPr>
          <w:t xml:space="preserve">flies </w:t>
        </w:r>
      </w:ins>
      <w:r w:rsidR="0005265A">
        <w:rPr>
          <w:rFonts w:ascii="Arial" w:hAnsi="Arial" w:cs="Arial"/>
          <w:sz w:val="22"/>
          <w:szCs w:val="22"/>
        </w:rPr>
        <w:t>that had been collected in 2020 and 2021</w:t>
      </w:r>
      <w:r w:rsidR="00957D54">
        <w:rPr>
          <w:rFonts w:ascii="Arial" w:hAnsi="Arial" w:cs="Arial"/>
          <w:sz w:val="22"/>
          <w:szCs w:val="22"/>
        </w:rPr>
        <w:t xml:space="preserve"> from Colorado</w:t>
      </w:r>
      <w:ins w:id="85" w:author="Stenglein,Mark" w:date="2025-05-16T10:48:00Z" w16du:dateUtc="2025-05-16T16:48:00Z">
        <w:r w:rsidR="000510FA">
          <w:rPr>
            <w:rFonts w:ascii="Arial" w:hAnsi="Arial" w:cs="Arial"/>
            <w:sz w:val="22"/>
            <w:szCs w:val="22"/>
          </w:rPr>
          <w:t xml:space="preserve"> to expand the temporal range</w:t>
        </w:r>
      </w:ins>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4467A9D4" w14:textId="4764BA3C" w:rsidR="003C0B86" w:rsidRDefault="003C0B86">
      <w:pPr>
        <w:spacing w:line="360" w:lineRule="auto"/>
        <w:ind w:firstLine="720"/>
        <w:rPr>
          <w:rFonts w:ascii="Arial" w:hAnsi="Arial" w:cs="Arial"/>
          <w:sz w:val="22"/>
          <w:szCs w:val="22"/>
        </w:rPr>
      </w:pPr>
      <w:r>
        <w:rPr>
          <w:rFonts w:ascii="Arial" w:hAnsi="Arial" w:cs="Arial"/>
          <w:sz w:val="22"/>
          <w:szCs w:val="22"/>
        </w:rPr>
        <w:t xml:space="preserve">We set a cutoff of 10 reads mapping to any galbut virus segment or chaq virus to </w:t>
      </w:r>
      <w:del w:id="86" w:author="Stenglein,Mark" w:date="2025-05-16T10:49:00Z" w16du:dateUtc="2025-05-16T16:49:00Z">
        <w:r w:rsidDel="000510FA">
          <w:rPr>
            <w:rFonts w:ascii="Arial" w:hAnsi="Arial" w:cs="Arial"/>
            <w:sz w:val="22"/>
            <w:szCs w:val="22"/>
          </w:rPr>
          <w:delText xml:space="preserve">identify </w:delText>
        </w:r>
      </w:del>
      <w:ins w:id="87" w:author="Stenglein,Mark" w:date="2025-05-16T10:49:00Z" w16du:dateUtc="2025-05-16T16:49:00Z">
        <w:r w:rsidR="000510FA">
          <w:rPr>
            <w:rFonts w:ascii="Arial" w:hAnsi="Arial" w:cs="Arial"/>
            <w:sz w:val="22"/>
            <w:szCs w:val="22"/>
          </w:rPr>
          <w:t xml:space="preserve">call </w:t>
        </w:r>
      </w:ins>
      <w:r>
        <w:rPr>
          <w:rFonts w:ascii="Arial" w:hAnsi="Arial" w:cs="Arial"/>
          <w:sz w:val="22"/>
          <w:szCs w:val="22"/>
        </w:rPr>
        <w:t>a sample</w:t>
      </w:r>
      <w:del w:id="88" w:author="Stenglein,Mark" w:date="2025-05-16T10:49:00Z" w16du:dateUtc="2025-05-16T16:49:00Z">
        <w:r w:rsidDel="000510FA">
          <w:rPr>
            <w:rFonts w:ascii="Arial" w:hAnsi="Arial" w:cs="Arial"/>
            <w:sz w:val="22"/>
            <w:szCs w:val="22"/>
          </w:rPr>
          <w:delText xml:space="preserve"> as</w:delText>
        </w:r>
      </w:del>
      <w:r>
        <w:rPr>
          <w:rFonts w:ascii="Arial" w:hAnsi="Arial" w:cs="Arial"/>
          <w:sz w:val="22"/>
          <w:szCs w:val="22"/>
        </w:rPr>
        <w:t xml:space="preserve"> positive by sequencing for galbut virus.</w:t>
      </w:r>
      <w:r w:rsidR="00957D54">
        <w:rPr>
          <w:rFonts w:ascii="Arial" w:hAnsi="Arial" w:cs="Arial"/>
          <w:sz w:val="22"/>
          <w:szCs w:val="22"/>
        </w:rPr>
        <w:t xml:space="preserve"> </w:t>
      </w:r>
      <w:del w:id="89" w:author="Stenglein,Mark" w:date="2025-05-16T10:49:00Z" w16du:dateUtc="2025-05-16T16:49:00Z">
        <w:r w:rsidDel="000510FA">
          <w:rPr>
            <w:rFonts w:ascii="Arial" w:hAnsi="Arial" w:cs="Arial"/>
            <w:sz w:val="22"/>
            <w:szCs w:val="22"/>
          </w:rPr>
          <w:delText>Under these conditions</w:delText>
        </w:r>
      </w:del>
      <w:ins w:id="90" w:author="Stenglein,Mark" w:date="2025-05-16T10:49:00Z" w16du:dateUtc="2025-05-16T16:49:00Z">
        <w:r w:rsidR="000510FA">
          <w:rPr>
            <w:rFonts w:ascii="Arial" w:hAnsi="Arial" w:cs="Arial"/>
            <w:sz w:val="22"/>
            <w:szCs w:val="22"/>
          </w:rPr>
          <w:t>Using this cutoff</w:t>
        </w:r>
      </w:ins>
      <w:r>
        <w:rPr>
          <w:rFonts w:ascii="Arial" w:hAnsi="Arial" w:cs="Arial"/>
          <w:sz w:val="22"/>
          <w:szCs w:val="22"/>
        </w:rPr>
        <w:t xml:space="preserve">, </w:t>
      </w:r>
      <w:r w:rsidR="006264D3">
        <w:rPr>
          <w:rFonts w:ascii="Arial" w:hAnsi="Arial" w:cs="Arial"/>
          <w:sz w:val="22"/>
          <w:szCs w:val="22"/>
        </w:rPr>
        <w:t xml:space="preserve">16 samples had partial galbut virus sequences and </w:t>
      </w:r>
      <w:r>
        <w:rPr>
          <w:rFonts w:ascii="Arial" w:hAnsi="Arial" w:cs="Arial"/>
          <w:sz w:val="22"/>
          <w:szCs w:val="22"/>
        </w:rPr>
        <w:t xml:space="preserve">38 </w:t>
      </w:r>
      <w:r w:rsidR="00957D54">
        <w:rPr>
          <w:rFonts w:ascii="Arial" w:hAnsi="Arial" w:cs="Arial"/>
          <w:sz w:val="22"/>
          <w:szCs w:val="22"/>
        </w:rPr>
        <w:t>did not have any galbut virus mapping reads</w:t>
      </w:r>
      <w:r w:rsidR="00B557DF">
        <w:rPr>
          <w:rFonts w:ascii="Arial" w:hAnsi="Arial" w:cs="Arial"/>
          <w:sz w:val="22"/>
          <w:szCs w:val="22"/>
        </w:rPr>
        <w:t xml:space="preserve">.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 xml:space="preserve">coding </w:t>
      </w:r>
      <w:r w:rsidR="00B557DF">
        <w:rPr>
          <w:rFonts w:ascii="Arial" w:hAnsi="Arial" w:cs="Arial"/>
          <w:sz w:val="22"/>
          <w:szCs w:val="22"/>
        </w:rPr>
        <w:t xml:space="preserve">complete or near </w:t>
      </w:r>
      <w:r w:rsidR="004664C1">
        <w:rPr>
          <w:rFonts w:ascii="Arial" w:hAnsi="Arial" w:cs="Arial"/>
          <w:sz w:val="22"/>
          <w:szCs w:val="22"/>
        </w:rPr>
        <w:t xml:space="preserve">coding </w:t>
      </w:r>
      <w:r w:rsidR="00B557DF">
        <w:rPr>
          <w:rFonts w:ascii="Arial" w:hAnsi="Arial" w:cs="Arial"/>
          <w:sz w:val="22"/>
          <w:szCs w:val="22"/>
        </w:rPr>
        <w:t xml:space="preserve">complete </w:t>
      </w:r>
      <w:r w:rsidR="00322067">
        <w:rPr>
          <w:rFonts w:ascii="Arial" w:hAnsi="Arial" w:cs="Arial"/>
          <w:sz w:val="22"/>
          <w:szCs w:val="22"/>
        </w:rPr>
        <w:t>galbut</w:t>
      </w:r>
      <w:r w:rsidR="00CD0AF9">
        <w:rPr>
          <w:rFonts w:ascii="Arial" w:hAnsi="Arial" w:cs="Arial"/>
          <w:sz w:val="22"/>
          <w:szCs w:val="22"/>
        </w:rPr>
        <w:t xml:space="preserve"> virus and chaq </w:t>
      </w:r>
      <w:r w:rsidR="00322067">
        <w:rPr>
          <w:rFonts w:ascii="Arial" w:hAnsi="Arial" w:cs="Arial"/>
          <w:sz w:val="22"/>
          <w:szCs w:val="22"/>
        </w:rPr>
        <w:t xml:space="preserve">virus </w:t>
      </w:r>
      <w:r w:rsidR="00B557DF">
        <w:rPr>
          <w:rFonts w:ascii="Arial" w:hAnsi="Arial" w:cs="Arial"/>
          <w:sz w:val="22"/>
          <w:szCs w:val="22"/>
        </w:rPr>
        <w:t>sequences.</w:t>
      </w:r>
    </w:p>
    <w:p w14:paraId="5351330B" w14:textId="77777777" w:rsidR="003C0B86" w:rsidRDefault="003C0B86">
      <w:pPr>
        <w:spacing w:line="360" w:lineRule="auto"/>
        <w:ind w:firstLine="720"/>
        <w:rPr>
          <w:rFonts w:ascii="Arial" w:hAnsi="Arial" w:cs="Arial"/>
          <w:sz w:val="22"/>
          <w:szCs w:val="22"/>
        </w:rPr>
      </w:pPr>
    </w:p>
    <w:p w14:paraId="29A60F22" w14:textId="754D88EC" w:rsidR="00B557DF" w:rsidRDefault="00B557DF" w:rsidP="006264D3">
      <w:pPr>
        <w:spacing w:line="360" w:lineRule="auto"/>
        <w:ind w:firstLine="720"/>
        <w:rPr>
          <w:rFonts w:ascii="Arial" w:hAnsi="Arial" w:cs="Arial"/>
          <w:sz w:val="22"/>
          <w:szCs w:val="22"/>
        </w:rPr>
      </w:pPr>
      <w:r>
        <w:rPr>
          <w:rFonts w:ascii="Arial" w:hAnsi="Arial" w:cs="Arial"/>
          <w:sz w:val="22"/>
          <w:szCs w:val="22"/>
        </w:rPr>
        <w:t xml:space="preserve">Of the samples that yielded no </w:t>
      </w:r>
      <w:r w:rsidR="00CA7501">
        <w:rPr>
          <w:rFonts w:ascii="Arial" w:hAnsi="Arial" w:cs="Arial"/>
          <w:sz w:val="22"/>
          <w:szCs w:val="22"/>
        </w:rPr>
        <w:t>coding</w:t>
      </w:r>
      <w:r w:rsidR="006264D3">
        <w:rPr>
          <w:rFonts w:ascii="Arial" w:hAnsi="Arial" w:cs="Arial"/>
          <w:sz w:val="22"/>
          <w:szCs w:val="22"/>
        </w:rPr>
        <w:t>-</w:t>
      </w:r>
      <w:r w:rsidR="00CA7501">
        <w:rPr>
          <w:rFonts w:ascii="Arial" w:hAnsi="Arial" w:cs="Arial"/>
          <w:sz w:val="22"/>
          <w:szCs w:val="22"/>
        </w:rPr>
        <w:t xml:space="preserve">complete </w:t>
      </w:r>
      <w:r>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w:t>
      </w:r>
      <w:del w:id="91" w:author="Stenglein,Mark" w:date="2025-05-16T11:08:00Z" w16du:dateUtc="2025-05-16T17:08:00Z">
        <w:r w:rsidR="003C0B86" w:rsidDel="00D10379">
          <w:rPr>
            <w:rFonts w:ascii="Arial" w:hAnsi="Arial" w:cs="Arial"/>
            <w:sz w:val="22"/>
            <w:szCs w:val="22"/>
          </w:rPr>
          <w:delText>and for which species identity could not be determined</w:delText>
        </w:r>
      </w:del>
      <w:ins w:id="92" w:author="Stenglein,Mark" w:date="2025-05-16T11:08:00Z" w16du:dateUtc="2025-05-16T17:08:00Z">
        <w:r w:rsidR="00D10379">
          <w:rPr>
            <w:rFonts w:ascii="Arial" w:hAnsi="Arial" w:cs="Arial"/>
            <w:sz w:val="22"/>
            <w:szCs w:val="22"/>
          </w:rPr>
          <w:t xml:space="preserve">and which we provisionally identified as </w:t>
        </w:r>
        <w:r w:rsidR="00D10379" w:rsidRPr="00D10379">
          <w:rPr>
            <w:rFonts w:ascii="Arial" w:hAnsi="Arial" w:cs="Arial"/>
            <w:i/>
            <w:iCs/>
            <w:sz w:val="22"/>
            <w:szCs w:val="22"/>
            <w:rPrChange w:id="93" w:author="Stenglein,Mark" w:date="2025-05-16T11:09:00Z" w16du:dateUtc="2025-05-16T17:09:00Z">
              <w:rPr>
                <w:rFonts w:ascii="Arial" w:hAnsi="Arial" w:cs="Arial"/>
                <w:sz w:val="22"/>
                <w:szCs w:val="22"/>
              </w:rPr>
            </w:rPrChange>
          </w:rPr>
          <w:t>Megaselia scalaris</w:t>
        </w:r>
        <w:r w:rsidR="00D10379">
          <w:rPr>
            <w:rFonts w:ascii="Arial" w:hAnsi="Arial" w:cs="Arial"/>
            <w:sz w:val="22"/>
            <w:szCs w:val="22"/>
          </w:rPr>
          <w:t xml:space="preserve"> </w:t>
        </w:r>
      </w:ins>
      <w:ins w:id="94" w:author="Stenglein,Mark" w:date="2025-05-16T11:09:00Z" w16du:dateUtc="2025-05-16T17:09:00Z">
        <w:r w:rsidR="00D10379">
          <w:rPr>
            <w:rFonts w:ascii="Arial" w:hAnsi="Arial" w:cs="Arial"/>
            <w:sz w:val="22"/>
            <w:szCs w:val="22"/>
          </w:rPr>
          <w:t xml:space="preserve">by cytochrome C oxidase subunit 1 (CO1) mapping. </w:t>
        </w:r>
      </w:ins>
      <w:del w:id="95" w:author="Stenglein,Mark" w:date="2025-05-16T11:09:00Z" w16du:dateUtc="2025-05-16T17:09:00Z">
        <w:r w:rsidR="003C0B86" w:rsidDel="00D10379">
          <w:rPr>
            <w:rFonts w:ascii="Arial" w:hAnsi="Arial" w:cs="Arial"/>
            <w:sz w:val="22"/>
            <w:szCs w:val="22"/>
          </w:rPr>
          <w:delText>. These samples were sequenced to determine if they were infected by</w:delText>
        </w:r>
        <w:r w:rsidDel="00D10379">
          <w:rPr>
            <w:rFonts w:ascii="Arial" w:hAnsi="Arial" w:cs="Arial"/>
            <w:sz w:val="22"/>
            <w:szCs w:val="22"/>
          </w:rPr>
          <w:delText xml:space="preserve"> a virus similar to galbut virus</w:delText>
        </w:r>
        <w:r w:rsidR="003C0B86" w:rsidDel="00D10379">
          <w:rPr>
            <w:rFonts w:ascii="Arial" w:hAnsi="Arial" w:cs="Arial"/>
            <w:sz w:val="22"/>
            <w:szCs w:val="22"/>
          </w:rPr>
          <w:delText>.</w:delText>
        </w:r>
        <w:r w:rsidDel="00D10379">
          <w:rPr>
            <w:rFonts w:ascii="Arial" w:hAnsi="Arial" w:cs="Arial"/>
            <w:sz w:val="22"/>
            <w:szCs w:val="22"/>
          </w:rPr>
          <w:delText xml:space="preserve"> </w:delText>
        </w:r>
        <w:r w:rsidR="003C0B86" w:rsidDel="00D10379">
          <w:rPr>
            <w:rFonts w:ascii="Arial" w:hAnsi="Arial" w:cs="Arial"/>
            <w:sz w:val="22"/>
            <w:szCs w:val="22"/>
          </w:rPr>
          <w:delText>Some of the</w:delText>
        </w:r>
        <w:r w:rsidR="006264D3" w:rsidDel="00D10379">
          <w:rPr>
            <w:rFonts w:ascii="Arial" w:hAnsi="Arial" w:cs="Arial"/>
            <w:sz w:val="22"/>
            <w:szCs w:val="22"/>
          </w:rPr>
          <w:delText>se</w:delText>
        </w:r>
        <w:r w:rsidR="003C0B86" w:rsidDel="00D10379">
          <w:rPr>
            <w:rFonts w:ascii="Arial" w:hAnsi="Arial" w:cs="Arial"/>
            <w:sz w:val="22"/>
            <w:szCs w:val="22"/>
          </w:rPr>
          <w:delText xml:space="preserve"> samples were infected with partiti-like viruses but the exploration of these viruses w</w:delText>
        </w:r>
        <w:r w:rsidR="006264D3" w:rsidDel="00D10379">
          <w:rPr>
            <w:rFonts w:ascii="Arial" w:hAnsi="Arial" w:cs="Arial"/>
            <w:sz w:val="22"/>
            <w:szCs w:val="22"/>
          </w:rPr>
          <w:delText>as</w:delText>
        </w:r>
        <w:r w:rsidR="003C0B86" w:rsidDel="00D10379">
          <w:rPr>
            <w:rFonts w:ascii="Arial" w:hAnsi="Arial" w:cs="Arial"/>
            <w:sz w:val="22"/>
            <w:szCs w:val="22"/>
          </w:rPr>
          <w:delText xml:space="preserve"> beyond the scope of this manuscript.</w:delText>
        </w:r>
        <w:r w:rsidR="00957D54" w:rsidDel="00D10379">
          <w:rPr>
            <w:rFonts w:ascii="Arial" w:hAnsi="Arial" w:cs="Arial"/>
            <w:sz w:val="22"/>
            <w:szCs w:val="22"/>
          </w:rPr>
          <w:delText xml:space="preserve"> </w:delText>
        </w:r>
      </w:del>
      <w:r w:rsidR="006264D3">
        <w:rPr>
          <w:rFonts w:ascii="Arial" w:hAnsi="Arial" w:cs="Arial"/>
          <w:sz w:val="22"/>
          <w:szCs w:val="22"/>
        </w:rPr>
        <w:t>An additional 15 samples from other locations</w:t>
      </w:r>
      <w:r w:rsidR="003C0B86">
        <w:rPr>
          <w:rFonts w:ascii="Arial" w:hAnsi="Arial" w:cs="Arial"/>
          <w:sz w:val="22"/>
          <w:szCs w:val="22"/>
        </w:rPr>
        <w:t xml:space="preserve"> had more than 10 galbut or chaq virus reads but </w:t>
      </w:r>
      <w:del w:id="96" w:author="Stenglein,Mark" w:date="2025-05-16T11:10:00Z" w16du:dateUtc="2025-05-16T17:10:00Z">
        <w:r w:rsidR="003C0B86" w:rsidDel="00D10379">
          <w:rPr>
            <w:rFonts w:ascii="Arial" w:hAnsi="Arial" w:cs="Arial"/>
            <w:sz w:val="22"/>
            <w:szCs w:val="22"/>
          </w:rPr>
          <w:delText xml:space="preserve">were </w:delText>
        </w:r>
      </w:del>
      <w:ins w:id="97" w:author="Stenglein,Mark" w:date="2025-05-16T11:10:00Z" w16du:dateUtc="2025-05-16T17:10:00Z">
        <w:r w:rsidR="00D10379">
          <w:rPr>
            <w:rFonts w:ascii="Arial" w:hAnsi="Arial" w:cs="Arial"/>
            <w:sz w:val="22"/>
            <w:szCs w:val="22"/>
          </w:rPr>
          <w:t xml:space="preserve">not enough </w:t>
        </w:r>
      </w:ins>
      <w:del w:id="98" w:author="Stenglein,Mark" w:date="2025-05-16T11:10:00Z" w16du:dateUtc="2025-05-16T17:10:00Z">
        <w:r w:rsidR="003C0B86" w:rsidDel="00D10379">
          <w:rPr>
            <w:rFonts w:ascii="Arial" w:hAnsi="Arial" w:cs="Arial"/>
            <w:sz w:val="22"/>
            <w:szCs w:val="22"/>
          </w:rPr>
          <w:delText xml:space="preserve">too low coverage </w:delText>
        </w:r>
      </w:del>
      <w:r w:rsidR="00387662">
        <w:rPr>
          <w:rFonts w:ascii="Arial" w:hAnsi="Arial" w:cs="Arial"/>
          <w:sz w:val="22"/>
          <w:szCs w:val="22"/>
        </w:rPr>
        <w:t xml:space="preserve">to assemble </w:t>
      </w:r>
      <w:r w:rsidR="006264D3">
        <w:rPr>
          <w:rFonts w:ascii="Arial" w:hAnsi="Arial" w:cs="Arial"/>
          <w:sz w:val="22"/>
          <w:szCs w:val="22"/>
        </w:rPr>
        <w:t xml:space="preserve">coding-complete </w:t>
      </w:r>
      <w:r w:rsidR="00387662">
        <w:rPr>
          <w:rFonts w:ascii="Arial" w:hAnsi="Arial" w:cs="Arial"/>
          <w:sz w:val="22"/>
          <w:szCs w:val="22"/>
        </w:rPr>
        <w:t>genome sequences (</w:t>
      </w:r>
      <w:r w:rsidR="00387662" w:rsidRPr="006264D3">
        <w:rPr>
          <w:rFonts w:ascii="Arial" w:hAnsi="Arial" w:cs="Arial"/>
          <w:b/>
          <w:bCs/>
          <w:sz w:val="22"/>
          <w:szCs w:val="22"/>
        </w:rPr>
        <w:t>Fig. 1</w:t>
      </w:r>
      <w:r w:rsidR="00387662">
        <w:rPr>
          <w:rFonts w:ascii="Arial" w:hAnsi="Arial" w:cs="Arial"/>
          <w:sz w:val="22"/>
          <w:szCs w:val="22"/>
        </w:rPr>
        <w:t>)</w:t>
      </w:r>
      <w:r w:rsidR="003C0B86">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Five other samples</w:t>
      </w:r>
      <w:r w:rsidR="00957D54">
        <w:rPr>
          <w:rFonts w:ascii="Arial" w:hAnsi="Arial" w:cs="Arial"/>
          <w:sz w:val="22"/>
          <w:szCs w:val="22"/>
        </w:rPr>
        <w:t xml:space="preserve"> </w:t>
      </w:r>
      <w:r w:rsidR="002C2EDD">
        <w:rPr>
          <w:rFonts w:ascii="Arial" w:hAnsi="Arial" w:cs="Arial"/>
          <w:sz w:val="22"/>
          <w:szCs w:val="22"/>
        </w:rPr>
        <w:t xml:space="preserve">had been unexpectedly positive for only </w:t>
      </w:r>
      <w:r w:rsidR="00CA7501">
        <w:rPr>
          <w:rFonts w:ascii="Arial" w:hAnsi="Arial" w:cs="Arial"/>
          <w:sz w:val="22"/>
          <w:szCs w:val="22"/>
        </w:rPr>
        <w:t>one of our galbut virus RT-qPCR primer</w:t>
      </w:r>
      <w:r w:rsidR="002C2EDD">
        <w:rPr>
          <w:rFonts w:ascii="Arial" w:hAnsi="Arial" w:cs="Arial"/>
          <w:sz w:val="22"/>
          <w:szCs w:val="22"/>
        </w:rPr>
        <w:t xml:space="preserve"> pairs</w:t>
      </w:r>
      <w:r w:rsidR="00CA7501">
        <w:rPr>
          <w:rFonts w:ascii="Arial" w:hAnsi="Arial" w:cs="Arial"/>
          <w:sz w:val="22"/>
          <w:szCs w:val="22"/>
        </w:rPr>
        <w:t xml:space="preserve">. </w:t>
      </w:r>
      <w:commentRangeStart w:id="99"/>
      <w:r w:rsidR="003C0B86">
        <w:rPr>
          <w:rFonts w:ascii="Arial" w:hAnsi="Arial" w:cs="Arial"/>
          <w:sz w:val="22"/>
          <w:szCs w:val="22"/>
        </w:rPr>
        <w:t xml:space="preserve">This could be an artifact of off-target amplification of this primer pair or reflect evidence of an EVE. </w:t>
      </w:r>
      <w:commentRangeEnd w:id="99"/>
      <w:r w:rsidR="00D10379">
        <w:rPr>
          <w:rStyle w:val="CommentReference"/>
        </w:rPr>
        <w:commentReference w:id="99"/>
      </w:r>
      <w:commentRangeStart w:id="100"/>
      <w:r w:rsidR="00957D54">
        <w:rPr>
          <w:rFonts w:ascii="Arial" w:hAnsi="Arial" w:cs="Arial"/>
          <w:sz w:val="22"/>
          <w:szCs w:val="22"/>
        </w:rPr>
        <w:t>The remaining 1</w:t>
      </w:r>
      <w:r w:rsidR="003C0B86">
        <w:rPr>
          <w:rFonts w:ascii="Arial" w:hAnsi="Arial" w:cs="Arial"/>
          <w:sz w:val="22"/>
          <w:szCs w:val="22"/>
        </w:rPr>
        <w:t>0</w:t>
      </w:r>
      <w:r w:rsidR="006264D3">
        <w:rPr>
          <w:rFonts w:ascii="Arial" w:hAnsi="Arial" w:cs="Arial"/>
          <w:sz w:val="22"/>
          <w:szCs w:val="22"/>
        </w:rPr>
        <w:t xml:space="preserve"> samples</w:t>
      </w:r>
      <w:r w:rsidR="003C0B86">
        <w:rPr>
          <w:rFonts w:ascii="Arial" w:hAnsi="Arial" w:cs="Arial"/>
          <w:sz w:val="22"/>
          <w:szCs w:val="22"/>
        </w:rPr>
        <w:t xml:space="preserve"> were detected as low positive samples via RT-qPCR. The low positive status of these samples </w:t>
      </w:r>
      <w:r w:rsidR="006264D3">
        <w:rPr>
          <w:rFonts w:ascii="Arial" w:hAnsi="Arial" w:cs="Arial"/>
          <w:sz w:val="22"/>
          <w:szCs w:val="22"/>
        </w:rPr>
        <w:t xml:space="preserve">likely </w:t>
      </w:r>
      <w:r w:rsidR="003C0B86">
        <w:rPr>
          <w:rFonts w:ascii="Arial" w:hAnsi="Arial" w:cs="Arial"/>
          <w:sz w:val="22"/>
          <w:szCs w:val="22"/>
        </w:rPr>
        <w:t>resulted in low enough virus levels that the sequences were</w:t>
      </w:r>
      <w:r w:rsidR="006264D3">
        <w:rPr>
          <w:rFonts w:ascii="Arial" w:hAnsi="Arial" w:cs="Arial"/>
          <w:sz w:val="22"/>
          <w:szCs w:val="22"/>
        </w:rPr>
        <w:t xml:space="preserve"> simply</w:t>
      </w:r>
      <w:r w:rsidR="003C0B86">
        <w:rPr>
          <w:rFonts w:ascii="Arial" w:hAnsi="Arial" w:cs="Arial"/>
          <w:sz w:val="22"/>
          <w:szCs w:val="22"/>
        </w:rPr>
        <w:t xml:space="preserve"> not recovered</w:t>
      </w:r>
      <w:commentRangeEnd w:id="100"/>
      <w:r w:rsidR="00D10379">
        <w:rPr>
          <w:rStyle w:val="CommentReference"/>
        </w:rPr>
        <w:commentReference w:id="100"/>
      </w:r>
      <w:ins w:id="101" w:author="Stenglein,Mark" w:date="2025-05-16T11:11:00Z" w16du:dateUtc="2025-05-16T17:11:00Z">
        <w:r w:rsidR="00D10379">
          <w:rPr>
            <w:rFonts w:ascii="Arial" w:hAnsi="Arial" w:cs="Arial"/>
            <w:sz w:val="22"/>
            <w:szCs w:val="22"/>
          </w:rPr>
          <w:t>I</w:t>
        </w:r>
      </w:ins>
      <w:r w:rsidR="003C0B86">
        <w:rPr>
          <w:rFonts w:ascii="Arial" w:hAnsi="Arial" w:cs="Arial"/>
          <w:sz w:val="22"/>
          <w:szCs w:val="22"/>
        </w:rPr>
        <w:t>.</w:t>
      </w:r>
      <w:r w:rsidR="00957D54">
        <w:rPr>
          <w:rFonts w:ascii="Arial" w:hAnsi="Arial" w:cs="Arial"/>
          <w:sz w:val="22"/>
          <w:szCs w:val="22"/>
        </w:rPr>
        <w:t xml:space="preserve"> </w:t>
      </w:r>
    </w:p>
    <w:p w14:paraId="4D982E0C" w14:textId="77777777" w:rsidR="00957D54" w:rsidRDefault="00957D54" w:rsidP="00081385">
      <w:pPr>
        <w:spacing w:line="360" w:lineRule="auto"/>
        <w:rPr>
          <w:rFonts w:ascii="Arial" w:hAnsi="Arial" w:cs="Arial"/>
          <w:sz w:val="22"/>
          <w:szCs w:val="22"/>
        </w:rPr>
      </w:pPr>
    </w:p>
    <w:p w14:paraId="780C0376" w14:textId="18B6619F"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387662">
        <w:rPr>
          <w:rFonts w:ascii="Arial" w:hAnsi="Arial" w:cs="Arial"/>
          <w:sz w:val="22"/>
          <w:szCs w:val="22"/>
        </w:rPr>
        <w:t>examined 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del w:id="102" w:author="Stenglein,Mark" w:date="2025-05-16T11:13:00Z" w16du:dateUtc="2025-05-16T17:13:00Z">
        <w:r w:rsidR="009359A0" w:rsidDel="00D10379">
          <w:rPr>
            <w:rFonts w:ascii="Arial" w:hAnsi="Arial" w:cs="Arial"/>
            <w:sz w:val="22"/>
            <w:szCs w:val="22"/>
          </w:rPr>
          <w:delText>correlated</w:delText>
        </w:r>
      </w:del>
      <w:ins w:id="103" w:author="Stenglein,Mark" w:date="2025-05-16T11:13:00Z" w16du:dateUtc="2025-05-16T17:13:00Z">
        <w:r w:rsidR="00D10379">
          <w:rPr>
            <w:rFonts w:ascii="Arial" w:hAnsi="Arial" w:cs="Arial"/>
            <w:sz w:val="22"/>
            <w:szCs w:val="22"/>
          </w:rPr>
          <w:t>concordant</w:t>
        </w:r>
      </w:ins>
      <w:r w:rsidR="004936D4">
        <w:rPr>
          <w:rFonts w:ascii="Arial" w:hAnsi="Arial" w:cs="Arial"/>
          <w:sz w:val="22"/>
          <w:szCs w:val="22"/>
        </w:rPr>
        <w:t xml:space="preserve">, with a </w:t>
      </w:r>
      <w:ins w:id="104" w:author="Stenglein,Mark" w:date="2025-05-16T11:14:00Z" w16du:dateUtc="2025-05-16T17:14:00Z">
        <w:r w:rsidR="00170915">
          <w:rPr>
            <w:rFonts w:ascii="Arial" w:hAnsi="Arial" w:cs="Arial"/>
            <w:sz w:val="22"/>
            <w:szCs w:val="22"/>
          </w:rPr>
          <w:t xml:space="preserve">linear regression sloe of 1.03 and a </w:t>
        </w:r>
      </w:ins>
      <w:r w:rsidR="004936D4">
        <w:rPr>
          <w:rFonts w:ascii="Arial" w:hAnsi="Arial" w:cs="Arial"/>
          <w:sz w:val="22"/>
          <w:szCs w:val="22"/>
        </w:rPr>
        <w:t>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4D35F15B" w14:textId="1FFE06A8" w:rsidR="003A1006" w:rsidRDefault="00E026FB" w:rsidP="00081385">
      <w:pPr>
        <w:spacing w:line="360" w:lineRule="auto"/>
        <w:rPr>
          <w:rFonts w:ascii="Arial" w:hAnsi="Arial" w:cs="Arial"/>
          <w:b/>
          <w:bCs/>
          <w:sz w:val="22"/>
          <w:szCs w:val="22"/>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22476DBA" w14:textId="7537FFBD" w:rsidR="00743130" w:rsidRPr="004B1DE5" w:rsidRDefault="00074D5F" w:rsidP="00081385">
      <w:pPr>
        <w:spacing w:line="360" w:lineRule="auto"/>
        <w:rPr>
          <w:rFonts w:ascii="Arial" w:hAnsi="Arial" w:cs="Arial"/>
          <w:b/>
          <w:bCs/>
          <w:sz w:val="22"/>
          <w:szCs w:val="22"/>
        </w:rPr>
      </w:pPr>
      <w:r w:rsidRPr="00074D5F">
        <w:rPr>
          <w:rFonts w:ascii="Arial" w:hAnsi="Arial" w:cs="Arial"/>
          <w:b/>
          <w:bCs/>
          <w:noProof/>
          <w:sz w:val="22"/>
          <w:szCs w:val="22"/>
        </w:rPr>
        <w:lastRenderedPageBreak/>
        <w:drawing>
          <wp:inline distT="0" distB="0" distL="0" distR="0" wp14:anchorId="005AD9FE" wp14:editId="3E2CE7C8">
            <wp:extent cx="5943600" cy="4735195"/>
            <wp:effectExtent l="0" t="0" r="0" b="1905"/>
            <wp:docPr id="3917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3353" name=""/>
                    <pic:cNvPicPr/>
                  </pic:nvPicPr>
                  <pic:blipFill>
                    <a:blip r:embed="rId15"/>
                    <a:stretch>
                      <a:fillRect/>
                    </a:stretch>
                  </pic:blipFill>
                  <pic:spPr>
                    <a:xfrm>
                      <a:off x="0" y="0"/>
                      <a:ext cx="5943600" cy="4735195"/>
                    </a:xfrm>
                    <a:prstGeom prst="rect">
                      <a:avLst/>
                    </a:prstGeom>
                  </pic:spPr>
                </pic:pic>
              </a:graphicData>
            </a:graphic>
          </wp:inline>
        </w:drawing>
      </w:r>
    </w:p>
    <w:p w14:paraId="771E313F" w14:textId="4D03033E" w:rsidR="003A1006" w:rsidRDefault="00074D5F" w:rsidP="00081385">
      <w:pPr>
        <w:spacing w:line="360" w:lineRule="auto"/>
        <w:rPr>
          <w:rFonts w:ascii="Arial" w:hAnsi="Arial" w:cs="Arial"/>
          <w:sz w:val="22"/>
          <w:szCs w:val="22"/>
        </w:rPr>
      </w:pPr>
      <w:r w:rsidRPr="00074D5F">
        <w:rPr>
          <w:rFonts w:ascii="Arial" w:hAnsi="Arial" w:cs="Arial"/>
          <w:noProof/>
          <w:sz w:val="22"/>
          <w:szCs w:val="22"/>
        </w:rPr>
        <w:lastRenderedPageBreak/>
        <w:drawing>
          <wp:inline distT="0" distB="0" distL="0" distR="0" wp14:anchorId="5C6CA766" wp14:editId="520679F2">
            <wp:extent cx="5943600" cy="5890260"/>
            <wp:effectExtent l="0" t="0" r="0" b="2540"/>
            <wp:docPr id="12888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54" name=""/>
                    <pic:cNvPicPr/>
                  </pic:nvPicPr>
                  <pic:blipFill>
                    <a:blip r:embed="rId16"/>
                    <a:stretch>
                      <a:fillRect/>
                    </a:stretch>
                  </pic:blipFill>
                  <pic:spPr>
                    <a:xfrm>
                      <a:off x="0" y="0"/>
                      <a:ext cx="5943600" cy="5890260"/>
                    </a:xfrm>
                    <a:prstGeom prst="rect">
                      <a:avLst/>
                    </a:prstGeom>
                  </pic:spPr>
                </pic:pic>
              </a:graphicData>
            </a:graphic>
          </wp:inline>
        </w:drawing>
      </w: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7"/>
                    <a:stretch>
                      <a:fillRect/>
                    </a:stretch>
                  </pic:blipFill>
                  <pic:spPr>
                    <a:xfrm>
                      <a:off x="0" y="0"/>
                      <a:ext cx="5943600" cy="4754880"/>
                    </a:xfrm>
                    <a:prstGeom prst="rect">
                      <a:avLst/>
                    </a:prstGeom>
                  </pic:spPr>
                </pic:pic>
              </a:graphicData>
            </a:graphic>
          </wp:inline>
        </w:drawing>
      </w:r>
    </w:p>
    <w:p w14:paraId="6CEF62CB" w14:textId="1088E001"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del w:id="105" w:author="Stenglein,Mark" w:date="2025-05-16T11:13:00Z" w16du:dateUtc="2025-05-16T17:13:00Z">
        <w:r w:rsidR="006200EA" w:rsidDel="00D10379">
          <w:rPr>
            <w:rFonts w:ascii="Arial" w:hAnsi="Arial" w:cs="Arial"/>
            <w:b/>
            <w:bCs/>
            <w:sz w:val="22"/>
            <w:szCs w:val="22"/>
          </w:rPr>
          <w:delText>Correlation between</w:delText>
        </w:r>
      </w:del>
      <w:ins w:id="106" w:author="Stenglein,Mark" w:date="2025-05-16T11:13:00Z" w16du:dateUtc="2025-05-16T17:13:00Z">
        <w:r w:rsidR="00D10379">
          <w:rPr>
            <w:rFonts w:ascii="Arial" w:hAnsi="Arial" w:cs="Arial"/>
            <w:b/>
            <w:bCs/>
            <w:sz w:val="22"/>
            <w:szCs w:val="22"/>
          </w:rPr>
          <w:t>Concordance of</w:t>
        </w:r>
      </w:ins>
      <w:r w:rsidR="006200EA">
        <w:rPr>
          <w:rFonts w:ascii="Arial" w:hAnsi="Arial" w:cs="Arial"/>
          <w:b/>
          <w:bCs/>
          <w:sz w:val="22"/>
          <w:szCs w:val="22"/>
        </w:rPr>
        <w:t xml:space="preserve">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w:t>
      </w:r>
      <w:r w:rsidR="009000F2">
        <w:rPr>
          <w:rFonts w:ascii="Arial" w:hAnsi="Arial" w:cs="Arial"/>
          <w:sz w:val="22"/>
          <w:szCs w:val="22"/>
        </w:rPr>
        <w:t xml:space="preserve"> </w:t>
      </w:r>
      <w:r w:rsidR="00F337C8">
        <w:rPr>
          <w:rFonts w:ascii="Arial" w:hAnsi="Arial" w:cs="Arial"/>
          <w:sz w:val="22"/>
          <w:szCs w:val="22"/>
        </w:rPr>
        <w:t>1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B365FE5" w14:textId="77777777" w:rsidR="00A05B66" w:rsidRDefault="00A05B66" w:rsidP="00081385">
      <w:pPr>
        <w:spacing w:line="360" w:lineRule="auto"/>
        <w:rPr>
          <w:rFonts w:ascii="Arial" w:hAnsi="Arial" w:cs="Arial"/>
          <w:sz w:val="22"/>
          <w:szCs w:val="22"/>
        </w:rPr>
      </w:pPr>
    </w:p>
    <w:p w14:paraId="73530305" w14:textId="59CE5292" w:rsidR="00A53FD5" w:rsidRPr="00E97611" w:rsidRDefault="00A53FD5" w:rsidP="00081385">
      <w:pPr>
        <w:spacing w:line="360" w:lineRule="auto"/>
        <w:rPr>
          <w:rFonts w:ascii="Arial" w:hAnsi="Arial" w:cs="Arial"/>
          <w:b/>
          <w:bCs/>
          <w:sz w:val="22"/>
          <w:szCs w:val="22"/>
        </w:rPr>
      </w:pPr>
      <w:commentRangeStart w:id="107"/>
      <w:r w:rsidRPr="00E97611">
        <w:rPr>
          <w:rFonts w:ascii="Arial" w:hAnsi="Arial" w:cs="Arial"/>
          <w:b/>
          <w:bCs/>
          <w:sz w:val="22"/>
          <w:szCs w:val="22"/>
        </w:rPr>
        <w:t xml:space="preserve">Galbut virus coinfection </w:t>
      </w:r>
      <w:commentRangeEnd w:id="107"/>
      <w:r w:rsidR="00071E93">
        <w:rPr>
          <w:rStyle w:val="CommentReference"/>
        </w:rPr>
        <w:commentReference w:id="107"/>
      </w:r>
      <w:r w:rsidR="005E4DA0">
        <w:rPr>
          <w:rFonts w:ascii="Arial" w:hAnsi="Arial" w:cs="Arial"/>
          <w:b/>
          <w:bCs/>
          <w:sz w:val="22"/>
          <w:szCs w:val="22"/>
        </w:rPr>
        <w:t xml:space="preserve">is common and </w:t>
      </w:r>
      <w:r w:rsidRPr="00E97611">
        <w:rPr>
          <w:rFonts w:ascii="Arial" w:hAnsi="Arial" w:cs="Arial"/>
          <w:b/>
          <w:bCs/>
          <w:sz w:val="22"/>
          <w:szCs w:val="22"/>
        </w:rPr>
        <w:t xml:space="preserve">does not require </w:t>
      </w:r>
      <w:r w:rsidR="001F5A4F">
        <w:rPr>
          <w:rFonts w:ascii="Arial" w:hAnsi="Arial" w:cs="Arial"/>
          <w:b/>
          <w:bCs/>
          <w:sz w:val="22"/>
          <w:szCs w:val="22"/>
        </w:rPr>
        <w:t xml:space="preserve">complete sets of </w:t>
      </w:r>
      <w:r w:rsidRPr="00E97611">
        <w:rPr>
          <w:rFonts w:ascii="Arial" w:hAnsi="Arial" w:cs="Arial"/>
          <w:b/>
          <w:bCs/>
          <w:sz w:val="22"/>
          <w:szCs w:val="22"/>
        </w:rPr>
        <w:t>all three segments</w:t>
      </w:r>
    </w:p>
    <w:p w14:paraId="0F40BF97" w14:textId="77777777" w:rsidR="00A53FD5" w:rsidRDefault="00A53FD5" w:rsidP="00081385">
      <w:pPr>
        <w:spacing w:line="360" w:lineRule="auto"/>
        <w:rPr>
          <w:rFonts w:ascii="Arial" w:hAnsi="Arial" w:cs="Arial"/>
          <w:sz w:val="22"/>
          <w:szCs w:val="22"/>
        </w:rPr>
      </w:pPr>
    </w:p>
    <w:p w14:paraId="7F796FAA" w14:textId="28DE241B" w:rsidR="00006799" w:rsidRDefault="00A05B66" w:rsidP="00DA4E1F">
      <w:pPr>
        <w:spacing w:line="360" w:lineRule="auto"/>
        <w:rPr>
          <w:rFonts w:ascii="Arial" w:hAnsi="Arial" w:cs="Arial"/>
          <w:sz w:val="22"/>
          <w:szCs w:val="22"/>
        </w:rPr>
      </w:pPr>
      <w:r>
        <w:rPr>
          <w:rFonts w:ascii="Arial" w:hAnsi="Arial" w:cs="Arial"/>
          <w:sz w:val="22"/>
          <w:szCs w:val="22"/>
        </w:rPr>
        <w:tab/>
      </w:r>
      <w:r w:rsidR="00FD08A3">
        <w:rPr>
          <w:rFonts w:ascii="Arial" w:hAnsi="Arial" w:cs="Arial"/>
          <w:sz w:val="22"/>
          <w:szCs w:val="22"/>
        </w:rPr>
        <w:t>M</w:t>
      </w:r>
      <w:r w:rsidR="00432241">
        <w:rPr>
          <w:rFonts w:ascii="Arial" w:hAnsi="Arial" w:cs="Arial"/>
          <w:sz w:val="22"/>
          <w:szCs w:val="22"/>
        </w:rPr>
        <w:t>any samples contained evidence of</w:t>
      </w:r>
      <w:r w:rsidR="002E1772">
        <w:rPr>
          <w:rFonts w:ascii="Arial" w:hAnsi="Arial" w:cs="Arial"/>
          <w:sz w:val="22"/>
          <w:szCs w:val="22"/>
        </w:rPr>
        <w:t xml:space="preserve"> </w:t>
      </w:r>
      <w:r w:rsidR="00432241">
        <w:rPr>
          <w:rFonts w:ascii="Arial" w:hAnsi="Arial" w:cs="Arial"/>
          <w:sz w:val="22"/>
          <w:szCs w:val="22"/>
        </w:rPr>
        <w:t>co-infection</w:t>
      </w:r>
      <w:r w:rsidR="002E1772">
        <w:rPr>
          <w:rFonts w:ascii="Arial" w:hAnsi="Arial" w:cs="Arial"/>
          <w:sz w:val="22"/>
          <w:szCs w:val="22"/>
        </w:rPr>
        <w:t xml:space="preserve"> by more than one galbut virus genotype</w:t>
      </w:r>
      <w:r w:rsidR="00432241">
        <w:rPr>
          <w:rFonts w:ascii="Arial" w:hAnsi="Arial" w:cs="Arial"/>
          <w:sz w:val="22"/>
          <w:szCs w:val="22"/>
        </w:rPr>
        <w:t>.</w:t>
      </w:r>
      <w:r>
        <w:rPr>
          <w:rFonts w:ascii="Arial" w:hAnsi="Arial" w:cs="Arial"/>
          <w:sz w:val="22"/>
          <w:szCs w:val="22"/>
        </w:rPr>
        <w:t xml:space="preserve"> </w:t>
      </w:r>
      <w:r w:rsidR="0007567D">
        <w:rPr>
          <w:rFonts w:ascii="Arial" w:hAnsi="Arial" w:cs="Arial"/>
          <w:sz w:val="22"/>
          <w:szCs w:val="22"/>
        </w:rPr>
        <w:t xml:space="preserve">Forty one </w:t>
      </w:r>
      <w:r>
        <w:rPr>
          <w:rFonts w:ascii="Arial" w:hAnsi="Arial" w:cs="Arial"/>
          <w:sz w:val="22"/>
          <w:szCs w:val="22"/>
        </w:rPr>
        <w:t xml:space="preserve">samples </w:t>
      </w:r>
      <w:r w:rsidR="007C5AA4">
        <w:rPr>
          <w:rFonts w:ascii="Arial" w:hAnsi="Arial" w:cs="Arial"/>
          <w:sz w:val="22"/>
          <w:szCs w:val="22"/>
        </w:rPr>
        <w:t>(</w:t>
      </w:r>
      <w:r w:rsidR="00A53FD5">
        <w:rPr>
          <w:rFonts w:ascii="Arial" w:hAnsi="Arial" w:cs="Arial"/>
          <w:sz w:val="22"/>
          <w:szCs w:val="22"/>
        </w:rPr>
        <w:t>33</w:t>
      </w:r>
      <w:r w:rsidR="007C5AA4">
        <w:rPr>
          <w:rFonts w:ascii="Arial" w:hAnsi="Arial" w:cs="Arial"/>
          <w:sz w:val="22"/>
          <w:szCs w:val="22"/>
        </w:rPr>
        <w:t xml:space="preserve">%) exhibited </w:t>
      </w:r>
      <w:r>
        <w:rPr>
          <w:rFonts w:ascii="Arial" w:hAnsi="Arial" w:cs="Arial"/>
          <w:sz w:val="22"/>
          <w:szCs w:val="22"/>
        </w:rPr>
        <w:t xml:space="preserve">evidence </w:t>
      </w:r>
      <w:r w:rsidR="007C5AA4">
        <w:rPr>
          <w:rFonts w:ascii="Arial" w:hAnsi="Arial" w:cs="Arial"/>
          <w:sz w:val="22"/>
          <w:szCs w:val="22"/>
        </w:rPr>
        <w:t xml:space="preserve">of </w:t>
      </w:r>
      <w:r>
        <w:rPr>
          <w:rFonts w:ascii="Arial" w:hAnsi="Arial" w:cs="Arial"/>
          <w:sz w:val="22"/>
          <w:szCs w:val="22"/>
        </w:rPr>
        <w:t>coinfection</w:t>
      </w:r>
      <w:r w:rsidR="0007567D">
        <w:rPr>
          <w:rFonts w:ascii="Arial" w:hAnsi="Arial" w:cs="Arial"/>
          <w:sz w:val="22"/>
          <w:szCs w:val="22"/>
        </w:rPr>
        <w:t xml:space="preserve"> by various numbers of galbut virus and chaq virus segments</w:t>
      </w:r>
      <w:r w:rsidR="00471ABC">
        <w:rPr>
          <w:rFonts w:ascii="Arial" w:hAnsi="Arial" w:cs="Arial"/>
          <w:sz w:val="22"/>
          <w:szCs w:val="22"/>
        </w:rPr>
        <w:t xml:space="preserve"> (</w:t>
      </w:r>
      <w:r w:rsidR="00471ABC" w:rsidRPr="006264D3">
        <w:rPr>
          <w:rFonts w:ascii="Arial" w:hAnsi="Arial" w:cs="Arial"/>
          <w:b/>
          <w:bCs/>
          <w:sz w:val="22"/>
          <w:szCs w:val="22"/>
        </w:rPr>
        <w:t>Fig. 3</w:t>
      </w:r>
      <w:r w:rsidR="00471ABC">
        <w:rPr>
          <w:rFonts w:ascii="Arial" w:hAnsi="Arial" w:cs="Arial"/>
          <w:sz w:val="22"/>
          <w:szCs w:val="22"/>
        </w:rPr>
        <w:t>)</w:t>
      </w:r>
      <w:r>
        <w:rPr>
          <w:rFonts w:ascii="Arial" w:hAnsi="Arial" w:cs="Arial"/>
          <w:sz w:val="22"/>
          <w:szCs w:val="22"/>
        </w:rPr>
        <w:t xml:space="preserve">. </w:t>
      </w:r>
      <w:r w:rsidR="007C5AA4">
        <w:rPr>
          <w:rFonts w:ascii="Arial" w:hAnsi="Arial" w:cs="Arial"/>
          <w:sz w:val="22"/>
          <w:szCs w:val="22"/>
        </w:rPr>
        <w:t xml:space="preserve">Three samples corresponded to simple co-infections, with </w:t>
      </w:r>
      <w:r w:rsidR="00DA4E1F">
        <w:rPr>
          <w:rFonts w:ascii="Arial" w:hAnsi="Arial" w:cs="Arial"/>
          <w:sz w:val="22"/>
          <w:szCs w:val="22"/>
        </w:rPr>
        <w:t>two</w:t>
      </w:r>
      <w:r w:rsidR="00776B4A">
        <w:rPr>
          <w:rFonts w:ascii="Arial" w:hAnsi="Arial" w:cs="Arial"/>
          <w:sz w:val="22"/>
          <w:szCs w:val="22"/>
        </w:rPr>
        <w:t xml:space="preserve"> complete</w:t>
      </w:r>
      <w:r w:rsidR="007C5AA4">
        <w:rPr>
          <w:rFonts w:ascii="Arial" w:hAnsi="Arial" w:cs="Arial"/>
          <w:sz w:val="22"/>
          <w:szCs w:val="22"/>
        </w:rPr>
        <w:t xml:space="preserve"> sets of </w:t>
      </w:r>
      <w:r w:rsidR="006264D3">
        <w:rPr>
          <w:rFonts w:ascii="Arial" w:hAnsi="Arial" w:cs="Arial"/>
          <w:sz w:val="22"/>
          <w:szCs w:val="22"/>
        </w:rPr>
        <w:t xml:space="preserve">all </w:t>
      </w:r>
      <w:r w:rsidR="00DA4E1F">
        <w:rPr>
          <w:rFonts w:ascii="Arial" w:hAnsi="Arial" w:cs="Arial"/>
          <w:sz w:val="22"/>
          <w:szCs w:val="22"/>
        </w:rPr>
        <w:t>three</w:t>
      </w:r>
      <w:r w:rsidR="007C5AA4">
        <w:rPr>
          <w:rFonts w:ascii="Arial" w:hAnsi="Arial" w:cs="Arial"/>
          <w:sz w:val="22"/>
          <w:szCs w:val="22"/>
        </w:rPr>
        <w:t xml:space="preserve"> galbut virus segments (</w:t>
      </w:r>
      <w:r w:rsidR="007C5AA4" w:rsidRPr="00B32DED">
        <w:rPr>
          <w:rFonts w:ascii="Arial" w:hAnsi="Arial" w:cs="Arial"/>
          <w:b/>
          <w:bCs/>
          <w:sz w:val="22"/>
          <w:szCs w:val="22"/>
        </w:rPr>
        <w:t>Fig.</w:t>
      </w:r>
      <w:r w:rsidR="007C5AA4">
        <w:rPr>
          <w:rFonts w:ascii="Arial" w:hAnsi="Arial" w:cs="Arial"/>
          <w:b/>
          <w:bCs/>
          <w:sz w:val="22"/>
          <w:szCs w:val="22"/>
        </w:rPr>
        <w:t xml:space="preserve"> </w:t>
      </w:r>
      <w:r w:rsidR="007C5AA4" w:rsidRPr="00B32DED">
        <w:rPr>
          <w:rFonts w:ascii="Arial" w:hAnsi="Arial" w:cs="Arial"/>
          <w:b/>
          <w:bCs/>
          <w:sz w:val="22"/>
          <w:szCs w:val="22"/>
        </w:rPr>
        <w:t>3</w:t>
      </w:r>
      <w:r w:rsidR="007C5AA4">
        <w:rPr>
          <w:rFonts w:ascii="Arial" w:hAnsi="Arial" w:cs="Arial"/>
          <w:sz w:val="22"/>
          <w:szCs w:val="22"/>
        </w:rPr>
        <w:t xml:space="preserve">). </w:t>
      </w:r>
      <w:r w:rsidR="001B58D3">
        <w:rPr>
          <w:rFonts w:ascii="Arial" w:hAnsi="Arial" w:cs="Arial"/>
          <w:sz w:val="22"/>
          <w:szCs w:val="22"/>
        </w:rPr>
        <w:t>T</w:t>
      </w:r>
      <w:r w:rsidR="00DA4E1F">
        <w:rPr>
          <w:rFonts w:ascii="Arial" w:hAnsi="Arial" w:cs="Arial"/>
          <w:sz w:val="22"/>
          <w:szCs w:val="22"/>
        </w:rPr>
        <w:t xml:space="preserve">hese were the only samples with </w:t>
      </w:r>
      <w:r w:rsidR="0005265A">
        <w:rPr>
          <w:rFonts w:ascii="Arial" w:hAnsi="Arial" w:cs="Arial"/>
          <w:sz w:val="22"/>
          <w:szCs w:val="22"/>
        </w:rPr>
        <w:t>two coding-complete</w:t>
      </w:r>
      <w:r w:rsidR="00DA4E1F">
        <w:rPr>
          <w:rFonts w:ascii="Arial" w:hAnsi="Arial" w:cs="Arial"/>
          <w:sz w:val="22"/>
          <w:szCs w:val="22"/>
        </w:rPr>
        <w:t xml:space="preserve"> RNA1 </w:t>
      </w:r>
      <w:r w:rsidR="00FD08A3">
        <w:rPr>
          <w:rFonts w:ascii="Arial" w:hAnsi="Arial" w:cs="Arial"/>
          <w:sz w:val="22"/>
          <w:szCs w:val="22"/>
        </w:rPr>
        <w:t>genotypes</w:t>
      </w:r>
      <w:r w:rsidR="00DA4E1F">
        <w:rPr>
          <w:rFonts w:ascii="Arial" w:hAnsi="Arial" w:cs="Arial"/>
          <w:sz w:val="22"/>
          <w:szCs w:val="22"/>
        </w:rPr>
        <w:t>.</w:t>
      </w:r>
      <w:r w:rsidR="00051CBB">
        <w:rPr>
          <w:rFonts w:ascii="Arial" w:hAnsi="Arial" w:cs="Arial"/>
          <w:sz w:val="22"/>
          <w:szCs w:val="22"/>
        </w:rPr>
        <w:t xml:space="preserve"> O</w:t>
      </w:r>
      <w:r w:rsidR="007C5AA4">
        <w:rPr>
          <w:rFonts w:ascii="Arial" w:hAnsi="Arial" w:cs="Arial"/>
          <w:sz w:val="22"/>
          <w:szCs w:val="22"/>
        </w:rPr>
        <w:t>ther co-infection</w:t>
      </w:r>
      <w:r w:rsidR="00DA4E1F">
        <w:rPr>
          <w:rFonts w:ascii="Arial" w:hAnsi="Arial" w:cs="Arial"/>
          <w:sz w:val="22"/>
          <w:szCs w:val="22"/>
        </w:rPr>
        <w:t>s</w:t>
      </w:r>
      <w:r w:rsidR="007C5AA4">
        <w:rPr>
          <w:rFonts w:ascii="Arial" w:hAnsi="Arial" w:cs="Arial"/>
          <w:sz w:val="22"/>
          <w:szCs w:val="22"/>
        </w:rPr>
        <w:t xml:space="preserve"> </w:t>
      </w:r>
      <w:r w:rsidR="00FD08A3">
        <w:rPr>
          <w:rFonts w:ascii="Arial" w:hAnsi="Arial" w:cs="Arial"/>
          <w:sz w:val="22"/>
          <w:szCs w:val="22"/>
        </w:rPr>
        <w:t xml:space="preserve">yielded </w:t>
      </w:r>
      <w:r w:rsidR="007C5AA4">
        <w:rPr>
          <w:rFonts w:ascii="Arial" w:hAnsi="Arial" w:cs="Arial"/>
          <w:sz w:val="22"/>
          <w:szCs w:val="22"/>
        </w:rPr>
        <w:t xml:space="preserve">variable numbers of </w:t>
      </w:r>
      <w:r w:rsidR="003E01A1">
        <w:rPr>
          <w:rFonts w:ascii="Arial" w:hAnsi="Arial" w:cs="Arial"/>
          <w:sz w:val="22"/>
          <w:szCs w:val="22"/>
        </w:rPr>
        <w:t xml:space="preserve">coding-complete sequences </w:t>
      </w:r>
      <w:r w:rsidR="00051CBB">
        <w:rPr>
          <w:rFonts w:ascii="Arial" w:hAnsi="Arial" w:cs="Arial"/>
          <w:sz w:val="22"/>
          <w:szCs w:val="22"/>
        </w:rPr>
        <w:t xml:space="preserve">for </w:t>
      </w:r>
      <w:r w:rsidR="007C5AA4">
        <w:rPr>
          <w:rFonts w:ascii="Arial" w:hAnsi="Arial" w:cs="Arial"/>
          <w:sz w:val="22"/>
          <w:szCs w:val="22"/>
        </w:rPr>
        <w:t xml:space="preserve">the different segments. For instance, </w:t>
      </w:r>
      <w:r w:rsidR="00FD08A3">
        <w:rPr>
          <w:rFonts w:ascii="Arial" w:hAnsi="Arial" w:cs="Arial"/>
          <w:sz w:val="22"/>
          <w:szCs w:val="22"/>
        </w:rPr>
        <w:t xml:space="preserve">from </w:t>
      </w:r>
      <w:r w:rsidR="007C5AA4">
        <w:rPr>
          <w:rFonts w:ascii="Arial" w:hAnsi="Arial" w:cs="Arial"/>
          <w:sz w:val="22"/>
          <w:szCs w:val="22"/>
        </w:rPr>
        <w:t xml:space="preserve">sample </w:t>
      </w:r>
      <w:r w:rsidR="007C5AA4">
        <w:rPr>
          <w:rFonts w:ascii="Arial" w:hAnsi="Arial" w:cs="Arial"/>
          <w:sz w:val="22"/>
          <w:szCs w:val="22"/>
        </w:rPr>
        <w:lastRenderedPageBreak/>
        <w:t>1020-A7</w:t>
      </w:r>
      <w:r w:rsidR="00FD08A3">
        <w:rPr>
          <w:rFonts w:ascii="Arial" w:hAnsi="Arial" w:cs="Arial"/>
          <w:sz w:val="22"/>
          <w:szCs w:val="22"/>
        </w:rPr>
        <w:t xml:space="preserve">, we assembled </w:t>
      </w:r>
      <w:r w:rsidR="007C5AA4">
        <w:rPr>
          <w:rFonts w:ascii="Arial" w:hAnsi="Arial" w:cs="Arial"/>
          <w:sz w:val="22"/>
          <w:szCs w:val="22"/>
        </w:rPr>
        <w:t>1 genotype for RNA</w:t>
      </w:r>
      <w:r w:rsidR="00743130">
        <w:rPr>
          <w:rFonts w:ascii="Arial" w:hAnsi="Arial" w:cs="Arial"/>
          <w:sz w:val="22"/>
          <w:szCs w:val="22"/>
        </w:rPr>
        <w:t xml:space="preserve"> </w:t>
      </w:r>
      <w:r w:rsidR="007C5AA4">
        <w:rPr>
          <w:rFonts w:ascii="Arial" w:hAnsi="Arial" w:cs="Arial"/>
          <w:sz w:val="22"/>
          <w:szCs w:val="22"/>
        </w:rPr>
        <w:t>1, RNA</w:t>
      </w:r>
      <w:r w:rsidR="00743130">
        <w:rPr>
          <w:rFonts w:ascii="Arial" w:hAnsi="Arial" w:cs="Arial"/>
          <w:sz w:val="22"/>
          <w:szCs w:val="22"/>
        </w:rPr>
        <w:t xml:space="preserve"> </w:t>
      </w:r>
      <w:r w:rsidR="007C5AA4">
        <w:rPr>
          <w:rFonts w:ascii="Arial" w:hAnsi="Arial" w:cs="Arial"/>
          <w:sz w:val="22"/>
          <w:szCs w:val="22"/>
        </w:rPr>
        <w:t>2, and chaq</w:t>
      </w:r>
      <w:r w:rsidR="006264D3">
        <w:rPr>
          <w:rFonts w:ascii="Arial" w:hAnsi="Arial" w:cs="Arial"/>
          <w:sz w:val="22"/>
          <w:szCs w:val="22"/>
        </w:rPr>
        <w:t xml:space="preserve"> virus</w:t>
      </w:r>
      <w:r w:rsidR="007C5AA4">
        <w:rPr>
          <w:rFonts w:ascii="Arial" w:hAnsi="Arial" w:cs="Arial"/>
          <w:sz w:val="22"/>
          <w:szCs w:val="22"/>
        </w:rPr>
        <w:t xml:space="preserve">, but </w:t>
      </w:r>
      <w:r w:rsidR="006264D3">
        <w:rPr>
          <w:rFonts w:ascii="Arial" w:hAnsi="Arial" w:cs="Arial"/>
          <w:sz w:val="22"/>
          <w:szCs w:val="22"/>
        </w:rPr>
        <w:t>two</w:t>
      </w:r>
      <w:r w:rsidR="007C5AA4">
        <w:rPr>
          <w:rFonts w:ascii="Arial" w:hAnsi="Arial" w:cs="Arial"/>
          <w:sz w:val="22"/>
          <w:szCs w:val="22"/>
        </w:rPr>
        <w:t xml:space="preserve"> distinct RNA</w:t>
      </w:r>
      <w:r w:rsidR="00743130">
        <w:rPr>
          <w:rFonts w:ascii="Arial" w:hAnsi="Arial" w:cs="Arial"/>
          <w:sz w:val="22"/>
          <w:szCs w:val="22"/>
        </w:rPr>
        <w:t xml:space="preserve"> </w:t>
      </w:r>
      <w:r w:rsidR="007C5AA4">
        <w:rPr>
          <w:rFonts w:ascii="Arial" w:hAnsi="Arial" w:cs="Arial"/>
          <w:sz w:val="22"/>
          <w:szCs w:val="22"/>
        </w:rPr>
        <w:t>3 genotypes that shared</w:t>
      </w:r>
      <w:r w:rsidR="00A53FD5">
        <w:rPr>
          <w:rFonts w:ascii="Arial" w:hAnsi="Arial" w:cs="Arial"/>
          <w:sz w:val="22"/>
          <w:szCs w:val="22"/>
        </w:rPr>
        <w:t xml:space="preserve"> 98.8</w:t>
      </w:r>
      <w:r w:rsidR="007C5AA4">
        <w:rPr>
          <w:rFonts w:ascii="Arial" w:hAnsi="Arial" w:cs="Arial"/>
          <w:sz w:val="22"/>
          <w:szCs w:val="22"/>
        </w:rPr>
        <w:t xml:space="preserve">% pairwise nucleotide identity. </w:t>
      </w:r>
      <w:r w:rsidR="00DA4E1F">
        <w:rPr>
          <w:rFonts w:ascii="Arial" w:hAnsi="Arial" w:cs="Arial"/>
          <w:sz w:val="22"/>
          <w:szCs w:val="22"/>
        </w:rPr>
        <w:t>S</w:t>
      </w:r>
      <w:r w:rsidR="00A53FD5">
        <w:rPr>
          <w:rFonts w:ascii="Arial" w:hAnsi="Arial" w:cs="Arial"/>
          <w:sz w:val="22"/>
          <w:szCs w:val="22"/>
        </w:rPr>
        <w:t xml:space="preserve">ample ME-F-1 </w:t>
      </w:r>
      <w:del w:id="108" w:author="Stenglein,Mark" w:date="2025-05-16T15:23:00Z" w16du:dateUtc="2025-05-16T21:23:00Z">
        <w:r w:rsidR="00541F85" w:rsidDel="00E374CB">
          <w:rPr>
            <w:rFonts w:ascii="Arial" w:hAnsi="Arial" w:cs="Arial"/>
            <w:sz w:val="22"/>
            <w:szCs w:val="22"/>
          </w:rPr>
          <w:delText xml:space="preserve">produced </w:delText>
        </w:r>
      </w:del>
      <w:ins w:id="109" w:author="Stenglein,Mark" w:date="2025-05-16T15:23:00Z" w16du:dateUtc="2025-05-16T21:23:00Z">
        <w:r w:rsidR="00E374CB">
          <w:rPr>
            <w:rFonts w:ascii="Arial" w:hAnsi="Arial" w:cs="Arial"/>
            <w:sz w:val="22"/>
            <w:szCs w:val="22"/>
          </w:rPr>
          <w:t xml:space="preserve">yielded </w:t>
        </w:r>
      </w:ins>
      <w:r w:rsidR="00A53FD5">
        <w:rPr>
          <w:rFonts w:ascii="Arial" w:hAnsi="Arial" w:cs="Arial"/>
          <w:sz w:val="22"/>
          <w:szCs w:val="22"/>
        </w:rPr>
        <w:t>one RNA 1, two RNA</w:t>
      </w:r>
      <w:r w:rsidR="00DA4E1F">
        <w:rPr>
          <w:rFonts w:ascii="Arial" w:hAnsi="Arial" w:cs="Arial"/>
          <w:sz w:val="22"/>
          <w:szCs w:val="22"/>
        </w:rPr>
        <w:t xml:space="preserve"> </w:t>
      </w:r>
      <w:r w:rsidR="00A53FD5">
        <w:rPr>
          <w:rFonts w:ascii="Arial" w:hAnsi="Arial" w:cs="Arial"/>
          <w:sz w:val="22"/>
          <w:szCs w:val="22"/>
        </w:rPr>
        <w:t>2</w:t>
      </w:r>
      <w:r w:rsidR="00DA4E1F">
        <w:rPr>
          <w:rFonts w:ascii="Arial" w:hAnsi="Arial" w:cs="Arial"/>
          <w:sz w:val="22"/>
          <w:szCs w:val="22"/>
        </w:rPr>
        <w:t xml:space="preserve">s, </w:t>
      </w:r>
      <w:r w:rsidR="006264D3">
        <w:rPr>
          <w:rFonts w:ascii="Arial" w:hAnsi="Arial" w:cs="Arial"/>
          <w:sz w:val="22"/>
          <w:szCs w:val="22"/>
        </w:rPr>
        <w:t xml:space="preserve">three RNA 3s and </w:t>
      </w:r>
      <w:r w:rsidR="00DA4E1F">
        <w:rPr>
          <w:rFonts w:ascii="Arial" w:hAnsi="Arial" w:cs="Arial"/>
          <w:sz w:val="22"/>
          <w:szCs w:val="22"/>
        </w:rPr>
        <w:t>two</w:t>
      </w:r>
      <w:r w:rsidR="00A53FD5">
        <w:rPr>
          <w:rFonts w:ascii="Arial" w:hAnsi="Arial" w:cs="Arial"/>
          <w:sz w:val="22"/>
          <w:szCs w:val="22"/>
        </w:rPr>
        <w:t xml:space="preserve"> chaq virus </w:t>
      </w:r>
      <w:r w:rsidR="00541F85">
        <w:rPr>
          <w:rFonts w:ascii="Arial" w:hAnsi="Arial" w:cs="Arial"/>
          <w:sz w:val="22"/>
          <w:szCs w:val="22"/>
        </w:rPr>
        <w:t>sequences</w:t>
      </w:r>
      <w:r w:rsidR="00A53FD5">
        <w:rPr>
          <w:rFonts w:ascii="Arial" w:hAnsi="Arial" w:cs="Arial"/>
          <w:sz w:val="22"/>
          <w:szCs w:val="22"/>
        </w:rPr>
        <w:t xml:space="preserve">. </w:t>
      </w:r>
      <w:r w:rsidR="00743130">
        <w:rPr>
          <w:rFonts w:ascii="Arial" w:hAnsi="Arial" w:cs="Arial"/>
          <w:sz w:val="22"/>
          <w:szCs w:val="22"/>
        </w:rPr>
        <w:t>Only</w:t>
      </w:r>
      <w:r w:rsidR="00A94DFE">
        <w:rPr>
          <w:rFonts w:ascii="Arial" w:hAnsi="Arial" w:cs="Arial"/>
          <w:sz w:val="22"/>
          <w:szCs w:val="22"/>
        </w:rPr>
        <w:t xml:space="preserve"> one of the </w:t>
      </w:r>
      <w:r w:rsidR="00743130">
        <w:rPr>
          <w:rFonts w:ascii="Arial" w:hAnsi="Arial" w:cs="Arial"/>
          <w:sz w:val="22"/>
          <w:szCs w:val="22"/>
        </w:rPr>
        <w:t>RNA 2 and RNA 3 sequences were</w:t>
      </w:r>
      <w:ins w:id="110" w:author="Stenglein,Mark" w:date="2025-05-16T15:23:00Z" w16du:dateUtc="2025-05-16T21:23:00Z">
        <w:r w:rsidR="00E374CB">
          <w:rPr>
            <w:rFonts w:ascii="Arial" w:hAnsi="Arial" w:cs="Arial"/>
            <w:sz w:val="22"/>
            <w:szCs w:val="22"/>
          </w:rPr>
          <w:t xml:space="preserve"> coding</w:t>
        </w:r>
      </w:ins>
      <w:r w:rsidR="00743130">
        <w:rPr>
          <w:rFonts w:ascii="Arial" w:hAnsi="Arial" w:cs="Arial"/>
          <w:sz w:val="22"/>
          <w:szCs w:val="22"/>
        </w:rPr>
        <w:t xml:space="preserve"> complete. The </w:t>
      </w:r>
      <w:r w:rsidR="00A94DFE">
        <w:rPr>
          <w:rFonts w:ascii="Arial" w:hAnsi="Arial" w:cs="Arial"/>
          <w:sz w:val="22"/>
          <w:szCs w:val="22"/>
        </w:rPr>
        <w:t xml:space="preserve">two </w:t>
      </w:r>
      <w:r w:rsidR="00743130">
        <w:rPr>
          <w:rFonts w:ascii="Arial" w:hAnsi="Arial" w:cs="Arial"/>
          <w:sz w:val="22"/>
          <w:szCs w:val="22"/>
        </w:rPr>
        <w:t xml:space="preserve">chaq virus </w:t>
      </w:r>
      <w:r w:rsidR="00A94DFE">
        <w:rPr>
          <w:rFonts w:ascii="Arial" w:hAnsi="Arial" w:cs="Arial"/>
          <w:sz w:val="22"/>
          <w:szCs w:val="22"/>
        </w:rPr>
        <w:t xml:space="preserve">sequences shared 91.8% pairwise nucleotide identity. </w:t>
      </w:r>
      <w:r w:rsidR="00A53FD5">
        <w:rPr>
          <w:rFonts w:ascii="Arial" w:hAnsi="Arial" w:cs="Arial"/>
          <w:sz w:val="22"/>
          <w:szCs w:val="22"/>
        </w:rPr>
        <w:t xml:space="preserve">This was the only sample to show evidence of </w:t>
      </w:r>
      <w:r w:rsidR="00541F85">
        <w:rPr>
          <w:rFonts w:ascii="Arial" w:hAnsi="Arial" w:cs="Arial"/>
          <w:sz w:val="22"/>
          <w:szCs w:val="22"/>
        </w:rPr>
        <w:t>three</w:t>
      </w:r>
      <w:r w:rsidR="00A53FD5">
        <w:rPr>
          <w:rFonts w:ascii="Arial" w:hAnsi="Arial" w:cs="Arial"/>
          <w:sz w:val="22"/>
          <w:szCs w:val="22"/>
        </w:rPr>
        <w:t xml:space="preserve"> </w:t>
      </w:r>
      <w:r w:rsidR="00541F85">
        <w:rPr>
          <w:rFonts w:ascii="Arial" w:hAnsi="Arial" w:cs="Arial"/>
          <w:sz w:val="22"/>
          <w:szCs w:val="22"/>
        </w:rPr>
        <w:t xml:space="preserve">genotypes </w:t>
      </w:r>
      <w:r w:rsidR="006264D3">
        <w:rPr>
          <w:rFonts w:ascii="Arial" w:hAnsi="Arial" w:cs="Arial"/>
          <w:sz w:val="22"/>
          <w:szCs w:val="22"/>
        </w:rPr>
        <w:t xml:space="preserve">of </w:t>
      </w:r>
      <w:r w:rsidR="00541F85">
        <w:rPr>
          <w:rFonts w:ascii="Arial" w:hAnsi="Arial" w:cs="Arial"/>
          <w:sz w:val="22"/>
          <w:szCs w:val="22"/>
        </w:rPr>
        <w:t xml:space="preserve">one </w:t>
      </w:r>
      <w:r w:rsidR="00A53FD5">
        <w:rPr>
          <w:rFonts w:ascii="Arial" w:hAnsi="Arial" w:cs="Arial"/>
          <w:sz w:val="22"/>
          <w:szCs w:val="22"/>
        </w:rPr>
        <w:t>segment</w:t>
      </w:r>
      <w:r w:rsidR="00255235">
        <w:rPr>
          <w:rFonts w:ascii="Arial" w:hAnsi="Arial" w:cs="Arial"/>
          <w:sz w:val="22"/>
          <w:szCs w:val="22"/>
        </w:rPr>
        <w:t xml:space="preserve"> (</w:t>
      </w:r>
      <w:r w:rsidR="00255235" w:rsidRPr="00E97611">
        <w:rPr>
          <w:rFonts w:ascii="Arial" w:hAnsi="Arial" w:cs="Arial"/>
          <w:b/>
          <w:bCs/>
          <w:sz w:val="22"/>
          <w:szCs w:val="22"/>
        </w:rPr>
        <w:t>Fig. 3</w:t>
      </w:r>
      <w:r w:rsidR="00255235">
        <w:rPr>
          <w:rFonts w:ascii="Arial" w:hAnsi="Arial" w:cs="Arial"/>
          <w:sz w:val="22"/>
          <w:szCs w:val="22"/>
        </w:rPr>
        <w:t>)</w:t>
      </w:r>
      <w:r w:rsidR="00A53FD5">
        <w:rPr>
          <w:rFonts w:ascii="Arial" w:hAnsi="Arial" w:cs="Arial"/>
          <w:sz w:val="22"/>
          <w:szCs w:val="22"/>
        </w:rPr>
        <w:t xml:space="preserve">. </w:t>
      </w:r>
      <w:r w:rsidR="0025706B">
        <w:rPr>
          <w:rFonts w:ascii="Arial" w:hAnsi="Arial" w:cs="Arial"/>
          <w:sz w:val="22"/>
          <w:szCs w:val="22"/>
        </w:rPr>
        <w:t xml:space="preserve">This type of </w:t>
      </w:r>
      <w:r w:rsidR="00FD08A3">
        <w:rPr>
          <w:rFonts w:ascii="Arial" w:hAnsi="Arial" w:cs="Arial"/>
          <w:sz w:val="22"/>
          <w:szCs w:val="22"/>
        </w:rPr>
        <w:t xml:space="preserve">complex </w:t>
      </w:r>
      <w:r w:rsidR="0025706B">
        <w:rPr>
          <w:rFonts w:ascii="Arial" w:hAnsi="Arial" w:cs="Arial"/>
          <w:sz w:val="22"/>
          <w:szCs w:val="22"/>
        </w:rPr>
        <w:t xml:space="preserve">co-infection </w:t>
      </w:r>
      <w:ins w:id="111" w:author="Stenglein,Mark" w:date="2025-05-16T15:23:00Z" w16du:dateUtc="2025-05-16T21:23:00Z">
        <w:r w:rsidR="00E374CB">
          <w:rPr>
            <w:rFonts w:ascii="Arial" w:hAnsi="Arial" w:cs="Arial"/>
            <w:sz w:val="22"/>
            <w:szCs w:val="22"/>
          </w:rPr>
          <w:t xml:space="preserve">involving variable numbers of different segments </w:t>
        </w:r>
      </w:ins>
      <w:r w:rsidR="0025706B">
        <w:rPr>
          <w:rFonts w:ascii="Arial" w:hAnsi="Arial" w:cs="Arial"/>
          <w:sz w:val="22"/>
          <w:szCs w:val="22"/>
        </w:rPr>
        <w:t>has been observed for other segmented RNA viruses</w:t>
      </w:r>
      <w:sdt>
        <w:sdtPr>
          <w:rPr>
            <w:rFonts w:ascii="Arial" w:hAnsi="Arial" w:cs="Arial"/>
            <w:color w:val="000000"/>
            <w:sz w:val="22"/>
            <w:szCs w:val="22"/>
            <w:vertAlign w:val="superscript"/>
          </w:rPr>
          <w:tag w:val="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1717085016"/>
          <w:placeholder>
            <w:docPart w:val="DefaultPlaceholder_-1854013440"/>
          </w:placeholder>
        </w:sdtPr>
        <w:sdtContent>
          <w:r w:rsidR="00A46342" w:rsidRPr="00A46342">
            <w:rPr>
              <w:rFonts w:ascii="Arial" w:hAnsi="Arial" w:cs="Arial"/>
              <w:color w:val="000000"/>
              <w:sz w:val="22"/>
              <w:szCs w:val="22"/>
              <w:vertAlign w:val="superscript"/>
            </w:rPr>
            <w:t>15–17</w:t>
          </w:r>
        </w:sdtContent>
      </w:sdt>
      <w:r w:rsidR="00255235">
        <w:rPr>
          <w:rFonts w:ascii="Arial" w:hAnsi="Arial" w:cs="Arial"/>
          <w:sz w:val="22"/>
          <w:szCs w:val="22"/>
        </w:rPr>
        <w:t>.</w:t>
      </w:r>
      <w:r w:rsidR="00DA4E1F">
        <w:rPr>
          <w:rFonts w:ascii="Arial" w:hAnsi="Arial" w:cs="Arial"/>
          <w:sz w:val="22"/>
          <w:szCs w:val="22"/>
        </w:rPr>
        <w:t xml:space="preserve"> </w:t>
      </w:r>
    </w:p>
    <w:p w14:paraId="01CF5C4A" w14:textId="77777777" w:rsidR="003F690D" w:rsidRDefault="003F690D" w:rsidP="00DA4E1F">
      <w:pPr>
        <w:spacing w:line="360" w:lineRule="auto"/>
        <w:rPr>
          <w:rFonts w:ascii="Arial" w:hAnsi="Arial" w:cs="Arial"/>
          <w:sz w:val="22"/>
          <w:szCs w:val="22"/>
        </w:rPr>
      </w:pPr>
    </w:p>
    <w:p w14:paraId="1313D43E" w14:textId="2FD728A7" w:rsidR="003F690D" w:rsidRDefault="00CF205B" w:rsidP="006264D3">
      <w:pPr>
        <w:spacing w:line="360" w:lineRule="auto"/>
        <w:ind w:firstLine="720"/>
        <w:rPr>
          <w:rFonts w:ascii="Arial" w:hAnsi="Arial" w:cs="Arial"/>
          <w:sz w:val="22"/>
          <w:szCs w:val="22"/>
        </w:rPr>
      </w:pPr>
      <w:r>
        <w:rPr>
          <w:rFonts w:ascii="Arial" w:hAnsi="Arial" w:cs="Arial"/>
          <w:sz w:val="22"/>
          <w:szCs w:val="22"/>
        </w:rPr>
        <w:t>Some samples with fewer galbut virus-mapping reads did not produce a complete set of galbut virus segments (</w:t>
      </w:r>
      <w:r w:rsidRPr="006264D3">
        <w:rPr>
          <w:rFonts w:ascii="Arial" w:hAnsi="Arial" w:cs="Arial"/>
          <w:b/>
          <w:bCs/>
          <w:sz w:val="22"/>
          <w:szCs w:val="22"/>
        </w:rPr>
        <w:t>Fig. 3B</w:t>
      </w:r>
      <w:r>
        <w:rPr>
          <w:rFonts w:ascii="Arial" w:hAnsi="Arial" w:cs="Arial"/>
          <w:sz w:val="22"/>
          <w:szCs w:val="22"/>
        </w:rPr>
        <w:t xml:space="preserve">). </w:t>
      </w:r>
      <w:r w:rsidR="003F690D">
        <w:rPr>
          <w:rFonts w:ascii="Arial" w:hAnsi="Arial" w:cs="Arial"/>
          <w:sz w:val="22"/>
          <w:szCs w:val="22"/>
        </w:rPr>
        <w:t>RNA 1 was the most common coding</w:t>
      </w:r>
      <w:r w:rsidR="00743130">
        <w:rPr>
          <w:rFonts w:ascii="Arial" w:hAnsi="Arial" w:cs="Arial"/>
          <w:sz w:val="22"/>
          <w:szCs w:val="22"/>
        </w:rPr>
        <w:t>-</w:t>
      </w:r>
      <w:r w:rsidR="003F690D">
        <w:rPr>
          <w:rFonts w:ascii="Arial" w:hAnsi="Arial" w:cs="Arial"/>
          <w:sz w:val="22"/>
          <w:szCs w:val="22"/>
        </w:rPr>
        <w:t>incomplete sequence</w:t>
      </w:r>
      <w:r w:rsidR="00724957">
        <w:rPr>
          <w:rFonts w:ascii="Arial" w:hAnsi="Arial" w:cs="Arial"/>
          <w:sz w:val="22"/>
          <w:szCs w:val="22"/>
        </w:rPr>
        <w:t xml:space="preserve"> </w:t>
      </w:r>
      <w:r w:rsidR="003F690D">
        <w:rPr>
          <w:rFonts w:ascii="Arial" w:hAnsi="Arial" w:cs="Arial"/>
          <w:sz w:val="22"/>
          <w:szCs w:val="22"/>
        </w:rPr>
        <w:t>(</w:t>
      </w:r>
      <w:r w:rsidR="003F690D" w:rsidRPr="00B32DED">
        <w:rPr>
          <w:rFonts w:ascii="Arial" w:hAnsi="Arial" w:cs="Arial"/>
          <w:b/>
          <w:bCs/>
          <w:sz w:val="22"/>
          <w:szCs w:val="22"/>
        </w:rPr>
        <w:t>Fig. 3</w:t>
      </w:r>
      <w:r w:rsidR="003F690D">
        <w:rPr>
          <w:rFonts w:ascii="Arial" w:hAnsi="Arial" w:cs="Arial"/>
          <w:sz w:val="22"/>
          <w:szCs w:val="22"/>
        </w:rPr>
        <w:t>)</w:t>
      </w:r>
      <w:r w:rsidR="00102A66">
        <w:rPr>
          <w:rFonts w:ascii="Arial" w:hAnsi="Arial" w:cs="Arial"/>
          <w:sz w:val="22"/>
          <w:szCs w:val="22"/>
        </w:rPr>
        <w:t xml:space="preserve">.  </w:t>
      </w:r>
      <w:r>
        <w:rPr>
          <w:rFonts w:ascii="Arial" w:hAnsi="Arial" w:cs="Arial"/>
          <w:sz w:val="22"/>
          <w:szCs w:val="22"/>
        </w:rPr>
        <w:t>Some datasets, including datasets with plenty of galbut virus-mapping reads, did not produce c</w:t>
      </w:r>
      <w:r w:rsidR="00102A66">
        <w:rPr>
          <w:rFonts w:ascii="Arial" w:hAnsi="Arial" w:cs="Arial"/>
          <w:sz w:val="22"/>
          <w:szCs w:val="22"/>
        </w:rPr>
        <w:t xml:space="preserve">haq virus </w:t>
      </w:r>
      <w:r>
        <w:rPr>
          <w:rFonts w:ascii="Arial" w:hAnsi="Arial" w:cs="Arial"/>
          <w:sz w:val="22"/>
          <w:szCs w:val="22"/>
        </w:rPr>
        <w:t>sequences</w:t>
      </w:r>
      <w:r w:rsidR="00102A66">
        <w:rPr>
          <w:rFonts w:ascii="Arial" w:hAnsi="Arial" w:cs="Arial"/>
          <w:sz w:val="22"/>
          <w:szCs w:val="22"/>
        </w:rPr>
        <w:t xml:space="preserve"> (</w:t>
      </w:r>
      <w:r w:rsidR="00102A66" w:rsidRPr="006264D3">
        <w:rPr>
          <w:rFonts w:ascii="Arial" w:hAnsi="Arial" w:cs="Arial"/>
          <w:b/>
          <w:bCs/>
          <w:sz w:val="22"/>
          <w:szCs w:val="22"/>
        </w:rPr>
        <w:t>Fig. 3</w:t>
      </w:r>
      <w:r w:rsidR="00102A66">
        <w:rPr>
          <w:rFonts w:ascii="Arial" w:hAnsi="Arial" w:cs="Arial"/>
          <w:sz w:val="22"/>
          <w:szCs w:val="22"/>
        </w:rPr>
        <w:t xml:space="preserve">). This reflects chaq virus’s </w:t>
      </w:r>
      <w:r w:rsidR="00724957">
        <w:rPr>
          <w:rFonts w:ascii="Arial" w:hAnsi="Arial" w:cs="Arial"/>
          <w:sz w:val="22"/>
          <w:szCs w:val="22"/>
        </w:rPr>
        <w:t xml:space="preserve">likely </w:t>
      </w:r>
      <w:r w:rsidR="00102A66">
        <w:rPr>
          <w:rFonts w:ascii="Arial" w:hAnsi="Arial" w:cs="Arial"/>
          <w:sz w:val="22"/>
          <w:szCs w:val="22"/>
        </w:rPr>
        <w:t>status as a satellite of galbut virus or an optional 4</w:t>
      </w:r>
      <w:r w:rsidR="00102A66" w:rsidRPr="006264D3">
        <w:rPr>
          <w:rFonts w:ascii="Arial" w:hAnsi="Arial" w:cs="Arial"/>
          <w:sz w:val="22"/>
          <w:szCs w:val="22"/>
          <w:vertAlign w:val="superscript"/>
        </w:rPr>
        <w:t>th</w:t>
      </w:r>
      <w:r w:rsidR="00102A66">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Yjk1MzNkOTgtMzIzNi00MzU0LWJkOTItYTIwYjEyZDc5ZmJkIiwicHJvcGVydGllcyI6eyJub3RlSW5kZXgiOjB9LCJpc0VkaXRlZCI6ZmFsc2UsIm1hbnVhbE92ZXJyaWRlIjp7ImlzTWFudWFsbHlPdmVycmlkZGVuIjpmYWxzZSwiY2l0ZXByb2NUZXh0IjoiPHN1cD4xLDIsOCwxOD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J9LCJpc1RlbXBvcmFyeSI6ZmFsc2V9XX0="/>
          <w:id w:val="-969047500"/>
          <w:placeholder>
            <w:docPart w:val="DefaultPlaceholder_-1854013440"/>
          </w:placeholder>
        </w:sdtPr>
        <w:sdtContent>
          <w:r w:rsidR="00A46342" w:rsidRPr="00A46342">
            <w:rPr>
              <w:rFonts w:ascii="Arial" w:hAnsi="Arial" w:cs="Arial"/>
              <w:color w:val="000000"/>
              <w:sz w:val="22"/>
              <w:szCs w:val="22"/>
              <w:vertAlign w:val="superscript"/>
            </w:rPr>
            <w:t>1,2,8,18</w:t>
          </w:r>
        </w:sdtContent>
      </w:sdt>
      <w:r w:rsidR="00102A66">
        <w:rPr>
          <w:rFonts w:ascii="Arial" w:hAnsi="Arial" w:cs="Arial"/>
          <w:sz w:val="22"/>
          <w:szCs w:val="22"/>
        </w:rPr>
        <w:t xml:space="preserve">. </w:t>
      </w:r>
    </w:p>
    <w:p w14:paraId="485DB341" w14:textId="77777777" w:rsidR="006264D3" w:rsidRDefault="006264D3" w:rsidP="006264D3">
      <w:pPr>
        <w:spacing w:line="360" w:lineRule="auto"/>
        <w:ind w:firstLine="720"/>
        <w:rPr>
          <w:rFonts w:ascii="Arial" w:hAnsi="Arial" w:cs="Arial"/>
          <w:sz w:val="22"/>
          <w:szCs w:val="22"/>
        </w:rPr>
      </w:pPr>
    </w:p>
    <w:p w14:paraId="03D89D61" w14:textId="1904582A" w:rsidR="003F690D" w:rsidRDefault="00074D5F" w:rsidP="00DA4E1F">
      <w:pPr>
        <w:spacing w:line="360" w:lineRule="auto"/>
        <w:rPr>
          <w:rFonts w:ascii="Arial" w:hAnsi="Arial" w:cs="Arial"/>
          <w:sz w:val="22"/>
          <w:szCs w:val="22"/>
        </w:rPr>
      </w:pPr>
      <w:r>
        <w:rPr>
          <w:rFonts w:ascii="Arial" w:hAnsi="Arial" w:cs="Arial"/>
          <w:noProof/>
          <w:sz w:val="22"/>
          <w:szCs w:val="22"/>
        </w:rPr>
        <w:drawing>
          <wp:inline distT="0" distB="0" distL="0" distR="0" wp14:anchorId="4A28DA66" wp14:editId="34FD1033">
            <wp:extent cx="5943600" cy="3416300"/>
            <wp:effectExtent l="0" t="0" r="0" b="0"/>
            <wp:docPr id="62462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18"/>
                    <a:stretch>
                      <a:fillRect/>
                    </a:stretch>
                  </pic:blipFill>
                  <pic:spPr>
                    <a:xfrm>
                      <a:off x="0" y="0"/>
                      <a:ext cx="5943600" cy="3416300"/>
                    </a:xfrm>
                    <a:prstGeom prst="rect">
                      <a:avLst/>
                    </a:prstGeom>
                  </pic:spPr>
                </pic:pic>
              </a:graphicData>
            </a:graphic>
          </wp:inline>
        </w:drawing>
      </w:r>
    </w:p>
    <w:p w14:paraId="744FB8A9" w14:textId="6A3C9D60" w:rsidR="00074D5F" w:rsidRDefault="00006799" w:rsidP="00081385">
      <w:pPr>
        <w:spacing w:line="360" w:lineRule="auto"/>
        <w:rPr>
          <w:rFonts w:ascii="Arial" w:hAnsi="Arial" w:cs="Arial"/>
          <w:sz w:val="22"/>
          <w:szCs w:val="22"/>
        </w:rPr>
      </w:pPr>
      <w:r>
        <w:rPr>
          <w:rFonts w:ascii="Arial" w:hAnsi="Arial" w:cs="Arial"/>
          <w:b/>
          <w:bCs/>
          <w:sz w:val="22"/>
          <w:szCs w:val="22"/>
        </w:rPr>
        <w:t xml:space="preserve">Figure </w:t>
      </w:r>
      <w:r w:rsidR="00B32DED">
        <w:rPr>
          <w:rFonts w:ascii="Arial" w:hAnsi="Arial" w:cs="Arial"/>
          <w:b/>
          <w:bCs/>
          <w:sz w:val="22"/>
          <w:szCs w:val="22"/>
        </w:rPr>
        <w:t>3</w:t>
      </w:r>
      <w:r>
        <w:rPr>
          <w:rFonts w:ascii="Arial" w:hAnsi="Arial" w:cs="Arial"/>
          <w:b/>
          <w:bCs/>
          <w:sz w:val="22"/>
          <w:szCs w:val="22"/>
        </w:rPr>
        <w:t xml:space="preserve">: </w:t>
      </w:r>
      <w:r w:rsidR="00813B3C">
        <w:rPr>
          <w:rFonts w:ascii="Arial" w:hAnsi="Arial" w:cs="Arial"/>
          <w:b/>
          <w:bCs/>
          <w:sz w:val="22"/>
          <w:szCs w:val="22"/>
        </w:rPr>
        <w:t>Galbut virus c</w:t>
      </w:r>
      <w:r>
        <w:rPr>
          <w:rFonts w:ascii="Arial" w:hAnsi="Arial" w:cs="Arial"/>
          <w:b/>
          <w:bCs/>
          <w:sz w:val="22"/>
          <w:szCs w:val="22"/>
        </w:rPr>
        <w:t xml:space="preserve">oinfection </w:t>
      </w:r>
      <w:r w:rsidR="00813B3C">
        <w:rPr>
          <w:rFonts w:ascii="Arial" w:hAnsi="Arial" w:cs="Arial"/>
          <w:b/>
          <w:bCs/>
          <w:sz w:val="22"/>
          <w:szCs w:val="22"/>
        </w:rPr>
        <w:t xml:space="preserve">is common and </w:t>
      </w:r>
      <w:r>
        <w:rPr>
          <w:rFonts w:ascii="Arial" w:hAnsi="Arial" w:cs="Arial"/>
          <w:b/>
          <w:bCs/>
          <w:sz w:val="22"/>
          <w:szCs w:val="22"/>
        </w:rPr>
        <w:t>does not require</w:t>
      </w:r>
      <w:r w:rsidR="00764BF7">
        <w:rPr>
          <w:rFonts w:ascii="Arial" w:hAnsi="Arial" w:cs="Arial"/>
          <w:b/>
          <w:bCs/>
          <w:sz w:val="22"/>
          <w:szCs w:val="22"/>
        </w:rPr>
        <w:t xml:space="preserve"> complete sets of</w:t>
      </w:r>
      <w:r>
        <w:rPr>
          <w:rFonts w:ascii="Arial" w:hAnsi="Arial" w:cs="Arial"/>
          <w:b/>
          <w:bCs/>
          <w:sz w:val="22"/>
          <w:szCs w:val="22"/>
        </w:rPr>
        <w:t xml:space="preserve"> all three segments.</w:t>
      </w:r>
      <w:r w:rsidR="00B32DED">
        <w:rPr>
          <w:rFonts w:ascii="Arial" w:hAnsi="Arial" w:cs="Arial"/>
          <w:sz w:val="22"/>
          <w:szCs w:val="22"/>
        </w:rPr>
        <w:t xml:space="preserve"> Heatmaps depicting the number of sequences </w:t>
      </w:r>
      <w:r w:rsidR="00AB7EF8">
        <w:rPr>
          <w:rFonts w:ascii="Arial" w:hAnsi="Arial" w:cs="Arial"/>
          <w:sz w:val="22"/>
          <w:szCs w:val="22"/>
        </w:rPr>
        <w:t>recovered for</w:t>
      </w:r>
      <w:r w:rsidR="00B32DED">
        <w:rPr>
          <w:rFonts w:ascii="Arial" w:hAnsi="Arial" w:cs="Arial"/>
          <w:sz w:val="22"/>
          <w:szCs w:val="22"/>
        </w:rPr>
        <w:t xml:space="preserve"> each segment</w:t>
      </w:r>
      <w:r w:rsidR="00603970">
        <w:rPr>
          <w:rFonts w:ascii="Arial" w:hAnsi="Arial" w:cs="Arial"/>
          <w:sz w:val="22"/>
          <w:szCs w:val="22"/>
        </w:rPr>
        <w:t xml:space="preserve"> for </w:t>
      </w:r>
      <w:r w:rsidR="0029546A">
        <w:rPr>
          <w:rFonts w:ascii="Arial" w:hAnsi="Arial" w:cs="Arial"/>
          <w:sz w:val="22"/>
          <w:szCs w:val="22"/>
        </w:rPr>
        <w:t xml:space="preserve">(A) </w:t>
      </w:r>
      <w:r w:rsidR="00603970">
        <w:rPr>
          <w:rFonts w:ascii="Arial" w:hAnsi="Arial" w:cs="Arial"/>
          <w:sz w:val="22"/>
          <w:szCs w:val="22"/>
        </w:rPr>
        <w:t xml:space="preserve">samples with </w:t>
      </w:r>
      <w:r w:rsidR="003D4DA6">
        <w:rPr>
          <w:rFonts w:ascii="Arial" w:hAnsi="Arial" w:cs="Arial"/>
          <w:sz w:val="22"/>
          <w:szCs w:val="22"/>
        </w:rPr>
        <w:t>evidence of</w:t>
      </w:r>
      <w:r w:rsidR="00603970">
        <w:rPr>
          <w:rFonts w:ascii="Arial" w:hAnsi="Arial" w:cs="Arial"/>
          <w:sz w:val="22"/>
          <w:szCs w:val="22"/>
        </w:rPr>
        <w:t xml:space="preserve"> coinfectio</w:t>
      </w:r>
      <w:r w:rsidR="0029546A">
        <w:rPr>
          <w:rFonts w:ascii="Arial" w:hAnsi="Arial" w:cs="Arial"/>
          <w:sz w:val="22"/>
          <w:szCs w:val="22"/>
        </w:rPr>
        <w:t>n,</w:t>
      </w:r>
      <w:r w:rsidR="00603970">
        <w:rPr>
          <w:rFonts w:ascii="Arial" w:hAnsi="Arial" w:cs="Arial"/>
          <w:sz w:val="22"/>
          <w:szCs w:val="22"/>
        </w:rPr>
        <w:t xml:space="preserve"> or</w:t>
      </w:r>
      <w:r w:rsidR="0029546A">
        <w:rPr>
          <w:rFonts w:ascii="Arial" w:hAnsi="Arial" w:cs="Arial"/>
          <w:sz w:val="22"/>
          <w:szCs w:val="22"/>
        </w:rPr>
        <w:t xml:space="preserve"> (B)</w:t>
      </w:r>
      <w:r w:rsidR="005C2AA0">
        <w:rPr>
          <w:rFonts w:ascii="Arial" w:hAnsi="Arial" w:cs="Arial"/>
          <w:sz w:val="22"/>
          <w:szCs w:val="22"/>
        </w:rPr>
        <w:t xml:space="preserve"> samples</w:t>
      </w:r>
      <w:r w:rsidR="00603970">
        <w:rPr>
          <w:rFonts w:ascii="Arial" w:hAnsi="Arial" w:cs="Arial"/>
          <w:sz w:val="22"/>
          <w:szCs w:val="22"/>
        </w:rPr>
        <w:t xml:space="preserve"> with no evidence </w:t>
      </w:r>
      <w:r w:rsidR="003D4DA6">
        <w:rPr>
          <w:rFonts w:ascii="Arial" w:hAnsi="Arial" w:cs="Arial"/>
          <w:sz w:val="22"/>
          <w:szCs w:val="22"/>
        </w:rPr>
        <w:t xml:space="preserve">of </w:t>
      </w:r>
      <w:r w:rsidR="00603970">
        <w:rPr>
          <w:rFonts w:ascii="Arial" w:hAnsi="Arial" w:cs="Arial"/>
          <w:sz w:val="22"/>
          <w:szCs w:val="22"/>
        </w:rPr>
        <w:t xml:space="preserve">coinfection. </w:t>
      </w:r>
      <w:r w:rsidR="00A94DFE">
        <w:rPr>
          <w:rFonts w:ascii="Arial" w:hAnsi="Arial" w:cs="Arial"/>
          <w:sz w:val="22"/>
          <w:szCs w:val="22"/>
        </w:rPr>
        <w:t xml:space="preserve">Asterisks (*) indicate </w:t>
      </w:r>
      <w:r w:rsidR="00930369">
        <w:rPr>
          <w:rFonts w:ascii="Arial" w:hAnsi="Arial" w:cs="Arial"/>
          <w:sz w:val="22"/>
          <w:szCs w:val="22"/>
        </w:rPr>
        <w:t xml:space="preserve">partial sequences </w:t>
      </w:r>
      <w:r w:rsidR="006722AC">
        <w:rPr>
          <w:rFonts w:ascii="Arial" w:hAnsi="Arial" w:cs="Arial"/>
          <w:sz w:val="22"/>
          <w:szCs w:val="22"/>
        </w:rPr>
        <w:t>where</w:t>
      </w:r>
      <w:r w:rsidR="00930369">
        <w:rPr>
          <w:rFonts w:ascii="Arial" w:hAnsi="Arial" w:cs="Arial"/>
          <w:sz w:val="22"/>
          <w:szCs w:val="22"/>
        </w:rPr>
        <w:t xml:space="preserve"> coverage </w:t>
      </w:r>
      <w:r w:rsidR="006722AC">
        <w:rPr>
          <w:rFonts w:ascii="Arial" w:hAnsi="Arial" w:cs="Arial"/>
          <w:sz w:val="22"/>
          <w:szCs w:val="22"/>
        </w:rPr>
        <w:t xml:space="preserve">was not sufficient to </w:t>
      </w:r>
      <w:r w:rsidR="00930369">
        <w:rPr>
          <w:rFonts w:ascii="Arial" w:hAnsi="Arial" w:cs="Arial"/>
          <w:sz w:val="22"/>
          <w:szCs w:val="22"/>
        </w:rPr>
        <w:t>recover coding-complete sequences</w:t>
      </w:r>
      <w:r w:rsidR="00A94DFE">
        <w:rPr>
          <w:rFonts w:ascii="Arial" w:hAnsi="Arial" w:cs="Arial"/>
          <w:sz w:val="22"/>
          <w:szCs w:val="22"/>
        </w:rPr>
        <w:t>.</w:t>
      </w:r>
    </w:p>
    <w:p w14:paraId="2F7FE59B" w14:textId="77777777" w:rsidR="007C5AA4" w:rsidRDefault="007C5AA4" w:rsidP="00081385">
      <w:pPr>
        <w:spacing w:line="360" w:lineRule="auto"/>
        <w:rPr>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6F2C5585"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Pr>
          <w:rFonts w:ascii="Arial" w:hAnsi="Arial" w:cs="Arial"/>
          <w:sz w:val="22"/>
          <w:szCs w:val="22"/>
        </w:rPr>
        <w:t>.</w:t>
      </w:r>
      <w:r w:rsidR="0035280A">
        <w:rPr>
          <w:rFonts w:ascii="Arial" w:hAnsi="Arial" w:cs="Arial"/>
          <w:sz w:val="22"/>
          <w:szCs w:val="22"/>
        </w:rPr>
        <w:t xml:space="preserve"> To be included, existing sequences had to derive from a</w:t>
      </w:r>
      <w:r w:rsidR="007C5AA4">
        <w:rPr>
          <w:rFonts w:ascii="Arial" w:hAnsi="Arial" w:cs="Arial"/>
          <w:sz w:val="22"/>
          <w:szCs w:val="22"/>
        </w:rPr>
        <w:t xml:space="preserve"> single fly (not a pool</w:t>
      </w:r>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del w:id="112" w:author="Stenglein,Mark" w:date="2025-05-16T15:37:00Z" w16du:dateUtc="2025-05-16T21:37:00Z">
        <w:r w:rsidR="00D3689C" w:rsidDel="00071E93">
          <w:rPr>
            <w:rFonts w:ascii="Arial" w:hAnsi="Arial" w:cs="Arial"/>
            <w:sz w:val="22"/>
            <w:szCs w:val="22"/>
          </w:rPr>
          <w:delText>already</w:delText>
        </w:r>
        <w:r w:rsidR="005C2B46" w:rsidDel="00071E93">
          <w:rPr>
            <w:rFonts w:ascii="Arial" w:hAnsi="Arial" w:cs="Arial"/>
            <w:sz w:val="22"/>
            <w:szCs w:val="22"/>
          </w:rPr>
          <w:delText xml:space="preserve"> </w:delText>
        </w:r>
      </w:del>
      <w:ins w:id="113" w:author="Stenglein,Mark" w:date="2025-05-16T15:37:00Z" w16du:dateUtc="2025-05-16T21:37:00Z">
        <w:r w:rsidR="00071E93">
          <w:rPr>
            <w:rFonts w:ascii="Arial" w:hAnsi="Arial" w:cs="Arial"/>
            <w:sz w:val="22"/>
            <w:szCs w:val="22"/>
          </w:rPr>
          <w:t xml:space="preserve">previously </w:t>
        </w:r>
      </w:ins>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A46342" w:rsidRPr="00A46342">
            <w:rPr>
              <w:rFonts w:ascii="Arial" w:hAnsi="Arial" w:cs="Arial"/>
              <w:color w:val="000000"/>
              <w:sz w:val="22"/>
              <w:szCs w:val="22"/>
              <w:vertAlign w:val="superscript"/>
            </w:rPr>
            <w:t>8</w:t>
          </w:r>
        </w:sdtContent>
      </w:sdt>
      <w:r w:rsidR="0035280A">
        <w:rPr>
          <w:rFonts w:ascii="Arial" w:hAnsi="Arial" w:cs="Arial"/>
          <w:sz w:val="22"/>
          <w:szCs w:val="22"/>
        </w:rPr>
        <w:t xml:space="preserve">. </w:t>
      </w:r>
      <w:r w:rsidR="00806DC7">
        <w:rPr>
          <w:rFonts w:ascii="Arial" w:hAnsi="Arial" w:cs="Arial"/>
          <w:sz w:val="22"/>
          <w:szCs w:val="22"/>
        </w:rPr>
        <w:t xml:space="preserve">These new Australian </w:t>
      </w:r>
      <w:ins w:id="114" w:author="Stenglein,Mark" w:date="2025-05-16T15:37:00Z" w16du:dateUtc="2025-05-16T21:37:00Z">
        <w:r w:rsidR="009E5AF8">
          <w:rPr>
            <w:rFonts w:ascii="Arial" w:hAnsi="Arial" w:cs="Arial"/>
            <w:sz w:val="22"/>
            <w:szCs w:val="22"/>
          </w:rPr>
          <w:t xml:space="preserve">RNA 2 and RNA 3 </w:t>
        </w:r>
      </w:ins>
      <w:r w:rsidR="00806DC7">
        <w:rPr>
          <w:rFonts w:ascii="Arial" w:hAnsi="Arial" w:cs="Arial"/>
          <w:sz w:val="22"/>
          <w:szCs w:val="22"/>
        </w:rPr>
        <w:t>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0818803D"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 xml:space="preserve">. </w:t>
      </w:r>
      <w:r w:rsidR="00DB5E87">
        <w:rPr>
          <w:rFonts w:ascii="Arial" w:hAnsi="Arial" w:cs="Arial"/>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DB5E87">
        <w:rPr>
          <w:rFonts w:ascii="Arial" w:hAnsi="Arial" w:cs="Arial"/>
          <w:sz w:val="22"/>
          <w:szCs w:val="22"/>
        </w:rPr>
        <w:t xml:space="preserve">.  </w:t>
      </w:r>
      <w:commentRangeStart w:id="115"/>
      <w:r w:rsidR="00DB5E87">
        <w:rPr>
          <w:rFonts w:ascii="Arial" w:hAnsi="Arial" w:cs="Arial"/>
          <w:sz w:val="22"/>
          <w:szCs w:val="22"/>
        </w:rPr>
        <w:t>Following existing convention</w:t>
      </w:r>
      <w:commentRangeEnd w:id="115"/>
      <w:r w:rsidR="009E5AF8">
        <w:rPr>
          <w:rStyle w:val="CommentReference"/>
        </w:rPr>
        <w:commentReference w:id="115"/>
      </w:r>
      <w:r w:rsidR="00DB5E87">
        <w:rPr>
          <w:rFonts w:ascii="Arial" w:hAnsi="Arial" w:cs="Arial"/>
          <w:sz w:val="22"/>
          <w:szCs w:val="22"/>
        </w:rPr>
        <w:t>, we</w:t>
      </w:r>
      <w:r w:rsidR="005A77AB">
        <w:rPr>
          <w:rFonts w:ascii="Arial" w:hAnsi="Arial" w:cs="Arial"/>
          <w:sz w:val="22"/>
          <w:szCs w:val="22"/>
        </w:rPr>
        <w:t xml:space="preserve"> termed</w:t>
      </w:r>
      <w:r w:rsidR="0094697A">
        <w:rPr>
          <w:rFonts w:ascii="Arial" w:hAnsi="Arial" w:cs="Arial"/>
          <w:sz w:val="22"/>
          <w:szCs w:val="22"/>
        </w:rPr>
        <w:t xml:space="preserve"> </w:t>
      </w:r>
      <w:r w:rsidR="00DB5E87">
        <w:rPr>
          <w:rFonts w:ascii="Arial" w:hAnsi="Arial" w:cs="Arial"/>
          <w:sz w:val="22"/>
          <w:szCs w:val="22"/>
        </w:rPr>
        <w:t xml:space="preserve">the two </w:t>
      </w:r>
      <w:r w:rsidR="00DB5E87" w:rsidRPr="006264D3">
        <w:rPr>
          <w:rFonts w:ascii="Arial" w:hAnsi="Arial" w:cs="Arial"/>
          <w:i/>
          <w:iCs/>
          <w:sz w:val="22"/>
          <w:szCs w:val="22"/>
        </w:rPr>
        <w:t>D. melanogaster</w:t>
      </w:r>
      <w:r w:rsidR="00DB5E87">
        <w:rPr>
          <w:rFonts w:ascii="Arial" w:hAnsi="Arial" w:cs="Arial"/>
          <w:sz w:val="22"/>
          <w:szCs w:val="22"/>
        </w:rPr>
        <w:t xml:space="preserve"> clades </w:t>
      </w:r>
      <w:r w:rsidR="0094697A">
        <w:rPr>
          <w:rFonts w:ascii="Arial" w:hAnsi="Arial" w:cs="Arial"/>
          <w:sz w:val="22"/>
          <w:szCs w:val="22"/>
        </w:rPr>
        <w:t>clade A</w:t>
      </w:r>
      <w:r w:rsidR="00DB5E87">
        <w:rPr>
          <w:rFonts w:ascii="Arial" w:hAnsi="Arial" w:cs="Arial"/>
          <w:sz w:val="22"/>
          <w:szCs w:val="22"/>
        </w:rPr>
        <w:t xml:space="preserve"> and </w:t>
      </w:r>
      <w:r w:rsidR="0094697A">
        <w:rPr>
          <w:rFonts w:ascii="Arial" w:hAnsi="Arial" w:cs="Arial"/>
          <w:sz w:val="22"/>
          <w:szCs w:val="22"/>
        </w:rPr>
        <w:t>clade B</w:t>
      </w:r>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4 &amp;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A46342" w:rsidRPr="00A46342">
            <w:rPr>
              <w:rFonts w:ascii="Arial" w:hAnsi="Arial" w:cs="Arial"/>
              <w:color w:val="000000"/>
              <w:sz w:val="22"/>
              <w:szCs w:val="22"/>
              <w:vertAlign w:val="superscript"/>
            </w:rPr>
            <w:t>11</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we named</w:t>
      </w:r>
      <w:r w:rsidR="009F0D35">
        <w:rPr>
          <w:rFonts w:ascii="Arial" w:hAnsi="Arial" w:cs="Arial"/>
          <w:color w:val="000000"/>
          <w:sz w:val="22"/>
          <w:szCs w:val="22"/>
        </w:rPr>
        <w:t xml:space="preserve"> </w:t>
      </w:r>
      <w:r w:rsidR="0094697A">
        <w:rPr>
          <w:rFonts w:ascii="Arial" w:hAnsi="Arial" w:cs="Arial"/>
          <w:color w:val="000000"/>
          <w:sz w:val="22"/>
          <w:szCs w:val="22"/>
        </w:rPr>
        <w:t xml:space="preserve">B.1 and B.2 </w:t>
      </w:r>
      <w:r w:rsidR="006558CD">
        <w:rPr>
          <w:rFonts w:ascii="Arial" w:hAnsi="Arial" w:cs="Arial"/>
          <w:color w:val="000000"/>
          <w:sz w:val="22"/>
          <w:szCs w:val="22"/>
        </w:rPr>
        <w:t>(</w:t>
      </w:r>
      <w:r w:rsidR="006558CD" w:rsidRPr="006558CD">
        <w:rPr>
          <w:rFonts w:ascii="Arial" w:hAnsi="Arial" w:cs="Arial"/>
          <w:b/>
          <w:bCs/>
          <w:color w:val="000000"/>
          <w:sz w:val="22"/>
          <w:szCs w:val="22"/>
        </w:rPr>
        <w:t>Fig</w:t>
      </w:r>
      <w:r w:rsidR="00CD0AF9">
        <w:rPr>
          <w:rFonts w:ascii="Arial" w:hAnsi="Arial" w:cs="Arial"/>
          <w:b/>
          <w:bCs/>
          <w:color w:val="000000"/>
          <w:sz w:val="22"/>
          <w:szCs w:val="22"/>
        </w:rPr>
        <w:t>s</w:t>
      </w:r>
      <w:r w:rsidR="006558CD" w:rsidRPr="006558CD">
        <w:rPr>
          <w:rFonts w:ascii="Arial" w:hAnsi="Arial" w:cs="Arial"/>
          <w:b/>
          <w:bCs/>
          <w:color w:val="000000"/>
          <w:sz w:val="22"/>
          <w:szCs w:val="22"/>
        </w:rPr>
        <w:t xml:space="preserve">. </w:t>
      </w:r>
      <w:r w:rsidR="00CD0AF9">
        <w:rPr>
          <w:rFonts w:ascii="Arial" w:hAnsi="Arial" w:cs="Arial"/>
          <w:b/>
          <w:bCs/>
          <w:color w:val="000000"/>
          <w:sz w:val="22"/>
          <w:szCs w:val="22"/>
        </w:rPr>
        <w:t>4 &amp; 5</w:t>
      </w:r>
      <w:r w:rsidR="006558CD">
        <w:rPr>
          <w:rFonts w:ascii="Arial" w:hAnsi="Arial" w:cs="Arial"/>
          <w:color w:val="000000"/>
          <w:sz w:val="22"/>
          <w:szCs w:val="22"/>
        </w:rPr>
        <w:t xml:space="preserve">). </w:t>
      </w:r>
      <w:r w:rsidR="00CD0AF9">
        <w:rPr>
          <w:rFonts w:ascii="Arial" w:hAnsi="Arial" w:cs="Arial"/>
          <w:color w:val="000000"/>
          <w:sz w:val="22"/>
          <w:szCs w:val="22"/>
        </w:rPr>
        <w:t>RNA 3 also had three major genotype</w:t>
      </w:r>
      <w:r w:rsidR="001F040E">
        <w:rPr>
          <w:rFonts w:ascii="Arial" w:hAnsi="Arial" w:cs="Arial"/>
          <w:color w:val="000000"/>
          <w:sz w:val="22"/>
          <w:szCs w:val="22"/>
        </w:rPr>
        <w:t xml:space="preserve">s, including </w:t>
      </w:r>
      <w:r w:rsidR="00CD0AF9">
        <w:rPr>
          <w:rFonts w:ascii="Arial" w:hAnsi="Arial" w:cs="Arial"/>
          <w:color w:val="000000"/>
          <w:sz w:val="22"/>
          <w:szCs w:val="22"/>
        </w:rPr>
        <w:t>subclade</w:t>
      </w:r>
      <w:r w:rsidR="001F040E">
        <w:rPr>
          <w:rFonts w:ascii="Arial" w:hAnsi="Arial" w:cs="Arial"/>
          <w:color w:val="000000"/>
          <w:sz w:val="22"/>
          <w:szCs w:val="22"/>
        </w:rPr>
        <w:t>s</w:t>
      </w:r>
      <w:r w:rsidR="00CD0AF9">
        <w:rPr>
          <w:rFonts w:ascii="Arial" w:hAnsi="Arial" w:cs="Arial"/>
          <w:color w:val="000000"/>
          <w:sz w:val="22"/>
          <w:szCs w:val="22"/>
        </w:rPr>
        <w:t xml:space="preserve"> B.1 and B.2. Additionally, </w:t>
      </w:r>
      <w:r w:rsidR="001F040E">
        <w:rPr>
          <w:rFonts w:ascii="Arial" w:hAnsi="Arial" w:cs="Arial"/>
          <w:color w:val="000000"/>
          <w:sz w:val="22"/>
          <w:szCs w:val="22"/>
        </w:rPr>
        <w:t xml:space="preserve">RNA 3 </w:t>
      </w:r>
      <w:r w:rsidR="00CD0AF9">
        <w:rPr>
          <w:rFonts w:ascii="Arial" w:hAnsi="Arial" w:cs="Arial"/>
          <w:color w:val="000000"/>
          <w:sz w:val="22"/>
          <w:szCs w:val="22"/>
        </w:rPr>
        <w:t>clad</w:t>
      </w:r>
      <w:r w:rsidR="001F040E">
        <w:rPr>
          <w:rFonts w:ascii="Arial" w:hAnsi="Arial" w:cs="Arial"/>
          <w:color w:val="000000"/>
          <w:sz w:val="22"/>
          <w:szCs w:val="22"/>
        </w:rPr>
        <w:t>e</w:t>
      </w:r>
      <w:r w:rsidR="00CD0AF9">
        <w:rPr>
          <w:rFonts w:ascii="Arial" w:hAnsi="Arial" w:cs="Arial"/>
          <w:color w:val="000000"/>
          <w:sz w:val="22"/>
          <w:szCs w:val="22"/>
        </w:rPr>
        <w:t xml:space="preserve"> A subdivided in</w:t>
      </w:r>
      <w:r w:rsidR="001F040E">
        <w:rPr>
          <w:rFonts w:ascii="Arial" w:hAnsi="Arial" w:cs="Arial"/>
          <w:color w:val="000000"/>
          <w:sz w:val="22"/>
          <w:szCs w:val="22"/>
        </w:rPr>
        <w:t>to</w:t>
      </w:r>
      <w:r w:rsidR="00CD0AF9">
        <w:rPr>
          <w:rFonts w:ascii="Arial" w:hAnsi="Arial" w:cs="Arial"/>
          <w:color w:val="000000"/>
          <w:sz w:val="22"/>
          <w:szCs w:val="22"/>
        </w:rPr>
        <w:t xml:space="preserve"> </w:t>
      </w:r>
      <w:r w:rsidR="006264D3">
        <w:rPr>
          <w:rFonts w:ascii="Arial" w:hAnsi="Arial" w:cs="Arial"/>
          <w:color w:val="000000"/>
          <w:sz w:val="22"/>
          <w:szCs w:val="22"/>
        </w:rPr>
        <w:t xml:space="preserve">two </w:t>
      </w:r>
      <w:r w:rsidR="00CD0AF9">
        <w:rPr>
          <w:rFonts w:ascii="Arial" w:hAnsi="Arial" w:cs="Arial"/>
          <w:color w:val="000000"/>
          <w:sz w:val="22"/>
          <w:szCs w:val="22"/>
        </w:rPr>
        <w:t>clades</w:t>
      </w:r>
      <w:r w:rsidR="006264D3">
        <w:rPr>
          <w:rFonts w:ascii="Arial" w:hAnsi="Arial" w:cs="Arial"/>
          <w:color w:val="000000"/>
          <w:sz w:val="22"/>
          <w:szCs w:val="22"/>
        </w:rPr>
        <w:t>,</w:t>
      </w:r>
      <w:r w:rsidR="00CD0AF9">
        <w:rPr>
          <w:rFonts w:ascii="Arial" w:hAnsi="Arial" w:cs="Arial"/>
          <w:color w:val="000000"/>
          <w:sz w:val="22"/>
          <w:szCs w:val="22"/>
        </w:rPr>
        <w:t xml:space="preserve"> A.1 and A.2 (</w:t>
      </w:r>
      <w:r w:rsidR="00CD0AF9" w:rsidRPr="006264D3">
        <w:rPr>
          <w:rFonts w:ascii="Arial" w:hAnsi="Arial" w:cs="Arial"/>
          <w:b/>
          <w:bCs/>
          <w:color w:val="000000"/>
          <w:sz w:val="22"/>
          <w:szCs w:val="22"/>
        </w:rPr>
        <w:t>Fig. 6</w:t>
      </w:r>
      <w:r w:rsidR="00CD0AF9">
        <w:rPr>
          <w:rFonts w:ascii="Arial" w:hAnsi="Arial" w:cs="Arial"/>
          <w:color w:val="000000"/>
          <w:sz w:val="22"/>
          <w:szCs w:val="22"/>
        </w:rPr>
        <w:t xml:space="preserve">). </w:t>
      </w:r>
      <w:r w:rsidR="006558CD">
        <w:rPr>
          <w:rFonts w:ascii="Arial" w:hAnsi="Arial" w:cs="Arial"/>
          <w:color w:val="000000"/>
          <w:sz w:val="22"/>
          <w:szCs w:val="22"/>
        </w:rPr>
        <w:t xml:space="preserve">Chaq virus </w:t>
      </w:r>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termed A.1, A.2</w:t>
      </w:r>
      <w:r w:rsidR="009159C7">
        <w:rPr>
          <w:rFonts w:ascii="Arial" w:hAnsi="Arial" w:cs="Arial"/>
          <w:color w:val="000000"/>
          <w:sz w:val="22"/>
          <w:szCs w:val="22"/>
        </w:rPr>
        <w:t>,</w:t>
      </w:r>
      <w:r w:rsidR="0094697A">
        <w:rPr>
          <w:rFonts w:ascii="Arial" w:hAnsi="Arial" w:cs="Arial"/>
          <w:color w:val="000000"/>
          <w:sz w:val="22"/>
          <w:szCs w:val="22"/>
        </w:rPr>
        <w:t xml:space="preserve"> and </w:t>
      </w:r>
      <w:r w:rsidR="0094697A" w:rsidRPr="00E97611">
        <w:rPr>
          <w:rFonts w:ascii="Arial" w:hAnsi="Arial" w:cs="Arial"/>
          <w:i/>
          <w:iCs/>
          <w:color w:val="000000"/>
          <w:sz w:val="22"/>
          <w:szCs w:val="22"/>
        </w:rPr>
        <w:t>D. simulans</w:t>
      </w:r>
      <w:r w:rsidR="006558CD">
        <w:rPr>
          <w:rFonts w:ascii="Arial" w:hAnsi="Arial" w:cs="Arial"/>
          <w:color w:val="000000"/>
          <w:sz w:val="22"/>
          <w:szCs w:val="22"/>
        </w:rPr>
        <w:t xml:space="preserve"> (</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7</w:t>
      </w:r>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rFonts w:ascii="Arial" w:hAnsi="Arial" w:cs="Arial"/>
          <w:color w:val="000000"/>
          <w:sz w:val="22"/>
          <w:szCs w:val="22"/>
        </w:rPr>
      </w:pPr>
    </w:p>
    <w:p w14:paraId="561FC36C" w14:textId="00405DCA" w:rsidR="00CD0AF9" w:rsidRDefault="00CD0AF9" w:rsidP="00CD0AF9">
      <w:pPr>
        <w:spacing w:line="360" w:lineRule="auto"/>
        <w:ind w:firstLine="720"/>
        <w:rPr>
          <w:rFonts w:ascii="Arial" w:hAnsi="Arial" w:cs="Arial"/>
          <w:sz w:val="22"/>
          <w:szCs w:val="22"/>
        </w:rPr>
      </w:pPr>
      <w:r>
        <w:rPr>
          <w:rFonts w:ascii="Arial" w:hAnsi="Arial" w:cs="Arial"/>
          <w:sz w:val="22"/>
          <w:szCs w:val="22"/>
        </w:rPr>
        <w:t>Overall, galbut virus diversity within clades was low</w:t>
      </w:r>
      <w:r w:rsidR="001448F4">
        <w:rPr>
          <w:rFonts w:ascii="Arial" w:hAnsi="Arial" w:cs="Arial"/>
          <w:sz w:val="22"/>
          <w:szCs w:val="22"/>
        </w:rPr>
        <w:t>:</w:t>
      </w:r>
      <w:r>
        <w:rPr>
          <w:rFonts w:ascii="Arial" w:hAnsi="Arial" w:cs="Arial"/>
          <w:sz w:val="22"/>
          <w:szCs w:val="22"/>
        </w:rPr>
        <w:t xml:space="preserve"> many sequences shar</w:t>
      </w:r>
      <w:r w:rsidR="001448F4">
        <w:rPr>
          <w:rFonts w:ascii="Arial" w:hAnsi="Arial" w:cs="Arial"/>
          <w:sz w:val="22"/>
          <w:szCs w:val="22"/>
        </w:rPr>
        <w:t>ed</w:t>
      </w:r>
      <w:r>
        <w:rPr>
          <w:rFonts w:ascii="Arial" w:hAnsi="Arial" w:cs="Arial"/>
          <w:sz w:val="22"/>
          <w:szCs w:val="22"/>
        </w:rPr>
        <w:t xml:space="preserve">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4, 5, 6 &amp; 7</w:t>
      </w:r>
      <w:r>
        <w:rPr>
          <w:rFonts w:ascii="Arial" w:hAnsi="Arial" w:cs="Arial"/>
          <w:sz w:val="22"/>
          <w:szCs w:val="22"/>
        </w:rPr>
        <w:t xml:space="preserve">). </w:t>
      </w:r>
      <w:r w:rsidR="00A94DFE">
        <w:rPr>
          <w:rFonts w:ascii="Arial" w:hAnsi="Arial" w:cs="Arial"/>
          <w:sz w:val="22"/>
          <w:szCs w:val="22"/>
        </w:rPr>
        <w:t>However, galbut virus diversity between clades was higher. Between clades pairwise identity</w:t>
      </w:r>
      <w:r w:rsidR="00755CAE">
        <w:rPr>
          <w:rFonts w:ascii="Arial" w:hAnsi="Arial" w:cs="Arial"/>
          <w:sz w:val="22"/>
          <w:szCs w:val="22"/>
        </w:rPr>
        <w:t xml:space="preserve"> values</w:t>
      </w:r>
      <w:r w:rsidR="00A94DFE">
        <w:rPr>
          <w:rFonts w:ascii="Arial" w:hAnsi="Arial" w:cs="Arial"/>
          <w:sz w:val="22"/>
          <w:szCs w:val="22"/>
        </w:rPr>
        <w:t xml:space="preserve"> </w:t>
      </w:r>
      <w:r w:rsidR="00755CAE">
        <w:rPr>
          <w:rFonts w:ascii="Arial" w:hAnsi="Arial" w:cs="Arial"/>
          <w:sz w:val="22"/>
          <w:szCs w:val="22"/>
        </w:rPr>
        <w:t xml:space="preserve">were </w:t>
      </w:r>
      <w:r w:rsidR="00A94DFE">
        <w:rPr>
          <w:rFonts w:ascii="Arial" w:hAnsi="Arial" w:cs="Arial"/>
          <w:sz w:val="22"/>
          <w:szCs w:val="22"/>
        </w:rPr>
        <w:t>~87%, ~88%,</w:t>
      </w:r>
      <w:r>
        <w:rPr>
          <w:rFonts w:ascii="Arial" w:hAnsi="Arial" w:cs="Arial"/>
          <w:sz w:val="22"/>
          <w:szCs w:val="22"/>
        </w:rPr>
        <w:t xml:space="preserve"> ~76%</w:t>
      </w:r>
      <w:ins w:id="116" w:author="Stenglein,Mark" w:date="2025-05-16T15:39:00Z" w16du:dateUtc="2025-05-16T21:39:00Z">
        <w:r w:rsidR="009E5AF8">
          <w:rPr>
            <w:rFonts w:ascii="Arial" w:hAnsi="Arial" w:cs="Arial"/>
            <w:sz w:val="22"/>
            <w:szCs w:val="22"/>
          </w:rPr>
          <w:t>,</w:t>
        </w:r>
      </w:ins>
      <w:r w:rsidR="00A94DFE">
        <w:rPr>
          <w:rFonts w:ascii="Arial" w:hAnsi="Arial" w:cs="Arial"/>
          <w:sz w:val="22"/>
          <w:szCs w:val="22"/>
        </w:rPr>
        <w:t xml:space="preserve"> and ~80% for RNA 1, RNA 2</w:t>
      </w:r>
      <w:ins w:id="117" w:author="Stenglein,Mark" w:date="2025-05-16T15:39:00Z" w16du:dateUtc="2025-05-16T21:39:00Z">
        <w:r w:rsidR="009E5AF8">
          <w:rPr>
            <w:rFonts w:ascii="Arial" w:hAnsi="Arial" w:cs="Arial"/>
            <w:sz w:val="22"/>
            <w:szCs w:val="22"/>
          </w:rPr>
          <w:t>,</w:t>
        </w:r>
      </w:ins>
      <w:r w:rsidR="00A94DFE">
        <w:rPr>
          <w:rFonts w:ascii="Arial" w:hAnsi="Arial" w:cs="Arial"/>
          <w:sz w:val="22"/>
          <w:szCs w:val="22"/>
        </w:rPr>
        <w:t xml:space="preserve"> RNA 3</w:t>
      </w:r>
      <w:ins w:id="118" w:author="Stenglein,Mark" w:date="2025-05-16T15:39:00Z" w16du:dateUtc="2025-05-16T21:39:00Z">
        <w:r w:rsidR="009E5AF8">
          <w:rPr>
            <w:rFonts w:ascii="Arial" w:hAnsi="Arial" w:cs="Arial"/>
            <w:sz w:val="22"/>
            <w:szCs w:val="22"/>
          </w:rPr>
          <w:t>,</w:t>
        </w:r>
      </w:ins>
      <w:r w:rsidR="00A94DFE">
        <w:rPr>
          <w:rFonts w:ascii="Arial" w:hAnsi="Arial" w:cs="Arial"/>
          <w:sz w:val="22"/>
          <w:szCs w:val="22"/>
        </w:rPr>
        <w:t xml:space="preserve"> and chaq virus, respectively</w:t>
      </w:r>
      <w:r>
        <w:rPr>
          <w:rFonts w:ascii="Arial" w:hAnsi="Arial" w:cs="Arial"/>
          <w:sz w:val="22"/>
          <w:szCs w:val="22"/>
        </w:rPr>
        <w:t>.</w:t>
      </w:r>
      <w:r w:rsidR="00A94DFE">
        <w:rPr>
          <w:rFonts w:ascii="Arial" w:hAnsi="Arial" w:cs="Arial"/>
          <w:sz w:val="22"/>
          <w:szCs w:val="22"/>
        </w:rPr>
        <w:t xml:space="preserve"> </w:t>
      </w:r>
      <w:r>
        <w:rPr>
          <w:rFonts w:ascii="Arial" w:hAnsi="Arial" w:cs="Arial"/>
          <w:sz w:val="22"/>
          <w:szCs w:val="22"/>
        </w:rPr>
        <w:t xml:space="preserve">Full maximum likelihood trees without collapsed </w:t>
      </w:r>
      <w:r w:rsidR="00755CAE">
        <w:rPr>
          <w:rFonts w:ascii="Arial" w:hAnsi="Arial" w:cs="Arial"/>
          <w:sz w:val="22"/>
          <w:szCs w:val="22"/>
        </w:rPr>
        <w:t xml:space="preserve">tips </w:t>
      </w:r>
      <w:r>
        <w:rPr>
          <w:rFonts w:ascii="Arial" w:hAnsi="Arial" w:cs="Arial"/>
          <w:sz w:val="22"/>
          <w:szCs w:val="22"/>
        </w:rPr>
        <w:t xml:space="preserve">can be found in </w:t>
      </w:r>
      <w:r w:rsidRPr="00E97611">
        <w:rPr>
          <w:rFonts w:ascii="Arial" w:hAnsi="Arial" w:cs="Arial"/>
          <w:b/>
          <w:bCs/>
          <w:sz w:val="22"/>
          <w:szCs w:val="22"/>
        </w:rPr>
        <w:t xml:space="preserve">Supplemental Figures </w:t>
      </w:r>
      <w:r w:rsidR="006264D3">
        <w:rPr>
          <w:rFonts w:ascii="Arial" w:hAnsi="Arial" w:cs="Arial"/>
          <w:b/>
          <w:bCs/>
          <w:sz w:val="22"/>
          <w:szCs w:val="22"/>
        </w:rPr>
        <w:t xml:space="preserve">1, </w:t>
      </w:r>
      <w:r w:rsidRPr="00E97611">
        <w:rPr>
          <w:rFonts w:ascii="Arial" w:hAnsi="Arial" w:cs="Arial"/>
          <w:b/>
          <w:bCs/>
          <w:sz w:val="22"/>
          <w:szCs w:val="22"/>
        </w:rPr>
        <w:t xml:space="preserve">2, 3, </w:t>
      </w:r>
      <w:r w:rsidR="006264D3">
        <w:rPr>
          <w:rFonts w:ascii="Arial" w:hAnsi="Arial" w:cs="Arial"/>
          <w:b/>
          <w:bCs/>
          <w:sz w:val="22"/>
          <w:szCs w:val="22"/>
        </w:rPr>
        <w:t xml:space="preserve">and </w:t>
      </w:r>
      <w:r w:rsidRPr="00E97611">
        <w:rPr>
          <w:rFonts w:ascii="Arial" w:hAnsi="Arial" w:cs="Arial"/>
          <w:b/>
          <w:bCs/>
          <w:sz w:val="22"/>
          <w:szCs w:val="22"/>
        </w:rPr>
        <w:t>4</w:t>
      </w:r>
      <w:r>
        <w:rPr>
          <w:rFonts w:ascii="Arial" w:hAnsi="Arial" w:cs="Arial"/>
          <w:sz w:val="22"/>
          <w:szCs w:val="22"/>
        </w:rPr>
        <w:t xml:space="preserve">. </w:t>
      </w:r>
    </w:p>
    <w:p w14:paraId="1B03FCB3" w14:textId="77777777" w:rsidR="00CD0AF9" w:rsidRDefault="00CD0AF9" w:rsidP="00081385">
      <w:pPr>
        <w:spacing w:line="360" w:lineRule="auto"/>
        <w:ind w:firstLine="720"/>
        <w:rPr>
          <w:rFonts w:ascii="Arial" w:hAnsi="Arial" w:cs="Arial"/>
          <w:color w:val="000000"/>
          <w:sz w:val="22"/>
          <w:szCs w:val="22"/>
        </w:rPr>
      </w:pPr>
    </w:p>
    <w:p w14:paraId="0C95016C" w14:textId="73D48150"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Geography partially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4, 5, 6 &amp; 7</w:t>
      </w:r>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from Pennsylvania formed a monophyletic cluster (</w:t>
      </w:r>
      <w:r w:rsidRPr="009170D5">
        <w:rPr>
          <w:rFonts w:ascii="Arial" w:hAnsi="Arial" w:cs="Arial"/>
          <w:b/>
          <w:bCs/>
          <w:color w:val="000000"/>
          <w:sz w:val="22"/>
          <w:szCs w:val="22"/>
        </w:rPr>
        <w:t>Fig. 4</w:t>
      </w:r>
      <w:r>
        <w:rPr>
          <w:rFonts w:ascii="Arial" w:hAnsi="Arial" w:cs="Arial"/>
          <w:color w:val="000000"/>
          <w:sz w:val="22"/>
          <w:szCs w:val="22"/>
        </w:rPr>
        <w:t xml:space="preserve">). </w:t>
      </w:r>
      <w:r w:rsidR="001448F4">
        <w:rPr>
          <w:rFonts w:ascii="Arial" w:hAnsi="Arial" w:cs="Arial"/>
          <w:color w:val="000000"/>
          <w:sz w:val="22"/>
          <w:szCs w:val="22"/>
        </w:rPr>
        <w:t>O</w:t>
      </w:r>
      <w:r>
        <w:rPr>
          <w:rFonts w:ascii="Arial" w:hAnsi="Arial" w:cs="Arial"/>
          <w:color w:val="000000"/>
          <w:sz w:val="22"/>
          <w:szCs w:val="22"/>
        </w:rPr>
        <w:t xml:space="preserve">ther sequences from Pennsylvania were spread across the RNA 1 tree. In general, sequences from different locations, including Australia, were intermixed </w:t>
      </w:r>
      <w:r>
        <w:rPr>
          <w:rFonts w:ascii="Arial" w:hAnsi="Arial" w:cs="Arial"/>
          <w:color w:val="000000"/>
          <w:sz w:val="22"/>
          <w:szCs w:val="22"/>
        </w:rPr>
        <w:lastRenderedPageBreak/>
        <w:t xml:space="preserve">throughout trees. These patterns support the existence of location-specific micro-lineages that </w:t>
      </w:r>
      <w:del w:id="119" w:author="Stenglein,Mark" w:date="2025-05-16T15:39:00Z" w16du:dateUtc="2025-05-16T21:39:00Z">
        <w:r w:rsidDel="009E5AF8">
          <w:rPr>
            <w:rFonts w:ascii="Arial" w:hAnsi="Arial" w:cs="Arial"/>
            <w:color w:val="000000"/>
            <w:sz w:val="22"/>
            <w:szCs w:val="22"/>
          </w:rPr>
          <w:delText xml:space="preserve">probably </w:delText>
        </w:r>
      </w:del>
      <w:ins w:id="120" w:author="Stenglein,Mark" w:date="2025-05-16T15:39:00Z" w16du:dateUtc="2025-05-16T21:39:00Z">
        <w:r w:rsidR="009E5AF8">
          <w:rPr>
            <w:rFonts w:ascii="Arial" w:hAnsi="Arial" w:cs="Arial"/>
            <w:color w:val="000000"/>
            <w:sz w:val="22"/>
            <w:szCs w:val="22"/>
          </w:rPr>
          <w:t xml:space="preserve">presumably </w:t>
        </w:r>
      </w:ins>
      <w:r>
        <w:rPr>
          <w:rFonts w:ascii="Arial" w:hAnsi="Arial" w:cs="Arial"/>
          <w:color w:val="000000"/>
          <w:sz w:val="22"/>
          <w:szCs w:val="22"/>
        </w:rPr>
        <w:t>reflected</w:t>
      </w:r>
      <w:ins w:id="121" w:author="Stenglein,Mark" w:date="2025-05-16T15:39:00Z" w16du:dateUtc="2025-05-16T21:39:00Z">
        <w:r w:rsidR="009E5AF8">
          <w:rPr>
            <w:rFonts w:ascii="Arial" w:hAnsi="Arial" w:cs="Arial"/>
            <w:color w:val="000000"/>
            <w:sz w:val="22"/>
            <w:szCs w:val="22"/>
          </w:rPr>
          <w:t xml:space="preserve"> recent</w:t>
        </w:r>
      </w:ins>
      <w:r>
        <w:rPr>
          <w:rFonts w:ascii="Arial" w:hAnsi="Arial" w:cs="Arial"/>
          <w:color w:val="000000"/>
          <w:sz w:val="22"/>
          <w:szCs w:val="22"/>
        </w:rPr>
        <w:t xml:space="preserve"> shared ancestry through vertical transmission</w:t>
      </w:r>
      <w:ins w:id="122" w:author="Stenglein,Mark" w:date="2025-05-16T15:40:00Z" w16du:dateUtc="2025-05-16T21:40:00Z">
        <w:r w:rsidR="009E5AF8">
          <w:rPr>
            <w:rFonts w:ascii="Arial" w:hAnsi="Arial" w:cs="Arial"/>
            <w:color w:val="000000"/>
            <w:sz w:val="22"/>
            <w:szCs w:val="22"/>
          </w:rPr>
          <w:t xml:space="preserve"> [REF: Cross et al 2020]</w:t>
        </w:r>
      </w:ins>
      <w:r>
        <w:rPr>
          <w:rFonts w:ascii="Arial" w:hAnsi="Arial" w:cs="Arial"/>
          <w:color w:val="000000"/>
          <w:sz w:val="22"/>
          <w:szCs w:val="22"/>
        </w:rPr>
        <w:t xml:space="preserve">. </w:t>
      </w:r>
      <w:r w:rsidR="006264D3">
        <w:rPr>
          <w:rFonts w:ascii="Arial" w:hAnsi="Arial" w:cs="Arial"/>
          <w:color w:val="000000"/>
          <w:sz w:val="22"/>
          <w:szCs w:val="22"/>
        </w:rPr>
        <w:t>I</w:t>
      </w:r>
      <w:r>
        <w:rPr>
          <w:rFonts w:ascii="Arial" w:hAnsi="Arial" w:cs="Arial"/>
          <w:color w:val="000000"/>
          <w:sz w:val="22"/>
          <w:szCs w:val="22"/>
        </w:rPr>
        <w:t xml:space="preserve">ndividual locations </w:t>
      </w:r>
      <w:del w:id="123" w:author="Stenglein,Mark" w:date="2025-05-16T15:40:00Z" w16du:dateUtc="2025-05-16T21:40:00Z">
        <w:r w:rsidR="006264D3" w:rsidDel="009E5AF8">
          <w:rPr>
            <w:rFonts w:ascii="Arial" w:hAnsi="Arial" w:cs="Arial"/>
            <w:color w:val="000000"/>
            <w:sz w:val="22"/>
            <w:szCs w:val="22"/>
          </w:rPr>
          <w:delText xml:space="preserve">did </w:delText>
        </w:r>
      </w:del>
      <w:r>
        <w:rPr>
          <w:rFonts w:ascii="Arial" w:hAnsi="Arial" w:cs="Arial"/>
          <w:color w:val="000000"/>
          <w:sz w:val="22"/>
          <w:szCs w:val="22"/>
        </w:rPr>
        <w:t>harbor</w:t>
      </w:r>
      <w:ins w:id="124" w:author="Stenglein,Mark" w:date="2025-05-16T15:40:00Z" w16du:dateUtc="2025-05-16T21:40:00Z">
        <w:r w:rsidR="009E5AF8">
          <w:rPr>
            <w:rFonts w:ascii="Arial" w:hAnsi="Arial" w:cs="Arial"/>
            <w:color w:val="000000"/>
            <w:sz w:val="22"/>
            <w:szCs w:val="22"/>
          </w:rPr>
          <w:t>ed</w:t>
        </w:r>
      </w:ins>
      <w:r>
        <w:rPr>
          <w:rFonts w:ascii="Arial" w:hAnsi="Arial" w:cs="Arial"/>
          <w:color w:val="000000"/>
          <w:sz w:val="22"/>
          <w:szCs w:val="22"/>
        </w:rPr>
        <w:t xml:space="preserve"> galbut virus diversity from across the phylogeny, which </w:t>
      </w:r>
      <w:r w:rsidR="00ED2323">
        <w:rPr>
          <w:rFonts w:ascii="Arial" w:hAnsi="Arial" w:cs="Arial"/>
          <w:color w:val="000000"/>
          <w:sz w:val="22"/>
          <w:szCs w:val="22"/>
        </w:rPr>
        <w:t xml:space="preserve">likely </w:t>
      </w:r>
      <w:r>
        <w:rPr>
          <w:rFonts w:ascii="Arial" w:hAnsi="Arial" w:cs="Arial"/>
          <w:color w:val="000000"/>
          <w:sz w:val="22"/>
          <w:szCs w:val="22"/>
        </w:rPr>
        <w:t>reflect</w:t>
      </w:r>
      <w:r w:rsidR="00ED2323">
        <w:rPr>
          <w:rFonts w:ascii="Arial" w:hAnsi="Arial" w:cs="Arial"/>
          <w:color w:val="000000"/>
          <w:sz w:val="22"/>
          <w:szCs w:val="22"/>
        </w:rPr>
        <w:t>s</w:t>
      </w:r>
      <w:r>
        <w:rPr>
          <w:rFonts w:ascii="Arial" w:hAnsi="Arial" w:cs="Arial"/>
          <w:color w:val="000000"/>
          <w:sz w:val="22"/>
          <w:szCs w:val="22"/>
        </w:rPr>
        <w:t xml:space="preserve"> global dispersal 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t>
      </w:r>
      <w:r w:rsidR="009B75EF">
        <w:rPr>
          <w:rFonts w:ascii="Arial" w:hAnsi="Arial" w:cs="Arial"/>
          <w:color w:val="000000"/>
          <w:sz w:val="22"/>
          <w:szCs w:val="22"/>
        </w:rPr>
        <w:t>near</w:t>
      </w:r>
      <w:r>
        <w:rPr>
          <w:rFonts w:ascii="Arial" w:hAnsi="Arial" w:cs="Arial"/>
          <w:color w:val="000000"/>
          <w:sz w:val="22"/>
          <w:szCs w:val="22"/>
        </w:rPr>
        <w:t xml:space="preserve"> contemporary </w:t>
      </w:r>
      <w:r w:rsidR="001448F4">
        <w:rPr>
          <w:rFonts w:ascii="Arial" w:hAnsi="Arial" w:cs="Arial"/>
          <w:color w:val="000000"/>
          <w:sz w:val="22"/>
          <w:szCs w:val="22"/>
        </w:rPr>
        <w:t>sequences but</w:t>
      </w:r>
      <w:r>
        <w:rPr>
          <w:rFonts w:ascii="Arial" w:hAnsi="Arial" w:cs="Arial"/>
          <w:color w:val="000000"/>
          <w:sz w:val="22"/>
          <w:szCs w:val="22"/>
        </w:rPr>
        <w:t xml:space="preserve"> were 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4</w:t>
      </w:r>
      <w:r w:rsidR="001448F4">
        <w:rPr>
          <w:rFonts w:ascii="Arial" w:hAnsi="Arial" w:cs="Arial"/>
          <w:b/>
          <w:bCs/>
          <w:color w:val="000000"/>
          <w:sz w:val="22"/>
          <w:szCs w:val="22"/>
        </w:rPr>
        <w:t xml:space="preserve">, 5 &amp; </w:t>
      </w:r>
      <w:r w:rsidRPr="00DD52CF">
        <w:rPr>
          <w:rFonts w:ascii="Arial" w:hAnsi="Arial" w:cs="Arial"/>
          <w:b/>
          <w:bCs/>
          <w:color w:val="000000"/>
          <w:sz w:val="22"/>
          <w:szCs w:val="22"/>
        </w:rPr>
        <w:t>6</w:t>
      </w:r>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A46342" w:rsidRPr="00A46342">
            <w:rPr>
              <w:rFonts w:ascii="Arial" w:hAnsi="Arial" w:cs="Arial"/>
              <w:color w:val="000000"/>
              <w:sz w:val="22"/>
              <w:szCs w:val="22"/>
              <w:vertAlign w:val="superscript"/>
            </w:rPr>
            <w:t>11</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79AC0C45" w:rsidR="00D10830" w:rsidRDefault="00946E3E"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4</w:t>
      </w:r>
      <w:r w:rsidR="001448F4">
        <w:rPr>
          <w:rFonts w:ascii="Arial" w:hAnsi="Arial" w:cs="Arial"/>
          <w:b/>
          <w:bCs/>
          <w:color w:val="000000"/>
          <w:sz w:val="22"/>
          <w:szCs w:val="22"/>
        </w:rPr>
        <w:t xml:space="preserve">, 5 &amp; </w:t>
      </w:r>
      <w:r w:rsidRPr="00456285">
        <w:rPr>
          <w:rFonts w:ascii="Arial" w:hAnsi="Arial" w:cs="Arial"/>
          <w:b/>
          <w:bCs/>
          <w:color w:val="000000"/>
          <w:sz w:val="22"/>
          <w:szCs w:val="22"/>
        </w:rPr>
        <w:t>6</w:t>
      </w:r>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 In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4</w:t>
      </w:r>
      <w:r w:rsidR="001448F4">
        <w:rPr>
          <w:rFonts w:ascii="Arial" w:hAnsi="Arial" w:cs="Arial"/>
          <w:b/>
          <w:bCs/>
          <w:color w:val="000000"/>
          <w:sz w:val="22"/>
          <w:szCs w:val="22"/>
        </w:rPr>
        <w:t xml:space="preserve">, 5 &amp; </w:t>
      </w:r>
      <w:r w:rsidR="00456285" w:rsidRPr="00456285">
        <w:rPr>
          <w:rFonts w:ascii="Arial" w:hAnsi="Arial" w:cs="Arial"/>
          <w:b/>
          <w:bCs/>
          <w:color w:val="000000"/>
          <w:sz w:val="22"/>
          <w:szCs w:val="22"/>
        </w:rPr>
        <w:t>6</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Or,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an artifact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18A77195" w14:textId="77777777" w:rsidR="00CD0AF9" w:rsidRDefault="00CD0AF9" w:rsidP="00CD0AF9">
      <w:pPr>
        <w:spacing w:line="360" w:lineRule="auto"/>
        <w:rPr>
          <w:rFonts w:ascii="Arial" w:hAnsi="Arial" w:cs="Arial"/>
          <w:color w:val="000000"/>
          <w:sz w:val="22"/>
          <w:szCs w:val="22"/>
        </w:rPr>
      </w:pPr>
    </w:p>
    <w:p w14:paraId="242CB55B" w14:textId="484891CC" w:rsidR="00CD0AF9" w:rsidRDefault="00CD0AF9" w:rsidP="00CD0AF9">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230E264A" wp14:editId="04C1FD65">
            <wp:extent cx="3347571" cy="6663267"/>
            <wp:effectExtent l="0" t="0" r="5715" b="4445"/>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19"/>
                    <a:stretch>
                      <a:fillRect/>
                    </a:stretch>
                  </pic:blipFill>
                  <pic:spPr>
                    <a:xfrm>
                      <a:off x="0" y="0"/>
                      <a:ext cx="3402193" cy="6771991"/>
                    </a:xfrm>
                    <a:prstGeom prst="rect">
                      <a:avLst/>
                    </a:prstGeom>
                  </pic:spPr>
                </pic:pic>
              </a:graphicData>
            </a:graphic>
          </wp:inline>
        </w:drawing>
      </w:r>
    </w:p>
    <w:p w14:paraId="436C4A09" w14:textId="094151B2" w:rsidR="00CD0AF9" w:rsidRDefault="00CD0AF9" w:rsidP="00CD0AF9">
      <w:pPr>
        <w:spacing w:line="360" w:lineRule="auto"/>
        <w:rPr>
          <w:ins w:id="125" w:author="Keene-Snickers,Lexi" w:date="2025-05-02T16:29:00Z" w16du:dateUtc="2025-05-02T22:29:00Z"/>
          <w:rFonts w:ascii="Arial" w:hAnsi="Arial" w:cs="Arial"/>
          <w:sz w:val="22"/>
          <w:szCs w:val="22"/>
        </w:rPr>
      </w:pPr>
      <w:r w:rsidRPr="000709C9">
        <w:rPr>
          <w:rFonts w:ascii="Arial" w:hAnsi="Arial" w:cs="Arial"/>
          <w:b/>
          <w:bCs/>
          <w:sz w:val="22"/>
          <w:szCs w:val="22"/>
        </w:rPr>
        <w:t>Figure 4: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A46342" w:rsidRPr="00A46342">
            <w:rPr>
              <w:rFonts w:ascii="Helvetica" w:hAnsi="Helvetica" w:cs="Helvetica"/>
              <w:color w:val="000000"/>
              <w:kern w:val="0"/>
              <w:vertAlign w:val="superscript"/>
            </w:rPr>
            <w:t>10</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2A3908DC" w14:textId="77777777" w:rsidR="00101A14" w:rsidRDefault="00101A14" w:rsidP="00101A14">
      <w:pPr>
        <w:spacing w:line="360" w:lineRule="auto"/>
        <w:rPr>
          <w:ins w:id="126" w:author="Keene-Snickers,Lexi" w:date="2025-05-02T16:29:00Z" w16du:dateUtc="2025-05-02T22:29:00Z"/>
          <w:rFonts w:ascii="Arial" w:hAnsi="Arial" w:cs="Arial"/>
          <w:color w:val="000000"/>
          <w:sz w:val="22"/>
          <w:szCs w:val="22"/>
        </w:rPr>
      </w:pPr>
      <w:ins w:id="127" w:author="Keene-Snickers,Lexi" w:date="2025-05-02T16:29:00Z" w16du:dateUtc="2025-05-02T22:29:00Z">
        <w:r>
          <w:rPr>
            <w:rFonts w:ascii="Arial" w:hAnsi="Arial" w:cs="Arial"/>
            <w:noProof/>
            <w:color w:val="000000"/>
            <w:sz w:val="22"/>
            <w:szCs w:val="22"/>
          </w:rPr>
          <w:lastRenderedPageBreak/>
          <w:drawing>
            <wp:inline distT="0" distB="0" distL="0" distR="0" wp14:anchorId="7F8D3624" wp14:editId="6762FB1C">
              <wp:extent cx="2450707" cy="7281333"/>
              <wp:effectExtent l="0" t="0" r="635" b="0"/>
              <wp:docPr id="19075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355" name="Picture 190755355"/>
                      <pic:cNvPicPr/>
                    </pic:nvPicPr>
                    <pic:blipFill>
                      <a:blip r:embed="rId20"/>
                      <a:stretch>
                        <a:fillRect/>
                      </a:stretch>
                    </pic:blipFill>
                    <pic:spPr>
                      <a:xfrm>
                        <a:off x="0" y="0"/>
                        <a:ext cx="2503446" cy="7438027"/>
                      </a:xfrm>
                      <a:prstGeom prst="rect">
                        <a:avLst/>
                      </a:prstGeom>
                    </pic:spPr>
                  </pic:pic>
                </a:graphicData>
              </a:graphic>
            </wp:inline>
          </w:drawing>
        </w:r>
      </w:ins>
    </w:p>
    <w:p w14:paraId="6915ACA5" w14:textId="77777777" w:rsidR="00101A14" w:rsidRDefault="00101A14" w:rsidP="00101A14">
      <w:pPr>
        <w:spacing w:line="276" w:lineRule="auto"/>
        <w:rPr>
          <w:ins w:id="128" w:author="Keene-Snickers,Lexi" w:date="2025-05-02T16:29:00Z" w16du:dateUtc="2025-05-02T22:29:00Z"/>
          <w:rFonts w:ascii="Arial" w:hAnsi="Arial" w:cs="Arial"/>
          <w:sz w:val="22"/>
          <w:szCs w:val="22"/>
        </w:rPr>
      </w:pPr>
      <w:commentRangeStart w:id="129"/>
      <w:ins w:id="130" w:author="Keene-Snickers,Lexi" w:date="2025-05-02T16:29:00Z" w16du:dateUtc="2025-05-02T22:29:00Z">
        <w:r w:rsidRPr="00E97611">
          <w:rPr>
            <w:rFonts w:ascii="Arial" w:hAnsi="Arial" w:cs="Arial"/>
            <w:b/>
            <w:bCs/>
            <w:sz w:val="22"/>
            <w:szCs w:val="22"/>
          </w:rPr>
          <w:t xml:space="preserve">Supplemental Figure </w:t>
        </w:r>
      </w:ins>
      <w:commentRangeEnd w:id="129"/>
      <w:r w:rsidR="00071E93">
        <w:rPr>
          <w:rStyle w:val="CommentReference"/>
        </w:rPr>
        <w:commentReference w:id="129"/>
      </w:r>
      <w:ins w:id="131" w:author="Keene-Snickers,Lexi" w:date="2025-05-02T16:29:00Z" w16du:dateUtc="2025-05-02T22:29:00Z">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25155E2D" w14:textId="77777777" w:rsidR="00101A14" w:rsidRDefault="00101A14" w:rsidP="00CD0AF9">
      <w:pPr>
        <w:spacing w:line="360" w:lineRule="auto"/>
        <w:rPr>
          <w:rFonts w:ascii="Arial" w:hAnsi="Arial" w:cs="Arial"/>
          <w:color w:val="000000"/>
          <w:sz w:val="22"/>
          <w:szCs w:val="22"/>
        </w:rPr>
      </w:pPr>
    </w:p>
    <w:p w14:paraId="0EDD3009" w14:textId="563B7F45" w:rsidR="00CD0AF9" w:rsidRDefault="00CD0AF9"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38E6E94" wp14:editId="79D23F42">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21"/>
                    <a:stretch>
                      <a:fillRect/>
                    </a:stretch>
                  </pic:blipFill>
                  <pic:spPr>
                    <a:xfrm>
                      <a:off x="0" y="0"/>
                      <a:ext cx="3214734" cy="6946140"/>
                    </a:xfrm>
                    <a:prstGeom prst="rect">
                      <a:avLst/>
                    </a:prstGeom>
                  </pic:spPr>
                </pic:pic>
              </a:graphicData>
            </a:graphic>
          </wp:inline>
        </w:drawing>
      </w:r>
    </w:p>
    <w:p w14:paraId="03ABD82F" w14:textId="76E8817D" w:rsidR="00CD0AF9" w:rsidRDefault="00CD0AF9" w:rsidP="006264D3">
      <w:pPr>
        <w:spacing w:line="360" w:lineRule="auto"/>
        <w:rPr>
          <w:ins w:id="132" w:author="Keene-Snickers,Lexi" w:date="2025-05-02T16:29:00Z" w16du:dateUtc="2025-05-02T22:29:00Z"/>
          <w:rFonts w:ascii="Arial" w:hAnsi="Arial" w:cs="Arial"/>
          <w:sz w:val="22"/>
          <w:szCs w:val="22"/>
        </w:rPr>
      </w:pPr>
      <w:r w:rsidRPr="000709C9">
        <w:rPr>
          <w:rFonts w:ascii="Arial" w:hAnsi="Arial" w:cs="Arial"/>
          <w:b/>
          <w:bCs/>
          <w:sz w:val="22"/>
          <w:szCs w:val="22"/>
        </w:rPr>
        <w:t>Figure 5: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77777777" w:rsidR="00101A14" w:rsidRDefault="00101A14" w:rsidP="00101A14">
      <w:pPr>
        <w:spacing w:line="360" w:lineRule="auto"/>
        <w:rPr>
          <w:ins w:id="133" w:author="Keene-Snickers,Lexi" w:date="2025-05-02T16:29:00Z" w16du:dateUtc="2025-05-02T22:29:00Z"/>
          <w:rFonts w:ascii="Arial" w:hAnsi="Arial" w:cs="Arial"/>
          <w:color w:val="000000"/>
          <w:sz w:val="22"/>
          <w:szCs w:val="22"/>
        </w:rPr>
      </w:pPr>
      <w:ins w:id="134" w:author="Keene-Snickers,Lexi" w:date="2025-05-02T16:29:00Z" w16du:dateUtc="2025-05-02T22:29:00Z">
        <w:r>
          <w:rPr>
            <w:rFonts w:ascii="Arial" w:hAnsi="Arial" w:cs="Arial"/>
            <w:noProof/>
            <w:color w:val="000000"/>
            <w:sz w:val="22"/>
            <w:szCs w:val="22"/>
          </w:rPr>
          <w:lastRenderedPageBreak/>
          <w:drawing>
            <wp:inline distT="0" distB="0" distL="0" distR="0" wp14:anchorId="6B158533" wp14:editId="33A3D404">
              <wp:extent cx="2220092" cy="7577667"/>
              <wp:effectExtent l="0" t="0" r="2540" b="4445"/>
              <wp:docPr id="168521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128" name="Picture 168521128"/>
                      <pic:cNvPicPr/>
                    </pic:nvPicPr>
                    <pic:blipFill>
                      <a:blip r:embed="rId22"/>
                      <a:stretch>
                        <a:fillRect/>
                      </a:stretch>
                    </pic:blipFill>
                    <pic:spPr>
                      <a:xfrm>
                        <a:off x="0" y="0"/>
                        <a:ext cx="2238734" cy="7641297"/>
                      </a:xfrm>
                      <a:prstGeom prst="rect">
                        <a:avLst/>
                      </a:prstGeom>
                    </pic:spPr>
                  </pic:pic>
                </a:graphicData>
              </a:graphic>
            </wp:inline>
          </w:drawing>
        </w:r>
      </w:ins>
    </w:p>
    <w:p w14:paraId="25C6EBC8" w14:textId="4717583D" w:rsidR="00101A14" w:rsidRPr="006264D3" w:rsidRDefault="00101A14">
      <w:pPr>
        <w:spacing w:line="276" w:lineRule="auto"/>
        <w:rPr>
          <w:rFonts w:ascii="Arial" w:hAnsi="Arial" w:cs="Arial"/>
          <w:sz w:val="22"/>
          <w:szCs w:val="22"/>
        </w:rPr>
        <w:pPrChange w:id="135" w:author="Keene-Snickers,Lexi" w:date="2025-05-02T16:29:00Z" w16du:dateUtc="2025-05-02T22:29:00Z">
          <w:pPr>
            <w:spacing w:line="360" w:lineRule="auto"/>
          </w:pPr>
        </w:pPrChange>
      </w:pPr>
      <w:ins w:id="136"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4F1A4ABF" w:rsidR="00CD0AF9" w:rsidRDefault="001448F4"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EB271C8" wp14:editId="695668FA">
            <wp:extent cx="2601795" cy="6959600"/>
            <wp:effectExtent l="0" t="0" r="1905" b="0"/>
            <wp:docPr id="329276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6078" name="Picture 329276078"/>
                    <pic:cNvPicPr/>
                  </pic:nvPicPr>
                  <pic:blipFill>
                    <a:blip r:embed="rId23"/>
                    <a:stretch>
                      <a:fillRect/>
                    </a:stretch>
                  </pic:blipFill>
                  <pic:spPr>
                    <a:xfrm>
                      <a:off x="0" y="0"/>
                      <a:ext cx="2631394" cy="7038776"/>
                    </a:xfrm>
                    <a:prstGeom prst="rect">
                      <a:avLst/>
                    </a:prstGeom>
                  </pic:spPr>
                </pic:pic>
              </a:graphicData>
            </a:graphic>
          </wp:inline>
        </w:drawing>
      </w:r>
    </w:p>
    <w:p w14:paraId="57169866" w14:textId="324A9402" w:rsidR="00CD0AF9" w:rsidRDefault="00CD0AF9" w:rsidP="00CD0AF9">
      <w:pPr>
        <w:spacing w:line="360" w:lineRule="auto"/>
        <w:rPr>
          <w:ins w:id="137" w:author="Keene-Snickers,Lexi" w:date="2025-05-02T16:29:00Z" w16du:dateUtc="2025-05-02T22:29:00Z"/>
          <w:rFonts w:ascii="Arial" w:hAnsi="Arial" w:cs="Arial"/>
          <w:sz w:val="22"/>
          <w:szCs w:val="22"/>
        </w:rPr>
      </w:pPr>
      <w:r w:rsidRPr="000709C9">
        <w:rPr>
          <w:rFonts w:ascii="Arial" w:hAnsi="Arial" w:cs="Arial"/>
          <w:b/>
          <w:bCs/>
          <w:sz w:val="22"/>
          <w:szCs w:val="22"/>
        </w:rPr>
        <w:t xml:space="preserve">Figure </w:t>
      </w:r>
      <w:r>
        <w:rPr>
          <w:rFonts w:ascii="Arial" w:hAnsi="Arial" w:cs="Arial"/>
          <w:b/>
          <w:bCs/>
          <w:sz w:val="22"/>
          <w:szCs w:val="22"/>
        </w:rPr>
        <w:t>6</w:t>
      </w:r>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E3EC41F" w14:textId="77777777" w:rsidR="00101A14" w:rsidRDefault="00101A14" w:rsidP="00101A14">
      <w:pPr>
        <w:spacing w:line="360" w:lineRule="auto"/>
        <w:rPr>
          <w:ins w:id="138" w:author="Keene-Snickers,Lexi" w:date="2025-05-02T16:29:00Z" w16du:dateUtc="2025-05-02T22:29:00Z"/>
          <w:rFonts w:ascii="Arial" w:hAnsi="Arial" w:cs="Arial"/>
          <w:color w:val="000000"/>
          <w:sz w:val="22"/>
          <w:szCs w:val="22"/>
        </w:rPr>
      </w:pPr>
      <w:ins w:id="139" w:author="Keene-Snickers,Lexi" w:date="2025-05-02T16:29:00Z" w16du:dateUtc="2025-05-02T22:29:00Z">
        <w:r>
          <w:rPr>
            <w:rFonts w:ascii="Arial" w:hAnsi="Arial" w:cs="Arial"/>
            <w:noProof/>
            <w:color w:val="000000"/>
            <w:sz w:val="22"/>
            <w:szCs w:val="22"/>
          </w:rPr>
          <w:lastRenderedPageBreak/>
          <w:drawing>
            <wp:inline distT="0" distB="0" distL="0" distR="0" wp14:anchorId="41ADF438" wp14:editId="497ED79E">
              <wp:extent cx="2040320" cy="7433945"/>
              <wp:effectExtent l="0" t="0" r="4445" b="0"/>
              <wp:docPr id="1890856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6284" name="Picture 1890856284"/>
                      <pic:cNvPicPr/>
                    </pic:nvPicPr>
                    <pic:blipFill>
                      <a:blip r:embed="rId24"/>
                      <a:stretch>
                        <a:fillRect/>
                      </a:stretch>
                    </pic:blipFill>
                    <pic:spPr>
                      <a:xfrm>
                        <a:off x="0" y="0"/>
                        <a:ext cx="2096038" cy="7636954"/>
                      </a:xfrm>
                      <a:prstGeom prst="rect">
                        <a:avLst/>
                      </a:prstGeom>
                    </pic:spPr>
                  </pic:pic>
                </a:graphicData>
              </a:graphic>
            </wp:inline>
          </w:drawing>
        </w:r>
      </w:ins>
    </w:p>
    <w:p w14:paraId="3D37B7E5" w14:textId="28BBA294" w:rsidR="00101A14" w:rsidRPr="006264D3" w:rsidRDefault="00101A14">
      <w:pPr>
        <w:spacing w:line="276" w:lineRule="auto"/>
        <w:rPr>
          <w:rFonts w:ascii="Arial" w:hAnsi="Arial" w:cs="Arial"/>
          <w:sz w:val="22"/>
          <w:szCs w:val="22"/>
        </w:rPr>
        <w:pPrChange w:id="140" w:author="Keene-Snickers,Lexi" w:date="2025-05-02T16:29:00Z" w16du:dateUtc="2025-05-02T22:29:00Z">
          <w:pPr>
            <w:spacing w:line="360" w:lineRule="auto"/>
          </w:pPr>
        </w:pPrChange>
      </w:pPr>
      <w:ins w:id="141" w:author="Keene-Snickers,Lexi" w:date="2025-05-02T16:29:00Z" w16du:dateUtc="2025-05-02T22:29:00Z">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09626D24" w:rsidR="00CD0AF9" w:rsidRDefault="00CD0AF9"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001A6D7" wp14:editId="6DACD16A">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25"/>
                    <a:stretch>
                      <a:fillRect/>
                    </a:stretch>
                  </pic:blipFill>
                  <pic:spPr>
                    <a:xfrm>
                      <a:off x="0" y="0"/>
                      <a:ext cx="5113597" cy="6873855"/>
                    </a:xfrm>
                    <a:prstGeom prst="rect">
                      <a:avLst/>
                    </a:prstGeom>
                  </pic:spPr>
                </pic:pic>
              </a:graphicData>
            </a:graphic>
          </wp:inline>
        </w:drawing>
      </w:r>
    </w:p>
    <w:p w14:paraId="0960071F" w14:textId="427EA5A3" w:rsidR="00CD0AF9" w:rsidRDefault="00CD0AF9" w:rsidP="006264D3">
      <w:pPr>
        <w:spacing w:line="360" w:lineRule="auto"/>
        <w:rPr>
          <w:ins w:id="142" w:author="Keene-Snickers,Lexi" w:date="2025-05-02T16:30:00Z" w16du:dateUtc="2025-05-02T22:30:00Z"/>
          <w:rFonts w:ascii="Arial" w:hAnsi="Arial" w:cs="Arial"/>
          <w:sz w:val="22"/>
          <w:szCs w:val="22"/>
        </w:rPr>
      </w:pPr>
      <w:r w:rsidRPr="000709C9">
        <w:rPr>
          <w:rFonts w:ascii="Arial" w:hAnsi="Arial" w:cs="Arial"/>
          <w:b/>
          <w:bCs/>
          <w:sz w:val="22"/>
          <w:szCs w:val="22"/>
        </w:rPr>
        <w:t xml:space="preserve">Figure </w:t>
      </w:r>
      <w:r>
        <w:rPr>
          <w:rFonts w:ascii="Arial" w:hAnsi="Arial" w:cs="Arial"/>
          <w:b/>
          <w:bCs/>
          <w:sz w:val="22"/>
          <w:szCs w:val="22"/>
        </w:rPr>
        <w:t>7</w:t>
      </w:r>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77777777" w:rsidR="00101A14" w:rsidRDefault="00101A14" w:rsidP="00101A14">
      <w:pPr>
        <w:spacing w:line="360" w:lineRule="auto"/>
        <w:rPr>
          <w:ins w:id="143" w:author="Keene-Snickers,Lexi" w:date="2025-05-02T16:30:00Z" w16du:dateUtc="2025-05-02T22:30:00Z"/>
          <w:rFonts w:ascii="Arial" w:hAnsi="Arial" w:cs="Arial"/>
          <w:color w:val="000000"/>
          <w:sz w:val="22"/>
          <w:szCs w:val="22"/>
        </w:rPr>
      </w:pPr>
      <w:ins w:id="144" w:author="Keene-Snickers,Lexi" w:date="2025-05-02T16:30:00Z" w16du:dateUtc="2025-05-02T22:30:00Z">
        <w:r>
          <w:rPr>
            <w:rFonts w:ascii="Arial" w:hAnsi="Arial" w:cs="Arial"/>
            <w:noProof/>
            <w:color w:val="000000"/>
            <w:sz w:val="22"/>
            <w:szCs w:val="22"/>
          </w:rPr>
          <w:lastRenderedPageBreak/>
          <w:drawing>
            <wp:inline distT="0" distB="0" distL="0" distR="0" wp14:anchorId="1F1BF9D9" wp14:editId="0F4CBE78">
              <wp:extent cx="3479800" cy="7569354"/>
              <wp:effectExtent l="0" t="0" r="0" b="0"/>
              <wp:docPr id="1725180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0594" name="Picture 1725180594"/>
                      <pic:cNvPicPr/>
                    </pic:nvPicPr>
                    <pic:blipFill>
                      <a:blip r:embed="rId26"/>
                      <a:stretch>
                        <a:fillRect/>
                      </a:stretch>
                    </pic:blipFill>
                    <pic:spPr>
                      <a:xfrm>
                        <a:off x="0" y="0"/>
                        <a:ext cx="3545412" cy="7712075"/>
                      </a:xfrm>
                      <a:prstGeom prst="rect">
                        <a:avLst/>
                      </a:prstGeom>
                    </pic:spPr>
                  </pic:pic>
                </a:graphicData>
              </a:graphic>
            </wp:inline>
          </w:drawing>
        </w:r>
      </w:ins>
    </w:p>
    <w:p w14:paraId="525B997C" w14:textId="77777777" w:rsidR="00101A14" w:rsidRDefault="00101A14" w:rsidP="00101A14">
      <w:pPr>
        <w:spacing w:line="276" w:lineRule="auto"/>
        <w:rPr>
          <w:ins w:id="145" w:author="Keene-Snickers,Lexi" w:date="2025-05-02T16:30:00Z" w16du:dateUtc="2025-05-02T22:30:00Z"/>
          <w:rFonts w:ascii="Arial" w:hAnsi="Arial" w:cs="Arial"/>
          <w:sz w:val="22"/>
          <w:szCs w:val="22"/>
        </w:rPr>
      </w:pPr>
      <w:ins w:id="146" w:author="Keene-Snickers,Lexi" w:date="2025-05-02T16:30:00Z" w16du:dateUtc="2025-05-02T22:30:00Z">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48D48793" w14:textId="77777777" w:rsidR="00101A14" w:rsidRPr="006264D3" w:rsidRDefault="00101A14" w:rsidP="006264D3">
      <w:pPr>
        <w:spacing w:line="360" w:lineRule="auto"/>
        <w:rPr>
          <w:rFonts w:ascii="Arial" w:hAnsi="Arial" w:cs="Arial"/>
          <w:b/>
          <w:bCs/>
          <w:sz w:val="22"/>
          <w:szCs w:val="22"/>
        </w:rPr>
      </w:pPr>
    </w:p>
    <w:p w14:paraId="0B5C320A" w14:textId="025497C9" w:rsidR="00A94DFE" w:rsidRDefault="006264D3" w:rsidP="006264D3">
      <w:pPr>
        <w:spacing w:line="360" w:lineRule="auto"/>
        <w:rPr>
          <w:rFonts w:ascii="Arial" w:hAnsi="Arial" w:cs="Arial"/>
          <w:sz w:val="22"/>
          <w:szCs w:val="22"/>
        </w:rPr>
      </w:pPr>
      <w:r>
        <w:rPr>
          <w:rFonts w:ascii="Arial" w:hAnsi="Arial" w:cs="Arial"/>
          <w:sz w:val="22"/>
          <w:szCs w:val="22"/>
        </w:rPr>
        <w:tab/>
      </w:r>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w:t>
      </w:r>
      <w:del w:id="147" w:author="Stenglein,Mark" w:date="2025-05-16T15:41:00Z" w16du:dateUtc="2025-05-16T21:41:00Z">
        <w:r w:rsidR="00A94DFE" w:rsidDel="009E5AF8">
          <w:rPr>
            <w:rFonts w:ascii="Arial" w:hAnsi="Arial" w:cs="Arial"/>
            <w:sz w:val="22"/>
            <w:szCs w:val="22"/>
          </w:rPr>
          <w:delText xml:space="preserve">the </w:delText>
        </w:r>
      </w:del>
      <w:r w:rsidR="00A94DFE">
        <w:rPr>
          <w:rFonts w:ascii="Arial" w:hAnsi="Arial" w:cs="Arial"/>
          <w:sz w:val="22"/>
          <w:szCs w:val="22"/>
        </w:rPr>
        <w:t>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(Kruskal-Wallis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Figs. 4, 5, 6,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Because there are no clade B chaq virus sequences</w:t>
      </w:r>
      <w:r w:rsidR="00BE4AE3">
        <w:rPr>
          <w:rFonts w:ascii="Arial" w:hAnsi="Arial" w:cs="Arial"/>
          <w:sz w:val="22"/>
          <w:szCs w:val="22"/>
        </w:rPr>
        <w:t xml:space="preserve"> (see below)</w:t>
      </w:r>
      <w:r w:rsidR="00A94DFE" w:rsidRPr="001F717A">
        <w:rPr>
          <w:rFonts w:ascii="Arial" w:hAnsi="Arial" w:cs="Arial"/>
          <w:sz w:val="22"/>
          <w:szCs w:val="22"/>
        </w:rPr>
        <w:t>, the diversity of chaq sequences is underestimated by this measure.</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791D3B48" w:rsidR="00A94DFE" w:rsidRPr="00A94DFE" w:rsidRDefault="00A94DFE" w:rsidP="00A94DFE">
      <w:pPr>
        <w:spacing w:line="360" w:lineRule="auto"/>
        <w:rPr>
          <w:rFonts w:ascii="Arial" w:hAnsi="Arial" w:cs="Arial"/>
          <w:sz w:val="22"/>
          <w:szCs w:val="22"/>
        </w:rPr>
      </w:pPr>
      <w:r>
        <w:rPr>
          <w:rFonts w:ascii="Arial" w:hAnsi="Arial" w:cs="Arial"/>
          <w:noProof/>
          <w:sz w:val="22"/>
          <w:szCs w:val="22"/>
        </w:rPr>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27"/>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or chaq virus.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45B68125"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 xml:space="preserve">infecting </w:t>
      </w:r>
      <w:r w:rsidR="002E5ED6">
        <w:rPr>
          <w:rFonts w:ascii="Arial" w:hAnsi="Arial" w:cs="Arial"/>
          <w:color w:val="000000"/>
          <w:sz w:val="22"/>
          <w:szCs w:val="22"/>
        </w:rPr>
        <w:lastRenderedPageBreak/>
        <w:t>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O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A46342" w:rsidRPr="00A46342">
            <w:rPr>
              <w:rFonts w:ascii="Arial" w:hAnsi="Arial" w:cs="Arial"/>
              <w:color w:val="000000"/>
              <w:sz w:val="22"/>
              <w:szCs w:val="22"/>
              <w:vertAlign w:val="superscript"/>
            </w:rPr>
            <w:t>19</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A46342" w:rsidRPr="00A46342">
            <w:rPr>
              <w:rFonts w:ascii="Arial" w:hAnsi="Arial" w:cs="Arial"/>
              <w:color w:val="000000"/>
              <w:sz w:val="22"/>
              <w:szCs w:val="22"/>
              <w:vertAlign w:val="superscript"/>
            </w:rPr>
            <w:t>20</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012FDD">
        <w:rPr>
          <w:rFonts w:ascii="Arial" w:hAnsi="Arial" w:cs="Arial"/>
          <w:color w:val="000000"/>
          <w:sz w:val="22"/>
          <w:szCs w:val="22"/>
        </w:rPr>
        <w:t>2</w:t>
      </w:r>
      <w:r w:rsidR="003E7DAD">
        <w:rPr>
          <w:rFonts w:ascii="Arial" w:hAnsi="Arial" w:cs="Arial"/>
          <w:color w:val="000000"/>
          <w:sz w:val="22"/>
          <w:szCs w:val="22"/>
        </w:rPr>
        <w:t xml:space="preserve">, </w:t>
      </w:r>
      <w:r w:rsidR="0025169D">
        <w:rPr>
          <w:rFonts w:ascii="Arial" w:hAnsi="Arial" w:cs="Arial"/>
          <w:color w:val="000000"/>
          <w:sz w:val="22"/>
          <w:szCs w:val="22"/>
        </w:rPr>
        <w:t>4</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25169D">
        <w:rPr>
          <w:rFonts w:ascii="Arial" w:hAnsi="Arial" w:cs="Arial"/>
          <w:color w:val="000000"/>
          <w:sz w:val="22"/>
          <w:szCs w:val="22"/>
        </w:rPr>
        <w:t>2</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del w:id="148" w:author="Stenglein,Mark" w:date="2025-05-16T15:43:00Z" w16du:dateUtc="2025-05-16T21:43:00Z">
        <w:r w:rsidR="0097593D" w:rsidDel="009E5AF8">
          <w:rPr>
            <w:rFonts w:ascii="Arial" w:hAnsi="Arial" w:cs="Arial"/>
            <w:color w:val="000000"/>
            <w:sz w:val="22"/>
            <w:szCs w:val="22"/>
          </w:rPr>
          <w:delText>We observed that some s</w:delText>
        </w:r>
      </w:del>
      <w:ins w:id="149" w:author="Stenglein,Mark" w:date="2025-05-16T15:43:00Z" w16du:dateUtc="2025-05-16T21:43:00Z">
        <w:r w:rsidR="009E5AF8">
          <w:rPr>
            <w:rFonts w:ascii="Arial" w:hAnsi="Arial" w:cs="Arial"/>
            <w:color w:val="000000"/>
            <w:sz w:val="22"/>
            <w:szCs w:val="22"/>
          </w:rPr>
          <w:t>S</w:t>
        </w:r>
      </w:ins>
      <w:r w:rsidR="0097593D">
        <w:rPr>
          <w:rFonts w:ascii="Arial" w:hAnsi="Arial" w:cs="Arial"/>
          <w:color w:val="000000"/>
          <w:sz w:val="22"/>
          <w:szCs w:val="22"/>
        </w:rPr>
        <w:t xml:space="preserve">ites of diversifying selection </w:t>
      </w:r>
      <w:del w:id="150" w:author="Stenglein,Mark" w:date="2025-05-16T15:43:00Z" w16du:dateUtc="2025-05-16T21:43:00Z">
        <w:r w:rsidR="0097593D" w:rsidDel="009E5AF8">
          <w:rPr>
            <w:rFonts w:ascii="Arial" w:hAnsi="Arial" w:cs="Arial"/>
            <w:color w:val="000000"/>
            <w:sz w:val="22"/>
            <w:szCs w:val="22"/>
          </w:rPr>
          <w:delText xml:space="preserve">appeared to </w:delText>
        </w:r>
      </w:del>
      <w:r w:rsidR="0097593D">
        <w:rPr>
          <w:rFonts w:ascii="Arial" w:hAnsi="Arial" w:cs="Arial"/>
          <w:color w:val="000000"/>
          <w:sz w:val="22"/>
          <w:szCs w:val="22"/>
        </w:rPr>
        <w:t>cluster</w:t>
      </w:r>
      <w:ins w:id="151" w:author="Stenglein,Mark" w:date="2025-05-16T15:43:00Z" w16du:dateUtc="2025-05-16T21:43:00Z">
        <w:r w:rsidR="009E5AF8">
          <w:rPr>
            <w:rFonts w:ascii="Arial" w:hAnsi="Arial" w:cs="Arial"/>
            <w:color w:val="000000"/>
            <w:sz w:val="22"/>
            <w:szCs w:val="22"/>
          </w:rPr>
          <w:t>ed</w:t>
        </w:r>
      </w:ins>
      <w:r w:rsidR="0097593D">
        <w:rPr>
          <w:rFonts w:ascii="Arial" w:hAnsi="Arial" w:cs="Arial"/>
          <w:color w:val="000000"/>
          <w:sz w:val="22"/>
          <w:szCs w:val="22"/>
        </w:rPr>
        <w:t xml:space="preserve"> together</w:t>
      </w:r>
      <w:del w:id="152" w:author="Stenglein,Mark" w:date="2025-05-16T15:43:00Z" w16du:dateUtc="2025-05-16T21:43:00Z">
        <w:r w:rsidR="0097593D" w:rsidDel="009E5AF8">
          <w:rPr>
            <w:rFonts w:ascii="Arial" w:hAnsi="Arial" w:cs="Arial"/>
            <w:color w:val="000000"/>
            <w:sz w:val="22"/>
            <w:szCs w:val="22"/>
          </w:rPr>
          <w:delText xml:space="preserve">. This is </w:delText>
        </w:r>
      </w:del>
      <w:del w:id="153" w:author="Stenglein,Mark" w:date="2025-05-16T15:44:00Z" w16du:dateUtc="2025-05-16T21:44:00Z">
        <w:r w:rsidR="0097593D" w:rsidDel="009E5AF8">
          <w:rPr>
            <w:rFonts w:ascii="Arial" w:hAnsi="Arial" w:cs="Arial"/>
            <w:color w:val="000000"/>
            <w:sz w:val="22"/>
            <w:szCs w:val="22"/>
          </w:rPr>
          <w:delText xml:space="preserve">particularly </w:delText>
        </w:r>
      </w:del>
      <w:del w:id="154" w:author="Stenglein,Mark" w:date="2025-05-16T15:43:00Z" w16du:dateUtc="2025-05-16T21:43:00Z">
        <w:r w:rsidR="0097593D" w:rsidDel="009E5AF8">
          <w:rPr>
            <w:rFonts w:ascii="Arial" w:hAnsi="Arial" w:cs="Arial"/>
            <w:color w:val="000000"/>
            <w:sz w:val="22"/>
            <w:szCs w:val="22"/>
          </w:rPr>
          <w:delText xml:space="preserve">true </w:delText>
        </w:r>
      </w:del>
      <w:del w:id="155" w:author="Stenglein,Mark" w:date="2025-05-16T15:44:00Z" w16du:dateUtc="2025-05-16T21:44:00Z">
        <w:r w:rsidR="0097593D" w:rsidDel="009E5AF8">
          <w:rPr>
            <w:rFonts w:ascii="Arial" w:hAnsi="Arial" w:cs="Arial"/>
            <w:color w:val="000000"/>
            <w:sz w:val="22"/>
            <w:szCs w:val="22"/>
          </w:rPr>
          <w:delText>for</w:delText>
        </w:r>
      </w:del>
      <w:r w:rsidR="0097593D">
        <w:rPr>
          <w:rFonts w:ascii="Arial" w:hAnsi="Arial" w:cs="Arial"/>
          <w:color w:val="000000"/>
          <w:sz w:val="22"/>
          <w:szCs w:val="22"/>
        </w:rPr>
        <w:t xml:space="preserve"> </w:t>
      </w:r>
      <w:ins w:id="156" w:author="Stenglein,Mark" w:date="2025-05-16T15:44:00Z" w16du:dateUtc="2025-05-16T21:44:00Z">
        <w:r w:rsidR="009E5AF8">
          <w:rPr>
            <w:rFonts w:ascii="Arial" w:hAnsi="Arial" w:cs="Arial"/>
            <w:color w:val="000000"/>
            <w:sz w:val="22"/>
            <w:szCs w:val="22"/>
          </w:rPr>
          <w:t xml:space="preserve">in the </w:t>
        </w:r>
      </w:ins>
      <w:del w:id="157" w:author="Stenglein,Mark" w:date="2025-05-16T15:43:00Z" w16du:dateUtc="2025-05-16T21:43:00Z">
        <w:r w:rsidR="0097593D" w:rsidDel="009E5AF8">
          <w:rPr>
            <w:rFonts w:ascii="Arial" w:hAnsi="Arial" w:cs="Arial"/>
            <w:color w:val="000000"/>
            <w:sz w:val="22"/>
            <w:szCs w:val="22"/>
          </w:rPr>
          <w:delText xml:space="preserve">sites in </w:delText>
        </w:r>
      </w:del>
      <w:r w:rsidR="0097593D">
        <w:rPr>
          <w:rFonts w:ascii="Arial" w:hAnsi="Arial" w:cs="Arial"/>
          <w:color w:val="000000"/>
          <w:sz w:val="22"/>
          <w:szCs w:val="22"/>
        </w:rPr>
        <w:t>RNA 3</w:t>
      </w:r>
      <w:ins w:id="158" w:author="Stenglein,Mark" w:date="2025-05-16T15:44:00Z" w16du:dateUtc="2025-05-16T21:44:00Z">
        <w:r w:rsidR="009E5AF8">
          <w:rPr>
            <w:rFonts w:ascii="Arial" w:hAnsi="Arial" w:cs="Arial"/>
            <w:color w:val="000000"/>
            <w:sz w:val="22"/>
            <w:szCs w:val="22"/>
          </w:rPr>
          <w:t>-encoded protein of unknown function</w:t>
        </w:r>
      </w:ins>
      <w:r w:rsidR="0097593D">
        <w:rPr>
          <w:rFonts w:ascii="Arial" w:hAnsi="Arial" w:cs="Arial"/>
          <w:color w:val="000000"/>
          <w:sz w:val="22"/>
          <w:szCs w:val="22"/>
        </w:rPr>
        <w:t xml:space="preserve">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r w:rsidR="003E7DAD">
        <w:rPr>
          <w:rFonts w:ascii="Arial" w:hAnsi="Arial" w:cs="Arial"/>
          <w:color w:val="000000"/>
          <w:sz w:val="22"/>
          <w:szCs w:val="22"/>
        </w:rPr>
        <w:t xml:space="preserve">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6264D3" w:rsidRPr="006264D3">
        <w:rPr>
          <w:rFonts w:ascii="Arial" w:hAnsi="Arial" w:cs="Arial"/>
          <w:b/>
          <w:bCs/>
          <w:color w:val="000000"/>
          <w:sz w:val="22"/>
          <w:szCs w:val="22"/>
        </w:rPr>
        <w:t>Figure 9</w:t>
      </w:r>
      <w:r w:rsidR="006264D3">
        <w:rPr>
          <w:rFonts w:ascii="Arial" w:hAnsi="Arial" w:cs="Arial"/>
          <w:b/>
          <w:bCs/>
          <w:color w:val="000000"/>
          <w:sz w:val="22"/>
          <w:szCs w:val="22"/>
        </w:rPr>
        <w:t xml:space="preserve"> &amp; </w:t>
      </w:r>
      <w:r w:rsidR="00783917" w:rsidRPr="00E97611">
        <w:rPr>
          <w:rFonts w:ascii="Arial" w:hAnsi="Arial" w:cs="Arial"/>
          <w:b/>
          <w:bCs/>
          <w:color w:val="000000"/>
          <w:sz w:val="22"/>
          <w:szCs w:val="22"/>
        </w:rPr>
        <w:t xml:space="preserve">Supplemental Table </w:t>
      </w:r>
      <w:ins w:id="159" w:author="Keene-Snickers,Lexi" w:date="2025-05-02T16:32:00Z" w16du:dateUtc="2025-05-02T22:32:00Z">
        <w:r w:rsidR="00101A14">
          <w:rPr>
            <w:rFonts w:ascii="Arial" w:hAnsi="Arial" w:cs="Arial"/>
            <w:b/>
            <w:bCs/>
            <w:color w:val="000000"/>
            <w:sz w:val="22"/>
            <w:szCs w:val="22"/>
          </w:rPr>
          <w:t>2</w:t>
        </w:r>
      </w:ins>
      <w:del w:id="160" w:author="Keene-Snickers,Lexi" w:date="2025-05-02T16:32:00Z" w16du:dateUtc="2025-05-02T22:32:00Z">
        <w:r w:rsidR="00783917" w:rsidRPr="00E97611" w:rsidDel="00101A14">
          <w:rPr>
            <w:rFonts w:ascii="Arial" w:hAnsi="Arial" w:cs="Arial"/>
            <w:b/>
            <w:bCs/>
            <w:color w:val="000000"/>
            <w:sz w:val="22"/>
            <w:szCs w:val="22"/>
          </w:rPr>
          <w:delText>1</w:delText>
        </w:r>
      </w:del>
      <w:r w:rsidR="00783917">
        <w:rPr>
          <w:rFonts w:ascii="Arial" w:hAnsi="Arial" w:cs="Arial"/>
          <w:color w:val="000000"/>
          <w:sz w:val="22"/>
          <w:szCs w:val="22"/>
        </w:rPr>
        <w:t>)</w:t>
      </w:r>
      <w:r w:rsidR="00192F0F">
        <w:rPr>
          <w:rFonts w:ascii="Arial" w:hAnsi="Arial" w:cs="Arial"/>
          <w:color w:val="000000"/>
          <w:sz w:val="22"/>
          <w:szCs w:val="22"/>
        </w:rPr>
        <w:t>.</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18BACAD0" w:rsidR="002474A2" w:rsidRDefault="0097593D" w:rsidP="00081385">
      <w:pPr>
        <w:spacing w:line="360" w:lineRule="auto"/>
        <w:rPr>
          <w:ins w:id="161" w:author="Keene-Snickers,Lexi" w:date="2025-05-02T16:31:00Z" w16du:dateUtc="2025-05-02T22:31:00Z"/>
          <w:rFonts w:ascii="Arial" w:hAnsi="Arial" w:cs="Arial"/>
          <w:b/>
          <w:bCs/>
          <w:sz w:val="22"/>
          <w:szCs w:val="22"/>
        </w:rPr>
      </w:pPr>
      <w:r w:rsidRPr="0097593D">
        <w:rPr>
          <w:rFonts w:ascii="Arial" w:hAnsi="Arial" w:cs="Arial"/>
          <w:b/>
          <w:bCs/>
          <w:noProof/>
          <w:sz w:val="22"/>
          <w:szCs w:val="22"/>
        </w:rPr>
        <w:drawing>
          <wp:inline distT="0" distB="0" distL="0" distR="0" wp14:anchorId="51034CCD" wp14:editId="6CA83057">
            <wp:extent cx="5661204" cy="5410200"/>
            <wp:effectExtent l="0" t="0" r="3175" b="0"/>
            <wp:docPr id="11611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6596" name=""/>
                    <pic:cNvPicPr/>
                  </pic:nvPicPr>
                  <pic:blipFill>
                    <a:blip r:embed="rId28"/>
                    <a:stretch>
                      <a:fillRect/>
                    </a:stretch>
                  </pic:blipFill>
                  <pic:spPr>
                    <a:xfrm>
                      <a:off x="0" y="0"/>
                      <a:ext cx="5715449" cy="5462040"/>
                    </a:xfrm>
                    <a:prstGeom prst="rect">
                      <a:avLst/>
                    </a:prstGeom>
                  </pic:spPr>
                </pic:pic>
              </a:graphicData>
            </a:graphic>
          </wp:inline>
        </w:drawing>
      </w:r>
    </w:p>
    <w:p w14:paraId="395DE0F1" w14:textId="77777777" w:rsidR="00101A14" w:rsidRDefault="00101A14" w:rsidP="00101A14">
      <w:pPr>
        <w:spacing w:line="360" w:lineRule="auto"/>
        <w:rPr>
          <w:ins w:id="162" w:author="Keene-Snickers,Lexi" w:date="2025-05-02T16:31:00Z" w16du:dateUtc="2025-05-02T22:31:00Z"/>
          <w:rFonts w:ascii="Arial" w:hAnsi="Arial" w:cs="Arial"/>
          <w:b/>
          <w:bCs/>
          <w:sz w:val="22"/>
          <w:szCs w:val="22"/>
        </w:rPr>
      </w:pPr>
      <w:ins w:id="163" w:author="Keene-Snickers,Lexi" w:date="2025-05-02T16:31:00Z" w16du:dateUtc="2025-05-02T22:31:00Z">
        <w:r>
          <w:rPr>
            <w:rFonts w:ascii="Arial" w:hAnsi="Arial" w:cs="Arial"/>
            <w:b/>
            <w:bCs/>
            <w:sz w:val="22"/>
            <w:szCs w:val="22"/>
          </w:rPr>
          <w:lastRenderedPageBreak/>
          <w:t>Supplemental Table 2: Sites experiencing purifying selection.</w:t>
        </w:r>
      </w:ins>
    </w:p>
    <w:p w14:paraId="618B4C00" w14:textId="77777777" w:rsidR="00101A14" w:rsidRDefault="00101A14" w:rsidP="00101A14">
      <w:pPr>
        <w:spacing w:line="360" w:lineRule="auto"/>
        <w:rPr>
          <w:ins w:id="164" w:author="Keene-Snickers,Lexi" w:date="2025-05-02T16:31:00Z" w16du:dateUtc="2025-05-02T22:31:00Z"/>
          <w:rFonts w:ascii="Arial" w:hAnsi="Arial" w:cs="Arial"/>
          <w:b/>
          <w:bCs/>
          <w:sz w:val="22"/>
          <w:szCs w:val="22"/>
        </w:rPr>
      </w:pPr>
      <w:ins w:id="165" w:author="Keene-Snickers,Lexi" w:date="2025-05-02T16:31:00Z" w16du:dateUtc="2025-05-02T22:31:00Z">
        <w:r w:rsidRPr="0025169D">
          <w:rPr>
            <w:rFonts w:ascii="Arial" w:hAnsi="Arial" w:cs="Arial"/>
            <w:b/>
            <w:bCs/>
            <w:noProof/>
            <w:sz w:val="22"/>
            <w:szCs w:val="22"/>
          </w:rPr>
          <w:drawing>
            <wp:inline distT="0" distB="0" distL="0" distR="0" wp14:anchorId="5C4871BB" wp14:editId="62400340">
              <wp:extent cx="4122913" cy="7874000"/>
              <wp:effectExtent l="0" t="0" r="5080" b="0"/>
              <wp:docPr id="15304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3518" name=""/>
                      <pic:cNvPicPr/>
                    </pic:nvPicPr>
                    <pic:blipFill>
                      <a:blip r:embed="rId29"/>
                      <a:stretch>
                        <a:fillRect/>
                      </a:stretch>
                    </pic:blipFill>
                    <pic:spPr>
                      <a:xfrm>
                        <a:off x="0" y="0"/>
                        <a:ext cx="4131953" cy="7891265"/>
                      </a:xfrm>
                      <a:prstGeom prst="rect">
                        <a:avLst/>
                      </a:prstGeom>
                    </pic:spPr>
                  </pic:pic>
                </a:graphicData>
              </a:graphic>
            </wp:inline>
          </w:drawing>
        </w:r>
      </w:ins>
    </w:p>
    <w:p w14:paraId="37EF7CA9" w14:textId="77777777" w:rsidR="00101A14" w:rsidRDefault="00101A14" w:rsidP="00101A14">
      <w:pPr>
        <w:spacing w:line="360" w:lineRule="auto"/>
        <w:rPr>
          <w:ins w:id="166" w:author="Keene-Snickers,Lexi" w:date="2025-05-02T16:31:00Z" w16du:dateUtc="2025-05-02T22:31:00Z"/>
          <w:rFonts w:ascii="Arial" w:hAnsi="Arial" w:cs="Arial"/>
          <w:b/>
          <w:bCs/>
          <w:sz w:val="22"/>
          <w:szCs w:val="22"/>
        </w:rPr>
      </w:pPr>
      <w:ins w:id="167" w:author="Keene-Snickers,Lexi" w:date="2025-05-02T16:31:00Z" w16du:dateUtc="2025-05-02T22:31:00Z">
        <w:r w:rsidRPr="0025169D">
          <w:rPr>
            <w:rFonts w:ascii="Arial" w:hAnsi="Arial" w:cs="Arial"/>
            <w:b/>
            <w:bCs/>
            <w:noProof/>
            <w:sz w:val="22"/>
            <w:szCs w:val="22"/>
          </w:rPr>
          <w:lastRenderedPageBreak/>
          <w:drawing>
            <wp:inline distT="0" distB="0" distL="0" distR="0" wp14:anchorId="4CC992CE" wp14:editId="6C11B988">
              <wp:extent cx="4309110" cy="8229600"/>
              <wp:effectExtent l="0" t="0" r="0" b="0"/>
              <wp:docPr id="1406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2597" name=""/>
                      <pic:cNvPicPr/>
                    </pic:nvPicPr>
                    <pic:blipFill>
                      <a:blip r:embed="rId30"/>
                      <a:stretch>
                        <a:fillRect/>
                      </a:stretch>
                    </pic:blipFill>
                    <pic:spPr>
                      <a:xfrm>
                        <a:off x="0" y="0"/>
                        <a:ext cx="4309110" cy="8229600"/>
                      </a:xfrm>
                      <a:prstGeom prst="rect">
                        <a:avLst/>
                      </a:prstGeom>
                    </pic:spPr>
                  </pic:pic>
                </a:graphicData>
              </a:graphic>
            </wp:inline>
          </w:drawing>
        </w:r>
      </w:ins>
    </w:p>
    <w:p w14:paraId="6FA6D9DE" w14:textId="7E8151C6" w:rsidR="00101A14" w:rsidRDefault="00101A14" w:rsidP="00081385">
      <w:pPr>
        <w:spacing w:line="360" w:lineRule="auto"/>
        <w:rPr>
          <w:rFonts w:ascii="Arial" w:hAnsi="Arial" w:cs="Arial"/>
          <w:b/>
          <w:bCs/>
          <w:sz w:val="22"/>
          <w:szCs w:val="22"/>
        </w:rPr>
      </w:pPr>
      <w:ins w:id="168" w:author="Keene-Snickers,Lexi" w:date="2025-05-02T16:31:00Z" w16du:dateUtc="2025-05-02T22:31:00Z">
        <w:r w:rsidRPr="0025169D">
          <w:rPr>
            <w:rFonts w:ascii="Arial" w:hAnsi="Arial" w:cs="Arial"/>
            <w:b/>
            <w:bCs/>
            <w:noProof/>
            <w:sz w:val="22"/>
            <w:szCs w:val="22"/>
          </w:rPr>
          <w:lastRenderedPageBreak/>
          <w:drawing>
            <wp:inline distT="0" distB="0" distL="0" distR="0" wp14:anchorId="7F07884B" wp14:editId="5F04A90B">
              <wp:extent cx="4309110" cy="8229600"/>
              <wp:effectExtent l="0" t="0" r="0" b="0"/>
              <wp:docPr id="1147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1892" name=""/>
                      <pic:cNvPicPr/>
                    </pic:nvPicPr>
                    <pic:blipFill>
                      <a:blip r:embed="rId31"/>
                      <a:stretch>
                        <a:fillRect/>
                      </a:stretch>
                    </pic:blipFill>
                    <pic:spPr>
                      <a:xfrm>
                        <a:off x="0" y="0"/>
                        <a:ext cx="4309110" cy="8229600"/>
                      </a:xfrm>
                      <a:prstGeom prst="rect">
                        <a:avLst/>
                      </a:prstGeom>
                    </pic:spPr>
                  </pic:pic>
                </a:graphicData>
              </a:graphic>
            </wp:inline>
          </w:drawing>
        </w:r>
      </w:ins>
    </w:p>
    <w:p w14:paraId="2EAB0C86" w14:textId="249CA28D" w:rsidR="0025169D" w:rsidRDefault="0025169D" w:rsidP="00081385">
      <w:pPr>
        <w:spacing w:line="360" w:lineRule="auto"/>
        <w:rPr>
          <w:rFonts w:ascii="Arial" w:hAnsi="Arial" w:cs="Arial"/>
          <w:b/>
          <w:bCs/>
          <w:sz w:val="22"/>
          <w:szCs w:val="22"/>
        </w:rPr>
      </w:pPr>
    </w:p>
    <w:p w14:paraId="79A21868" w14:textId="18FB9762" w:rsidR="0093677A" w:rsidRDefault="0025169D"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589618A5" wp14:editId="53A0F8DB">
            <wp:extent cx="5905500" cy="5041900"/>
            <wp:effectExtent l="0" t="0" r="0" b="0"/>
            <wp:docPr id="2047016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6829" name="Picture 2047016829"/>
                    <pic:cNvPicPr/>
                  </pic:nvPicPr>
                  <pic:blipFill>
                    <a:blip r:embed="rId32"/>
                    <a:stretch>
                      <a:fillRect/>
                    </a:stretch>
                  </pic:blipFill>
                  <pic:spPr>
                    <a:xfrm>
                      <a:off x="0" y="0"/>
                      <a:ext cx="5905500" cy="5041900"/>
                    </a:xfrm>
                    <a:prstGeom prst="rect">
                      <a:avLst/>
                    </a:prstGeom>
                  </pic:spPr>
                </pic:pic>
              </a:graphicData>
            </a:graphic>
          </wp:inline>
        </w:drawing>
      </w:r>
    </w:p>
    <w:p w14:paraId="3BBC2A68" w14:textId="670B9F22" w:rsidR="00A94DFE" w:rsidRPr="006264D3" w:rsidRDefault="00A94DFE" w:rsidP="00081385">
      <w:pPr>
        <w:spacing w:line="360" w:lineRule="auto"/>
        <w:rPr>
          <w:rFonts w:ascii="Arial" w:hAnsi="Arial" w:cs="Arial"/>
          <w:sz w:val="22"/>
          <w:szCs w:val="22"/>
        </w:rPr>
      </w:pPr>
      <w:commentRangeStart w:id="169"/>
      <w:r>
        <w:rPr>
          <w:rFonts w:ascii="Arial" w:hAnsi="Arial" w:cs="Arial"/>
          <w:b/>
          <w:bCs/>
          <w:sz w:val="22"/>
          <w:szCs w:val="22"/>
        </w:rPr>
        <w:t>Figure 9</w:t>
      </w:r>
      <w:commentRangeEnd w:id="169"/>
      <w:r w:rsidR="009E5AF8">
        <w:rPr>
          <w:rStyle w:val="CommentReference"/>
        </w:rPr>
        <w:commentReference w:id="169"/>
      </w:r>
      <w:r>
        <w:rPr>
          <w:rFonts w:ascii="Arial" w:hAnsi="Arial" w:cs="Arial"/>
          <w:b/>
          <w:bCs/>
          <w:sz w:val="22"/>
          <w:szCs w:val="22"/>
        </w:rPr>
        <w:t xml:space="preserve">: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 xml:space="preserve">An asymptotic p-value of </w:t>
      </w:r>
      <w:commentRangeStart w:id="170"/>
      <w:r w:rsidR="006264D3">
        <w:rPr>
          <w:rFonts w:ascii="Arial" w:hAnsi="Arial" w:cs="Arial"/>
          <w:sz w:val="22"/>
          <w:szCs w:val="22"/>
        </w:rPr>
        <w:t xml:space="preserve">0.09 </w:t>
      </w:r>
      <w:commentRangeEnd w:id="170"/>
      <w:r w:rsidR="009E5AF8">
        <w:rPr>
          <w:rStyle w:val="CommentReference"/>
        </w:rPr>
        <w:commentReference w:id="170"/>
      </w:r>
      <w:r w:rsidR="006264D3">
        <w:rPr>
          <w:rFonts w:ascii="Arial" w:hAnsi="Arial" w:cs="Arial"/>
          <w:sz w:val="22"/>
          <w:szCs w:val="22"/>
        </w:rPr>
        <w:t>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40E1CDFD"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To remove the potentially confounding effect of co-infection, we focused this analysis on non-co-infected samples (</w:t>
      </w:r>
      <w:r w:rsidR="00D77DF8" w:rsidRPr="006264D3">
        <w:rPr>
          <w:rFonts w:ascii="Arial" w:hAnsi="Arial" w:cs="Arial"/>
          <w:b/>
          <w:bCs/>
          <w:color w:val="000000"/>
          <w:sz w:val="22"/>
          <w:szCs w:val="22"/>
        </w:rPr>
        <w:t>Fig. 3</w:t>
      </w:r>
      <w:r w:rsidR="00D77DF8">
        <w:rPr>
          <w:rFonts w:ascii="Arial" w:hAnsi="Arial" w:cs="Arial"/>
          <w:color w:val="000000"/>
          <w:sz w:val="22"/>
          <w:szCs w:val="22"/>
        </w:rPr>
        <w:t>).</w:t>
      </w:r>
      <w:r w:rsidR="001100B4">
        <w:rPr>
          <w:rFonts w:ascii="Arial" w:hAnsi="Arial" w:cs="Arial"/>
          <w:color w:val="000000"/>
          <w:sz w:val="22"/>
          <w:szCs w:val="22"/>
        </w:rPr>
        <w:t xml:space="preserve"> Due to the multimodal distributions of infection levels observed in </w:t>
      </w:r>
      <w:r w:rsidR="001100B4">
        <w:rPr>
          <w:rFonts w:ascii="Arial" w:hAnsi="Arial" w:cs="Arial"/>
          <w:color w:val="000000"/>
          <w:sz w:val="22"/>
          <w:szCs w:val="22"/>
        </w:rPr>
        <w:lastRenderedPageBreak/>
        <w:t>galbut virus and chaq virus, the median was used to calculate the fold difference in galbut A and B genotype infection levels (</w:t>
      </w:r>
      <w:r w:rsidR="006264D3" w:rsidRPr="006264D3">
        <w:rPr>
          <w:rFonts w:ascii="Arial" w:hAnsi="Arial" w:cs="Arial"/>
          <w:b/>
          <w:bCs/>
          <w:color w:val="000000"/>
          <w:sz w:val="22"/>
          <w:szCs w:val="22"/>
        </w:rPr>
        <w:t>Fig. 1C &amp;</w:t>
      </w:r>
      <w:r w:rsidR="006264D3">
        <w:rPr>
          <w:rFonts w:ascii="Arial" w:hAnsi="Arial" w:cs="Arial"/>
          <w:color w:val="000000"/>
          <w:sz w:val="22"/>
          <w:szCs w:val="22"/>
        </w:rPr>
        <w:t xml:space="preserve"> </w:t>
      </w:r>
      <w:r w:rsidR="001100B4" w:rsidRPr="009170D5">
        <w:rPr>
          <w:rFonts w:ascii="Arial" w:hAnsi="Arial" w:cs="Arial"/>
          <w:b/>
          <w:bCs/>
          <w:color w:val="000000"/>
          <w:sz w:val="22"/>
          <w:szCs w:val="22"/>
        </w:rPr>
        <w:t xml:space="preserve">Supp. Fig. </w:t>
      </w:r>
      <w:ins w:id="171" w:author="Keene-Snickers,Lexi" w:date="2025-05-02T16:35:00Z" w16du:dateUtc="2025-05-02T22:35:00Z">
        <w:r w:rsidR="00101A14">
          <w:rPr>
            <w:rFonts w:ascii="Arial" w:hAnsi="Arial" w:cs="Arial"/>
            <w:b/>
            <w:bCs/>
            <w:color w:val="000000"/>
            <w:sz w:val="22"/>
            <w:szCs w:val="22"/>
          </w:rPr>
          <w:t>5</w:t>
        </w:r>
      </w:ins>
      <w:del w:id="172" w:author="Keene-Snickers,Lexi" w:date="2025-05-02T16:35:00Z" w16du:dateUtc="2025-05-02T22:35:00Z">
        <w:r w:rsidR="001100B4" w:rsidRPr="009170D5" w:rsidDel="00101A14">
          <w:rPr>
            <w:rFonts w:ascii="Arial" w:hAnsi="Arial" w:cs="Arial"/>
            <w:b/>
            <w:bCs/>
            <w:color w:val="000000"/>
            <w:sz w:val="22"/>
            <w:szCs w:val="22"/>
          </w:rPr>
          <w:delText>7</w:delText>
        </w:r>
      </w:del>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albut virus genotype 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Pr>
          <w:rFonts w:ascii="Arial" w:hAnsi="Arial" w:cs="Arial"/>
          <w:color w:val="000000"/>
          <w:sz w:val="22"/>
          <w:szCs w:val="22"/>
        </w:rPr>
        <w:t xml:space="preserve">). </w:t>
      </w:r>
      <w:ins w:id="173" w:author="Stenglein,Mark" w:date="2025-05-16T15:48:00Z" w16du:dateUtc="2025-05-16T21:48:00Z">
        <w:r w:rsidR="009E5AF8">
          <w:rPr>
            <w:rFonts w:ascii="Arial" w:hAnsi="Arial" w:cs="Arial"/>
            <w:color w:val="000000"/>
            <w:sz w:val="22"/>
            <w:szCs w:val="22"/>
          </w:rPr>
          <w:t xml:space="preserve">Despite this higher median level, some galbut clade A samples had </w:t>
        </w:r>
        <w:r w:rsidR="002E6323">
          <w:rPr>
            <w:rFonts w:ascii="Arial" w:hAnsi="Arial" w:cs="Arial"/>
            <w:color w:val="000000"/>
            <w:sz w:val="22"/>
            <w:szCs w:val="22"/>
          </w:rPr>
          <w:t>the</w:t>
        </w:r>
        <w:r w:rsidR="009E5AF8">
          <w:rPr>
            <w:rFonts w:ascii="Arial" w:hAnsi="Arial" w:cs="Arial"/>
            <w:color w:val="000000"/>
            <w:sz w:val="22"/>
            <w:szCs w:val="22"/>
          </w:rPr>
          <w:t xml:space="preserve"> lowe</w:t>
        </w:r>
        <w:r w:rsidR="002E6323">
          <w:rPr>
            <w:rFonts w:ascii="Arial" w:hAnsi="Arial" w:cs="Arial"/>
            <w:color w:val="000000"/>
            <w:sz w:val="22"/>
            <w:szCs w:val="22"/>
          </w:rPr>
          <w:t>st</w:t>
        </w:r>
        <w:r w:rsidR="009E5AF8">
          <w:rPr>
            <w:rFonts w:ascii="Arial" w:hAnsi="Arial" w:cs="Arial"/>
            <w:color w:val="000000"/>
            <w:sz w:val="22"/>
            <w:szCs w:val="22"/>
          </w:rPr>
          <w:t xml:space="preserve"> RNA levels</w:t>
        </w:r>
        <w:r w:rsidR="002E6323">
          <w:rPr>
            <w:rFonts w:ascii="Arial" w:hAnsi="Arial" w:cs="Arial"/>
            <w:color w:val="000000"/>
            <w:sz w:val="22"/>
            <w:szCs w:val="22"/>
          </w:rPr>
          <w:t>, below 100 RPM.</w:t>
        </w:r>
      </w:ins>
    </w:p>
    <w:p w14:paraId="1B5A626B" w14:textId="77777777" w:rsidR="001100B4" w:rsidRDefault="001100B4" w:rsidP="001100B4">
      <w:pPr>
        <w:spacing w:line="360" w:lineRule="auto"/>
        <w:ind w:firstLine="720"/>
        <w:rPr>
          <w:rFonts w:ascii="Arial" w:hAnsi="Arial" w:cs="Arial"/>
          <w:color w:val="000000"/>
          <w:sz w:val="22"/>
          <w:szCs w:val="22"/>
        </w:rPr>
      </w:pPr>
    </w:p>
    <w:p w14:paraId="674CE39B" w14:textId="31CF19B2" w:rsidR="008603AA" w:rsidRDefault="0064613C" w:rsidP="001100B4">
      <w:pPr>
        <w:spacing w:line="360" w:lineRule="auto"/>
        <w:ind w:firstLine="720"/>
        <w:rPr>
          <w:rFonts w:ascii="Arial" w:hAnsi="Arial" w:cs="Arial"/>
          <w:color w:val="000000"/>
          <w:sz w:val="22"/>
          <w:szCs w:val="22"/>
        </w:rPr>
      </w:pPr>
      <w:commentRangeStart w:id="174"/>
      <w:r>
        <w:rPr>
          <w:rFonts w:ascii="Arial" w:hAnsi="Arial" w:cs="Arial"/>
          <w:color w:val="000000"/>
          <w:sz w:val="22"/>
          <w:szCs w:val="22"/>
        </w:rPr>
        <w:t xml:space="preserve">Galbut virus genotype A infections generally </w:t>
      </w:r>
      <w:r w:rsidR="001100B4">
        <w:rPr>
          <w:rFonts w:ascii="Arial" w:hAnsi="Arial" w:cs="Arial"/>
          <w:color w:val="000000"/>
          <w:sz w:val="22"/>
          <w:szCs w:val="22"/>
        </w:rPr>
        <w:t xml:space="preserve">had high numbers of reads. </w:t>
      </w:r>
      <w:r>
        <w:rPr>
          <w:rFonts w:ascii="Arial" w:hAnsi="Arial" w:cs="Arial"/>
          <w:color w:val="000000"/>
          <w:sz w:val="22"/>
          <w:szCs w:val="22"/>
        </w:rPr>
        <w:t xml:space="preserve">Galbut virus genotype B infections </w:t>
      </w:r>
      <w:r w:rsidR="00A73FC8">
        <w:rPr>
          <w:rFonts w:ascii="Arial" w:hAnsi="Arial" w:cs="Arial"/>
          <w:color w:val="000000"/>
          <w:sz w:val="22"/>
          <w:szCs w:val="22"/>
        </w:rPr>
        <w:t>were</w:t>
      </w:r>
      <w:r>
        <w:rPr>
          <w:rFonts w:ascii="Arial" w:hAnsi="Arial" w:cs="Arial"/>
          <w:color w:val="000000"/>
          <w:sz w:val="22"/>
          <w:szCs w:val="22"/>
        </w:rPr>
        <w:t xml:space="preserve"> generally low to mid positives but </w:t>
      </w:r>
      <w:r w:rsidR="002B22F1">
        <w:rPr>
          <w:rFonts w:ascii="Arial" w:hAnsi="Arial" w:cs="Arial"/>
          <w:color w:val="000000"/>
          <w:sz w:val="22"/>
          <w:szCs w:val="22"/>
        </w:rPr>
        <w:t>could</w:t>
      </w:r>
      <w:r>
        <w:rPr>
          <w:rFonts w:ascii="Arial" w:hAnsi="Arial" w:cs="Arial"/>
          <w:color w:val="000000"/>
          <w:sz w:val="22"/>
          <w:szCs w:val="22"/>
        </w:rPr>
        <w:t xml:space="preserve"> replicate to higher levels. </w:t>
      </w:r>
      <w:r w:rsidR="001100B4">
        <w:rPr>
          <w:rFonts w:ascii="Arial" w:hAnsi="Arial" w:cs="Arial"/>
          <w:color w:val="000000"/>
          <w:sz w:val="22"/>
          <w:szCs w:val="22"/>
        </w:rPr>
        <w:t xml:space="preserve">Five clade A samples had fewer than 100 RPM, lower than any clade B sample. Investigation of these samples did not reveal a simple explanation as to why they received fewer galbut virus reads compared to other clade A samples. </w:t>
      </w:r>
      <w:commentRangeEnd w:id="174"/>
      <w:r w:rsidR="009E5AF8">
        <w:rPr>
          <w:rStyle w:val="CommentReference"/>
        </w:rPr>
        <w:commentReference w:id="174"/>
      </w:r>
    </w:p>
    <w:p w14:paraId="0BC49E55" w14:textId="77777777" w:rsidR="008603AA" w:rsidRDefault="008603AA" w:rsidP="00081385">
      <w:pPr>
        <w:spacing w:line="360" w:lineRule="auto"/>
        <w:ind w:firstLine="720"/>
        <w:rPr>
          <w:rFonts w:ascii="Arial" w:hAnsi="Arial" w:cs="Arial"/>
          <w:color w:val="000000"/>
          <w:sz w:val="22"/>
          <w:szCs w:val="22"/>
        </w:rPr>
      </w:pPr>
    </w:p>
    <w:p w14:paraId="30B46F8F" w14:textId="20D04460"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Fig. 9B</w:t>
      </w:r>
      <w:r w:rsidR="00921649">
        <w:rPr>
          <w:rFonts w:ascii="Arial" w:hAnsi="Arial" w:cs="Arial"/>
          <w:color w:val="000000"/>
          <w:sz w:val="22"/>
          <w:szCs w:val="22"/>
        </w:rPr>
        <w:t xml:space="preserve">; p-value = </w:t>
      </w:r>
      <w:r w:rsidR="0064613C">
        <w:rPr>
          <w:rFonts w:ascii="Arial" w:hAnsi="Arial" w:cs="Arial"/>
          <w:color w:val="000000"/>
          <w:sz w:val="22"/>
          <w:szCs w:val="22"/>
        </w:rPr>
        <w:t>0.24</w:t>
      </w:r>
      <w:r w:rsidR="00921649">
        <w:rPr>
          <w:rFonts w:ascii="Arial" w:hAnsi="Arial" w:cs="Arial"/>
          <w:color w:val="000000"/>
          <w:sz w:val="22"/>
          <w:szCs w:val="22"/>
        </w:rPr>
        <w:t>).</w:t>
      </w:r>
      <w:r w:rsidR="0064613C">
        <w:rPr>
          <w:rFonts w:ascii="Arial" w:hAnsi="Arial" w:cs="Arial"/>
          <w:color w:val="000000"/>
          <w:sz w:val="22"/>
          <w:szCs w:val="22"/>
        </w:rPr>
        <w:t xml:space="preserve"> </w:t>
      </w:r>
      <w:ins w:id="175" w:author="Stenglein,Mark" w:date="2025-05-16T15:47:00Z" w16du:dateUtc="2025-05-16T21:47:00Z">
        <w:r w:rsidR="009E5AF8">
          <w:rPr>
            <w:rFonts w:ascii="Arial" w:hAnsi="Arial" w:cs="Arial"/>
            <w:color w:val="000000"/>
            <w:sz w:val="22"/>
            <w:szCs w:val="22"/>
          </w:rPr>
          <w:t xml:space="preserve">However, </w:t>
        </w:r>
      </w:ins>
      <w:del w:id="176" w:author="Stenglein,Mark" w:date="2025-05-16T15:47:00Z" w16du:dateUtc="2025-05-16T21:47:00Z">
        <w:r w:rsidR="001100B4" w:rsidDel="009E5AF8">
          <w:rPr>
            <w:rFonts w:ascii="Arial" w:hAnsi="Arial" w:cs="Arial"/>
            <w:color w:val="000000"/>
            <w:sz w:val="22"/>
            <w:szCs w:val="22"/>
          </w:rPr>
          <w:delText>S</w:delText>
        </w:r>
      </w:del>
      <w:ins w:id="177" w:author="Stenglein,Mark" w:date="2025-05-16T15:47:00Z" w16du:dateUtc="2025-05-16T21:47:00Z">
        <w:r w:rsidR="009E5AF8">
          <w:rPr>
            <w:rFonts w:ascii="Arial" w:hAnsi="Arial" w:cs="Arial"/>
            <w:color w:val="000000"/>
            <w:sz w:val="22"/>
            <w:szCs w:val="22"/>
          </w:rPr>
          <w:t>s</w:t>
        </w:r>
      </w:ins>
      <w:r w:rsidR="001100B4">
        <w:rPr>
          <w:rFonts w:ascii="Arial" w:hAnsi="Arial" w:cs="Arial"/>
          <w:color w:val="000000"/>
          <w:sz w:val="22"/>
          <w:szCs w:val="22"/>
        </w:rPr>
        <w:t>amples</w:t>
      </w:r>
      <w:r w:rsidR="00CE360A">
        <w:rPr>
          <w:rFonts w:ascii="Arial" w:hAnsi="Arial" w:cs="Arial"/>
          <w:color w:val="000000"/>
          <w:sz w:val="22"/>
          <w:szCs w:val="22"/>
        </w:rPr>
        <w:t xml:space="preserve"> with chaq virus exhibited a much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BE7E27" w:rsidRPr="00172A8D">
        <w:rPr>
          <w:rFonts w:ascii="Arial" w:hAnsi="Arial" w:cs="Arial"/>
          <w:color w:val="000000"/>
          <w:sz w:val="22"/>
          <w:szCs w:val="22"/>
        </w:rPr>
        <w:t xml:space="preserve">Samples </w:t>
      </w:r>
      <w:del w:id="178" w:author="Stenglein,Mark" w:date="2025-05-16T15:47:00Z" w16du:dateUtc="2025-05-16T21:47:00Z">
        <w:r w:rsidR="00BE7E27" w:rsidRPr="00172A8D" w:rsidDel="009E5AF8">
          <w:rPr>
            <w:rFonts w:ascii="Arial" w:hAnsi="Arial" w:cs="Arial"/>
            <w:color w:val="000000"/>
            <w:sz w:val="22"/>
            <w:szCs w:val="22"/>
          </w:rPr>
          <w:delText xml:space="preserve">negative for </w:delText>
        </w:r>
      </w:del>
      <w:ins w:id="179" w:author="Stenglein,Mark" w:date="2025-05-16T15:47:00Z" w16du:dateUtc="2025-05-16T21:47:00Z">
        <w:r w:rsidR="009E5AF8">
          <w:rPr>
            <w:rFonts w:ascii="Arial" w:hAnsi="Arial" w:cs="Arial"/>
            <w:color w:val="000000"/>
            <w:sz w:val="22"/>
            <w:szCs w:val="22"/>
          </w:rPr>
          <w:t xml:space="preserve">without </w:t>
        </w:r>
      </w:ins>
      <w:r w:rsidR="00BE7E27" w:rsidRPr="00172A8D">
        <w:rPr>
          <w:rFonts w:ascii="Arial" w:hAnsi="Arial" w:cs="Arial"/>
          <w:color w:val="000000"/>
          <w:sz w:val="22"/>
          <w:szCs w:val="22"/>
        </w:rPr>
        <w:t xml:space="preserve">chaq </w:t>
      </w:r>
      <w:del w:id="180" w:author="Stenglein,Mark" w:date="2025-05-16T15:47:00Z" w16du:dateUtc="2025-05-16T21:47:00Z">
        <w:r w:rsidR="00662F11" w:rsidRPr="00172A8D" w:rsidDel="009E5AF8">
          <w:rPr>
            <w:rFonts w:ascii="Arial" w:hAnsi="Arial" w:cs="Arial"/>
            <w:color w:val="000000"/>
            <w:sz w:val="22"/>
            <w:szCs w:val="22"/>
          </w:rPr>
          <w:delText xml:space="preserve">were all </w:delText>
        </w:r>
      </w:del>
      <w:r w:rsidR="00662F11" w:rsidRPr="00172A8D">
        <w:rPr>
          <w:rFonts w:ascii="Arial" w:hAnsi="Arial" w:cs="Arial"/>
          <w:color w:val="000000"/>
          <w:sz w:val="22"/>
          <w:szCs w:val="22"/>
        </w:rPr>
        <w:t xml:space="preserve">clustered together in the middle of the </w:t>
      </w:r>
      <w:ins w:id="181" w:author="Stenglein,Mark" w:date="2025-05-16T15:47:00Z" w16du:dateUtc="2025-05-16T21:47:00Z">
        <w:r w:rsidR="009E5AF8">
          <w:rPr>
            <w:rFonts w:ascii="Arial" w:hAnsi="Arial" w:cs="Arial"/>
            <w:color w:val="000000"/>
            <w:sz w:val="22"/>
            <w:szCs w:val="22"/>
          </w:rPr>
          <w:t xml:space="preserve">much wider </w:t>
        </w:r>
      </w:ins>
      <w:r w:rsidR="00662F11" w:rsidRPr="00172A8D">
        <w:rPr>
          <w:rFonts w:ascii="Arial" w:hAnsi="Arial" w:cs="Arial"/>
          <w:color w:val="000000"/>
          <w:sz w:val="22"/>
          <w:szCs w:val="22"/>
        </w:rPr>
        <w:t>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5DF29ECF" w14:textId="77777777" w:rsidR="00662F11" w:rsidRDefault="00662F11" w:rsidP="00081385">
      <w:pPr>
        <w:spacing w:line="360" w:lineRule="auto"/>
        <w:ind w:firstLine="720"/>
        <w:rPr>
          <w:rFonts w:ascii="Arial" w:hAnsi="Arial" w:cs="Arial"/>
          <w:color w:val="000000"/>
          <w:sz w:val="22"/>
          <w:szCs w:val="22"/>
        </w:rPr>
      </w:pPr>
    </w:p>
    <w:p w14:paraId="1926EC8C" w14:textId="1143FB7B" w:rsidR="00C21F48" w:rsidRDefault="004023D8" w:rsidP="00081385">
      <w:pPr>
        <w:spacing w:line="360" w:lineRule="auto"/>
        <w:ind w:firstLine="720"/>
        <w:rPr>
          <w:rFonts w:ascii="Arial" w:hAnsi="Arial" w:cs="Arial"/>
          <w:color w:val="000000"/>
          <w:sz w:val="22"/>
          <w:szCs w:val="22"/>
        </w:rPr>
      </w:pPr>
      <w:commentRangeStart w:id="182"/>
      <w:r w:rsidRPr="005E70EB">
        <w:rPr>
          <w:rFonts w:ascii="Arial" w:hAnsi="Arial" w:cs="Arial"/>
          <w:b/>
          <w:bCs/>
          <w:color w:val="000000"/>
          <w:sz w:val="22"/>
          <w:szCs w:val="22"/>
        </w:rPr>
        <w:t>Figure 9</w:t>
      </w:r>
      <w:r>
        <w:rPr>
          <w:rFonts w:ascii="Arial" w:hAnsi="Arial" w:cs="Arial"/>
          <w:color w:val="000000"/>
          <w:sz w:val="22"/>
          <w:szCs w:val="22"/>
        </w:rPr>
        <w:t xml:space="preserve"> and our RT-qPCR data (</w:t>
      </w:r>
      <w:r w:rsidRPr="005E70EB">
        <w:rPr>
          <w:rFonts w:ascii="Arial" w:hAnsi="Arial" w:cs="Arial"/>
          <w:b/>
          <w:bCs/>
          <w:color w:val="000000"/>
          <w:sz w:val="22"/>
          <w:szCs w:val="22"/>
        </w:rPr>
        <w:t>Fig. 1</w:t>
      </w:r>
      <w:r>
        <w:rPr>
          <w:rFonts w:ascii="Arial" w:hAnsi="Arial" w:cs="Arial"/>
          <w:color w:val="000000"/>
          <w:sz w:val="22"/>
          <w:szCs w:val="22"/>
        </w:rPr>
        <w:t xml:space="preserve">) </w:t>
      </w:r>
      <w:r w:rsidR="00A137AA">
        <w:rPr>
          <w:rFonts w:ascii="Arial" w:hAnsi="Arial" w:cs="Arial"/>
          <w:color w:val="000000"/>
          <w:sz w:val="22"/>
          <w:szCs w:val="22"/>
        </w:rPr>
        <w:t xml:space="preserve">indicated </w:t>
      </w:r>
      <w:r w:rsidR="00662F11">
        <w:rPr>
          <w:rFonts w:ascii="Arial" w:hAnsi="Arial" w:cs="Arial"/>
          <w:color w:val="000000"/>
          <w:sz w:val="22"/>
          <w:szCs w:val="22"/>
        </w:rPr>
        <w:t xml:space="preserve">that </w:t>
      </w:r>
      <w:r w:rsidR="00A137AA">
        <w:rPr>
          <w:rFonts w:ascii="Arial" w:hAnsi="Arial" w:cs="Arial"/>
          <w:color w:val="000000"/>
          <w:sz w:val="22"/>
          <w:szCs w:val="22"/>
        </w:rPr>
        <w:t xml:space="preserve">clade A galbut virus RNA levels exhibited a </w:t>
      </w:r>
      <w:r w:rsidR="00662F11">
        <w:rPr>
          <w:rFonts w:ascii="Arial" w:hAnsi="Arial" w:cs="Arial"/>
          <w:color w:val="000000"/>
          <w:sz w:val="22"/>
          <w:szCs w:val="22"/>
        </w:rPr>
        <w:t xml:space="preserve">bimodal </w:t>
      </w:r>
      <w:r w:rsidR="00A137AA">
        <w:rPr>
          <w:rFonts w:ascii="Arial" w:hAnsi="Arial" w:cs="Arial"/>
          <w:color w:val="000000"/>
          <w:sz w:val="22"/>
          <w:szCs w:val="22"/>
        </w:rPr>
        <w:t>distribution</w:t>
      </w:r>
      <w:r>
        <w:rPr>
          <w:rFonts w:ascii="Arial" w:hAnsi="Arial" w:cs="Arial"/>
          <w:color w:val="000000"/>
          <w:sz w:val="22"/>
          <w:szCs w:val="22"/>
        </w:rPr>
        <w:t>. To investigate this</w:t>
      </w:r>
      <w:r w:rsidR="00662F11">
        <w:rPr>
          <w:rFonts w:ascii="Arial" w:hAnsi="Arial" w:cs="Arial"/>
          <w:color w:val="000000"/>
          <w:sz w:val="22"/>
          <w:szCs w:val="22"/>
        </w:rPr>
        <w:t>,</w:t>
      </w:r>
      <w:r>
        <w:rPr>
          <w:rFonts w:ascii="Arial" w:hAnsi="Arial" w:cs="Arial"/>
          <w:color w:val="000000"/>
          <w:sz w:val="22"/>
          <w:szCs w:val="22"/>
        </w:rPr>
        <w:t xml:space="preserve"> we plotted </w:t>
      </w:r>
      <w:r w:rsidR="00662F11">
        <w:rPr>
          <w:rFonts w:ascii="Arial" w:hAnsi="Arial" w:cs="Arial"/>
          <w:color w:val="000000"/>
          <w:sz w:val="22"/>
          <w:szCs w:val="22"/>
        </w:rPr>
        <w:t xml:space="preserve">a histogram of </w:t>
      </w:r>
      <w:r>
        <w:rPr>
          <w:rFonts w:ascii="Arial" w:hAnsi="Arial" w:cs="Arial"/>
          <w:color w:val="000000"/>
          <w:sz w:val="22"/>
          <w:szCs w:val="22"/>
        </w:rPr>
        <w:t xml:space="preserve">RPM </w:t>
      </w:r>
      <w:r w:rsidR="00662F11">
        <w:rPr>
          <w:rFonts w:ascii="Arial" w:hAnsi="Arial" w:cs="Arial"/>
          <w:color w:val="000000"/>
          <w:sz w:val="22"/>
          <w:szCs w:val="22"/>
        </w:rPr>
        <w:t>faceted by</w:t>
      </w:r>
      <w:r>
        <w:rPr>
          <w:rFonts w:ascii="Arial" w:hAnsi="Arial" w:cs="Arial"/>
          <w:color w:val="000000"/>
          <w:sz w:val="22"/>
          <w:szCs w:val="22"/>
        </w:rPr>
        <w:t xml:space="preserve"> segment</w:t>
      </w:r>
      <w:r w:rsidR="0064613C">
        <w:rPr>
          <w:rFonts w:ascii="Arial" w:hAnsi="Arial" w:cs="Arial"/>
          <w:color w:val="000000"/>
          <w:sz w:val="22"/>
          <w:szCs w:val="22"/>
        </w:rPr>
        <w:t xml:space="preserve"> including partial sequences</w:t>
      </w:r>
      <w:r>
        <w:rPr>
          <w:rFonts w:ascii="Arial" w:hAnsi="Arial" w:cs="Arial"/>
          <w:color w:val="000000"/>
          <w:sz w:val="22"/>
          <w:szCs w:val="22"/>
        </w:rPr>
        <w:t>.</w:t>
      </w:r>
      <w:r w:rsidR="0064613C">
        <w:rPr>
          <w:rFonts w:ascii="Arial" w:hAnsi="Arial" w:cs="Arial"/>
          <w:color w:val="000000"/>
          <w:sz w:val="22"/>
          <w:szCs w:val="22"/>
        </w:rPr>
        <w:t xml:space="preserve"> There </w:t>
      </w:r>
      <w:r w:rsidR="00E066CD">
        <w:rPr>
          <w:rFonts w:ascii="Arial" w:hAnsi="Arial" w:cs="Arial"/>
          <w:color w:val="000000"/>
          <w:sz w:val="22"/>
          <w:szCs w:val="22"/>
        </w:rPr>
        <w:t>was</w:t>
      </w:r>
      <w:r w:rsidR="0064613C">
        <w:rPr>
          <w:rFonts w:ascii="Arial" w:hAnsi="Arial" w:cs="Arial"/>
          <w:color w:val="000000"/>
          <w:sz w:val="22"/>
          <w:szCs w:val="22"/>
        </w:rPr>
        <w:t xml:space="preserve"> a bimodal distribution in galbut virus RNA 1 and 2 </w:t>
      </w:r>
      <w:r w:rsidR="00E066CD">
        <w:rPr>
          <w:rFonts w:ascii="Arial" w:hAnsi="Arial" w:cs="Arial"/>
          <w:color w:val="000000"/>
          <w:sz w:val="22"/>
          <w:szCs w:val="22"/>
        </w:rPr>
        <w:t xml:space="preserve">levels </w:t>
      </w:r>
      <w:r w:rsidR="0064613C">
        <w:rPr>
          <w:rFonts w:ascii="Arial" w:hAnsi="Arial" w:cs="Arial"/>
          <w:color w:val="000000"/>
          <w:sz w:val="22"/>
          <w:szCs w:val="22"/>
        </w:rPr>
        <w:t>and a trimodal distribution in galbut virus RNA 3 and chaq virus</w:t>
      </w:r>
      <w:r w:rsidR="00E066CD">
        <w:rPr>
          <w:rFonts w:ascii="Arial" w:hAnsi="Arial" w:cs="Arial"/>
          <w:color w:val="000000"/>
          <w:sz w:val="22"/>
          <w:szCs w:val="22"/>
        </w:rPr>
        <w:t xml:space="preserve"> levels</w:t>
      </w:r>
      <w:r w:rsidR="0064613C">
        <w:rPr>
          <w:rFonts w:ascii="Arial" w:hAnsi="Arial" w:cs="Arial"/>
          <w:color w:val="000000"/>
          <w:sz w:val="22"/>
          <w:szCs w:val="22"/>
        </w:rPr>
        <w:t>. This agrees with the distributions seen in Figures 1 and 9</w:t>
      </w:r>
      <w:r>
        <w:rPr>
          <w:rFonts w:ascii="Arial" w:hAnsi="Arial" w:cs="Arial"/>
          <w:color w:val="000000"/>
          <w:sz w:val="22"/>
          <w:szCs w:val="22"/>
        </w:rPr>
        <w:t xml:space="preserve"> (</w:t>
      </w:r>
      <w:r w:rsidRPr="005E70EB">
        <w:rPr>
          <w:rFonts w:ascii="Arial" w:hAnsi="Arial" w:cs="Arial"/>
          <w:b/>
          <w:bCs/>
          <w:color w:val="000000"/>
          <w:sz w:val="22"/>
          <w:szCs w:val="22"/>
        </w:rPr>
        <w:t xml:space="preserve">Supp. Fig. </w:t>
      </w:r>
      <w:ins w:id="183" w:author="Keene-Snickers,Lexi" w:date="2025-05-02T16:35:00Z" w16du:dateUtc="2025-05-02T22:35:00Z">
        <w:r w:rsidR="00101A14">
          <w:rPr>
            <w:rFonts w:ascii="Arial" w:hAnsi="Arial" w:cs="Arial"/>
            <w:b/>
            <w:bCs/>
            <w:color w:val="000000"/>
            <w:sz w:val="22"/>
            <w:szCs w:val="22"/>
          </w:rPr>
          <w:t>5</w:t>
        </w:r>
      </w:ins>
      <w:del w:id="184" w:author="Keene-Snickers,Lexi" w:date="2025-05-02T16:35:00Z" w16du:dateUtc="2025-05-02T22:35:00Z">
        <w:r w:rsidRPr="005E70EB" w:rsidDel="00101A14">
          <w:rPr>
            <w:rFonts w:ascii="Arial" w:hAnsi="Arial" w:cs="Arial"/>
            <w:b/>
            <w:bCs/>
            <w:color w:val="000000"/>
            <w:sz w:val="22"/>
            <w:szCs w:val="22"/>
          </w:rPr>
          <w:delText>7</w:delText>
        </w:r>
      </w:del>
      <w:r>
        <w:rPr>
          <w:rFonts w:ascii="Arial" w:hAnsi="Arial" w:cs="Arial"/>
          <w:color w:val="000000"/>
          <w:sz w:val="22"/>
          <w:szCs w:val="22"/>
        </w:rPr>
        <w:t>).</w:t>
      </w:r>
      <w:r w:rsidR="00662F11">
        <w:rPr>
          <w:rFonts w:ascii="Arial" w:hAnsi="Arial" w:cs="Arial"/>
          <w:color w:val="000000"/>
          <w:sz w:val="22"/>
          <w:szCs w:val="22"/>
        </w:rPr>
        <w:t xml:space="preserve"> </w:t>
      </w:r>
      <w:commentRangeEnd w:id="182"/>
      <w:r w:rsidR="002E6323">
        <w:rPr>
          <w:rStyle w:val="CommentReference"/>
        </w:rPr>
        <w:commentReference w:id="182"/>
      </w:r>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73FD5A3F" w:rsidR="008603AA" w:rsidRDefault="001100B4" w:rsidP="00081385">
      <w:pPr>
        <w:spacing w:line="360" w:lineRule="auto"/>
        <w:rPr>
          <w:rFonts w:ascii="Arial" w:hAnsi="Arial" w:cs="Arial"/>
          <w:b/>
          <w:bCs/>
          <w:sz w:val="22"/>
          <w:szCs w:val="22"/>
        </w:rPr>
      </w:pPr>
      <w:r>
        <w:rPr>
          <w:rFonts w:ascii="Arial" w:hAnsi="Arial" w:cs="Arial"/>
          <w:b/>
          <w:bCs/>
          <w:noProof/>
          <w:sz w:val="22"/>
          <w:szCs w:val="22"/>
        </w:rPr>
        <w:lastRenderedPageBreak/>
        <w:drawing>
          <wp:inline distT="0" distB="0" distL="0" distR="0" wp14:anchorId="259229B7" wp14:editId="29B07BBA">
            <wp:extent cx="5943600" cy="2652395"/>
            <wp:effectExtent l="0" t="0" r="0" b="1905"/>
            <wp:docPr id="144036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9566" name="Picture 1440369566"/>
                    <pic:cNvPicPr/>
                  </pic:nvPicPr>
                  <pic:blipFill>
                    <a:blip r:embed="rId33"/>
                    <a:stretch>
                      <a:fillRect/>
                    </a:stretch>
                  </pic:blipFill>
                  <pic:spPr>
                    <a:xfrm>
                      <a:off x="0" y="0"/>
                      <a:ext cx="5943600" cy="2652395"/>
                    </a:xfrm>
                    <a:prstGeom prst="rect">
                      <a:avLst/>
                    </a:prstGeom>
                  </pic:spPr>
                </pic:pic>
              </a:graphicData>
            </a:graphic>
          </wp:inline>
        </w:drawing>
      </w:r>
    </w:p>
    <w:p w14:paraId="298ABE6A" w14:textId="08637F1F"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genotype A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Boxplot of total galbut virus reads (per million) </w:t>
      </w:r>
      <w:r w:rsidR="001100B4">
        <w:rPr>
          <w:rFonts w:ascii="Arial" w:hAnsi="Arial" w:cs="Arial"/>
          <w:sz w:val="22"/>
          <w:szCs w:val="22"/>
        </w:rPr>
        <w:t>for clades A and B</w:t>
      </w:r>
      <w:r w:rsidR="00C21F48">
        <w:rPr>
          <w:rFonts w:ascii="Arial" w:hAnsi="Arial" w:cs="Arial"/>
          <w:sz w:val="22"/>
          <w:szCs w:val="22"/>
        </w:rPr>
        <w:t>. (B) Boxplot of total galbut virus reads (per million) and the presence of chaq virus.</w:t>
      </w:r>
      <w:r w:rsidR="001100B4">
        <w:rPr>
          <w:rFonts w:ascii="Arial" w:hAnsi="Arial" w:cs="Arial"/>
          <w:sz w:val="22"/>
          <w:szCs w:val="22"/>
        </w:rPr>
        <w:t xml:space="preserve"> Samples with evidence of coinfection and for which clade could not be determined were omitted. </w:t>
      </w:r>
    </w:p>
    <w:p w14:paraId="7F6A78C5" w14:textId="77777777" w:rsidR="00290FAD" w:rsidRDefault="00290FAD" w:rsidP="00081385">
      <w:pPr>
        <w:spacing w:line="360" w:lineRule="auto"/>
        <w:rPr>
          <w:rFonts w:ascii="Arial" w:hAnsi="Arial" w:cs="Arial"/>
          <w:sz w:val="22"/>
          <w:szCs w:val="22"/>
        </w:rPr>
      </w:pPr>
    </w:p>
    <w:p w14:paraId="2196113A" w14:textId="541AD642" w:rsidR="004C7DE3"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7E19119" wp14:editId="4CCA5DA6">
            <wp:extent cx="5943600" cy="4754880"/>
            <wp:effectExtent l="0" t="0" r="0" b="0"/>
            <wp:docPr id="20942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7292" name="Picture 2094277292"/>
                    <pic:cNvPicPr/>
                  </pic:nvPicPr>
                  <pic:blipFill>
                    <a:blip r:embed="rId34"/>
                    <a:stretch>
                      <a:fillRect/>
                    </a:stretch>
                  </pic:blipFill>
                  <pic:spPr>
                    <a:xfrm>
                      <a:off x="0" y="0"/>
                      <a:ext cx="5943600" cy="4754880"/>
                    </a:xfrm>
                    <a:prstGeom prst="rect">
                      <a:avLst/>
                    </a:prstGeom>
                  </pic:spPr>
                </pic:pic>
              </a:graphicData>
            </a:graphic>
          </wp:inline>
        </w:drawing>
      </w:r>
    </w:p>
    <w:p w14:paraId="07B119C4" w14:textId="43AD2E1D" w:rsidR="004C7DE3" w:rsidRPr="002458EE" w:rsidRDefault="004C7DE3" w:rsidP="00081385">
      <w:pPr>
        <w:spacing w:line="360" w:lineRule="auto"/>
        <w:rPr>
          <w:rFonts w:ascii="Arial" w:hAnsi="Arial" w:cs="Arial"/>
          <w:sz w:val="22"/>
          <w:szCs w:val="22"/>
        </w:rPr>
      </w:pPr>
      <w:r w:rsidRPr="00E97611">
        <w:rPr>
          <w:rFonts w:ascii="Arial" w:hAnsi="Arial" w:cs="Arial"/>
          <w:b/>
          <w:bCs/>
          <w:sz w:val="22"/>
          <w:szCs w:val="22"/>
        </w:rPr>
        <w:t xml:space="preserve">Supplemental Figure </w:t>
      </w:r>
      <w:ins w:id="185" w:author="Keene-Snickers,Lexi" w:date="2025-05-02T16:34:00Z" w16du:dateUtc="2025-05-02T22:34:00Z">
        <w:r w:rsidR="00101A14">
          <w:rPr>
            <w:rFonts w:ascii="Arial" w:hAnsi="Arial" w:cs="Arial"/>
            <w:b/>
            <w:bCs/>
            <w:sz w:val="22"/>
            <w:szCs w:val="22"/>
          </w:rPr>
          <w:t>5</w:t>
        </w:r>
      </w:ins>
      <w:del w:id="186" w:author="Keene-Snickers,Lexi" w:date="2025-05-02T16:34:00Z" w16du:dateUtc="2025-05-02T22:34:00Z">
        <w:r w:rsidR="00812026" w:rsidRPr="00E97611" w:rsidDel="00101A14">
          <w:rPr>
            <w:rFonts w:ascii="Arial" w:hAnsi="Arial" w:cs="Arial"/>
            <w:b/>
            <w:bCs/>
            <w:sz w:val="22"/>
            <w:szCs w:val="22"/>
          </w:rPr>
          <w:delText>7</w:delText>
        </w:r>
      </w:del>
      <w:r w:rsidRPr="00E97611">
        <w:rPr>
          <w:rFonts w:ascii="Arial" w:hAnsi="Arial" w:cs="Arial"/>
          <w:b/>
          <w:bCs/>
          <w:sz w:val="22"/>
          <w:szCs w:val="22"/>
        </w:rPr>
        <w:t xml:space="preserve">: </w:t>
      </w:r>
      <w:r w:rsidR="0064613C">
        <w:rPr>
          <w:rFonts w:ascii="Arial" w:hAnsi="Arial" w:cs="Arial"/>
          <w:b/>
          <w:bCs/>
          <w:sz w:val="22"/>
          <w:szCs w:val="22"/>
        </w:rPr>
        <w:t>There is</w:t>
      </w:r>
      <w:r w:rsidRPr="00E97611">
        <w:rPr>
          <w:rFonts w:ascii="Arial" w:hAnsi="Arial" w:cs="Arial"/>
          <w:b/>
          <w:bCs/>
          <w:sz w:val="22"/>
          <w:szCs w:val="22"/>
        </w:rPr>
        <w:t xml:space="preserve"> a bimodal </w:t>
      </w:r>
      <w:r w:rsidR="0064613C">
        <w:rPr>
          <w:rFonts w:ascii="Arial" w:hAnsi="Arial" w:cs="Arial"/>
          <w:b/>
          <w:bCs/>
          <w:sz w:val="22"/>
          <w:szCs w:val="22"/>
        </w:rPr>
        <w:t xml:space="preserve">infection pattern in </w:t>
      </w:r>
      <w:r w:rsidR="001100B4">
        <w:rPr>
          <w:rFonts w:ascii="Arial" w:hAnsi="Arial" w:cs="Arial"/>
          <w:b/>
          <w:bCs/>
          <w:sz w:val="22"/>
          <w:szCs w:val="22"/>
        </w:rPr>
        <w:t xml:space="preserve">galbut virus RNAs 1 and 2 and chaq virus but a </w:t>
      </w:r>
      <w:r w:rsidRPr="00E97611">
        <w:rPr>
          <w:rFonts w:ascii="Arial" w:hAnsi="Arial" w:cs="Arial"/>
          <w:b/>
          <w:bCs/>
          <w:sz w:val="22"/>
          <w:szCs w:val="22"/>
        </w:rPr>
        <w:t>trimodal infection pattern</w:t>
      </w:r>
      <w:r w:rsidR="0064613C">
        <w:rPr>
          <w:rFonts w:ascii="Arial" w:hAnsi="Arial" w:cs="Arial"/>
          <w:b/>
          <w:bCs/>
          <w:sz w:val="22"/>
          <w:szCs w:val="22"/>
        </w:rPr>
        <w:t xml:space="preserve"> in galbut virus</w:t>
      </w:r>
      <w:r w:rsidR="006264D3">
        <w:rPr>
          <w:rFonts w:ascii="Arial" w:hAnsi="Arial" w:cs="Arial"/>
          <w:b/>
          <w:bCs/>
          <w:sz w:val="22"/>
          <w:szCs w:val="22"/>
        </w:rPr>
        <w:t xml:space="preserve"> RNA 3</w:t>
      </w:r>
      <w:r w:rsidRPr="00E97611">
        <w:rPr>
          <w:rFonts w:ascii="Arial" w:hAnsi="Arial" w:cs="Arial"/>
          <w:b/>
          <w:bCs/>
          <w:sz w:val="22"/>
          <w:szCs w:val="22"/>
        </w:rPr>
        <w:t>.</w:t>
      </w:r>
      <w:r w:rsidR="00FF5DED">
        <w:rPr>
          <w:rFonts w:ascii="Arial" w:hAnsi="Arial" w:cs="Arial"/>
          <w:b/>
          <w:bCs/>
          <w:sz w:val="22"/>
          <w:szCs w:val="22"/>
        </w:rPr>
        <w:t xml:space="preserve"> </w:t>
      </w:r>
      <w:r w:rsidR="002458EE">
        <w:rPr>
          <w:rFonts w:ascii="Arial" w:hAnsi="Arial" w:cs="Arial"/>
          <w:sz w:val="22"/>
          <w:szCs w:val="22"/>
        </w:rPr>
        <w:t xml:space="preserve">The number of galbut virus and chaq virus reads (per million) are shown as a histogram of the number of samples in each bin. </w:t>
      </w:r>
      <w:r w:rsidR="00821245">
        <w:rPr>
          <w:rFonts w:ascii="Arial" w:hAnsi="Arial" w:cs="Arial"/>
          <w:sz w:val="22"/>
          <w:szCs w:val="22"/>
        </w:rPr>
        <w:t>Plots are faceted by segment.</w:t>
      </w:r>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within but not between genotypes</w:t>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4A196E2B"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yM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A46342" w:rsidRPr="00A46342">
            <w:rPr>
              <w:rFonts w:ascii="Arial" w:hAnsi="Arial" w:cs="Arial"/>
              <w:color w:val="000000"/>
              <w:sz w:val="22"/>
              <w:szCs w:val="22"/>
              <w:vertAlign w:val="superscript"/>
            </w:rPr>
            <w:t>21</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trees and high frequency of co-infection complicated detection of reassortment.</w:t>
      </w:r>
      <w:r w:rsidR="0064613C">
        <w:rPr>
          <w:rFonts w:ascii="Arial" w:hAnsi="Arial" w:cs="Arial"/>
          <w:sz w:val="22"/>
          <w:szCs w:val="22"/>
        </w:rPr>
        <w:t xml:space="preserve"> T</w:t>
      </w:r>
      <w:ins w:id="187" w:author="Stenglein,Mark" w:date="2025-05-16T15:50:00Z" w16du:dateUtc="2025-05-16T21:50:00Z">
        <w:r w:rsidR="002E6323">
          <w:rPr>
            <w:rFonts w:ascii="Arial" w:hAnsi="Arial" w:cs="Arial"/>
            <w:sz w:val="22"/>
            <w:szCs w:val="22"/>
          </w:rPr>
          <w:t>herefore, t</w:t>
        </w:r>
      </w:ins>
      <w:r w:rsidR="0064613C">
        <w:rPr>
          <w:rFonts w:ascii="Arial" w:hAnsi="Arial" w:cs="Arial"/>
          <w:sz w:val="22"/>
          <w:szCs w:val="22"/>
        </w:rPr>
        <w:t xml:space="preserve">o mitigate </w:t>
      </w:r>
      <w:r w:rsidR="00F07E38">
        <w:rPr>
          <w:rFonts w:ascii="Arial" w:hAnsi="Arial" w:cs="Arial"/>
          <w:sz w:val="22"/>
          <w:szCs w:val="22"/>
        </w:rPr>
        <w:t>the</w:t>
      </w:r>
      <w:r w:rsidR="0064613C">
        <w:rPr>
          <w:rFonts w:ascii="Arial" w:hAnsi="Arial" w:cs="Arial"/>
          <w:sz w:val="22"/>
          <w:szCs w:val="22"/>
        </w:rPr>
        <w:t xml:space="preserve"> </w:t>
      </w:r>
      <w:r w:rsidR="00F07E38">
        <w:rPr>
          <w:rFonts w:ascii="Arial" w:hAnsi="Arial" w:cs="Arial"/>
          <w:sz w:val="22"/>
          <w:szCs w:val="22"/>
        </w:rPr>
        <w:t xml:space="preserve">potentially confounding impact of co-infection, we excluded </w:t>
      </w:r>
      <w:r w:rsidR="0064613C">
        <w:rPr>
          <w:rFonts w:ascii="Arial" w:hAnsi="Arial" w:cs="Arial"/>
          <w:sz w:val="22"/>
          <w:szCs w:val="22"/>
        </w:rPr>
        <w:t xml:space="preserve">samples with evidence of coinfection from </w:t>
      </w:r>
      <w:r w:rsidR="00B461C6">
        <w:rPr>
          <w:rFonts w:ascii="Arial" w:hAnsi="Arial" w:cs="Arial"/>
          <w:sz w:val="22"/>
          <w:szCs w:val="22"/>
        </w:rPr>
        <w:t>the following</w:t>
      </w:r>
      <w:r w:rsidR="0064613C">
        <w:rPr>
          <w:rFonts w:ascii="Arial" w:hAnsi="Arial" w:cs="Arial"/>
          <w:sz w:val="22"/>
          <w:szCs w:val="22"/>
        </w:rPr>
        <w:t xml:space="preserve"> </w:t>
      </w:r>
      <w:r w:rsidR="00F07E38">
        <w:rPr>
          <w:rFonts w:ascii="Arial" w:hAnsi="Arial" w:cs="Arial"/>
          <w:sz w:val="22"/>
          <w:szCs w:val="22"/>
        </w:rPr>
        <w:t xml:space="preserve">reassortment </w:t>
      </w:r>
      <w:r w:rsidR="0064613C">
        <w:rPr>
          <w:rFonts w:ascii="Arial" w:hAnsi="Arial" w:cs="Arial"/>
          <w:sz w:val="22"/>
          <w:szCs w:val="22"/>
        </w:rPr>
        <w:t>analys</w:t>
      </w:r>
      <w:r w:rsidR="00F07E38">
        <w:rPr>
          <w:rFonts w:ascii="Arial" w:hAnsi="Arial" w:cs="Arial"/>
          <w:sz w:val="22"/>
          <w:szCs w:val="22"/>
        </w:rPr>
        <w:t>e</w:t>
      </w:r>
      <w:r w:rsidR="0064613C">
        <w:rPr>
          <w:rFonts w:ascii="Arial" w:hAnsi="Arial" w:cs="Arial"/>
          <w:sz w:val="22"/>
          <w:szCs w:val="22"/>
        </w:rPr>
        <w:t xml:space="preserve">s. </w:t>
      </w:r>
    </w:p>
    <w:p w14:paraId="0FE8D45C" w14:textId="77777777" w:rsidR="0064613C" w:rsidRDefault="0064613C" w:rsidP="00081385">
      <w:pPr>
        <w:spacing w:line="360" w:lineRule="auto"/>
        <w:rPr>
          <w:rFonts w:ascii="Arial" w:hAnsi="Arial" w:cs="Arial"/>
          <w:sz w:val="22"/>
          <w:szCs w:val="22"/>
        </w:rPr>
      </w:pPr>
    </w:p>
    <w:p w14:paraId="59DD3996" w14:textId="32AA27CB" w:rsidR="002D1889" w:rsidRDefault="0064613C">
      <w:pPr>
        <w:spacing w:line="360" w:lineRule="auto"/>
        <w:ind w:firstLine="720"/>
        <w:rPr>
          <w:rFonts w:ascii="Arial" w:hAnsi="Arial" w:cs="Arial"/>
          <w:sz w:val="22"/>
          <w:szCs w:val="22"/>
        </w:rPr>
      </w:pPr>
      <w:r>
        <w:rPr>
          <w:rFonts w:ascii="Arial" w:hAnsi="Arial" w:cs="Arial"/>
          <w:sz w:val="22"/>
          <w:szCs w:val="22"/>
        </w:rPr>
        <w:lastRenderedPageBreak/>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6264D3">
        <w:rPr>
          <w:rFonts w:ascii="Arial" w:hAnsi="Arial" w:cs="Arial"/>
          <w:b/>
          <w:bCs/>
          <w:sz w:val="22"/>
          <w:szCs w:val="22"/>
        </w:rPr>
        <w:t>Figs. 10, 11 &amp; 12</w:t>
      </w:r>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973627">
        <w:rPr>
          <w:rFonts w:ascii="Arial" w:hAnsi="Arial" w:cs="Arial"/>
          <w:sz w:val="22"/>
          <w:szCs w:val="22"/>
        </w:rPr>
        <w:t xml:space="preserve">involved parental viruses from the same </w:t>
      </w:r>
      <w:r w:rsidR="00F07E38">
        <w:rPr>
          <w:rFonts w:ascii="Arial" w:hAnsi="Arial" w:cs="Arial"/>
          <w:sz w:val="22"/>
          <w:szCs w:val="22"/>
        </w:rPr>
        <w:t>clade</w:t>
      </w:r>
      <w:r w:rsidR="00D4340E">
        <w:rPr>
          <w:rFonts w:ascii="Arial" w:hAnsi="Arial" w:cs="Arial"/>
          <w:sz w:val="22"/>
          <w:szCs w:val="22"/>
        </w:rPr>
        <w:t xml:space="preserve">. </w:t>
      </w:r>
      <w:r w:rsidR="00973627">
        <w:rPr>
          <w:rFonts w:ascii="Arial" w:hAnsi="Arial" w:cs="Arial"/>
          <w:sz w:val="22"/>
          <w:szCs w:val="22"/>
        </w:rPr>
        <w:t xml:space="preserve">For </w:t>
      </w:r>
      <w:r w:rsidR="00B461C6">
        <w:rPr>
          <w:rFonts w:ascii="Arial" w:hAnsi="Arial" w:cs="Arial"/>
          <w:sz w:val="22"/>
          <w:szCs w:val="22"/>
        </w:rPr>
        <w:t>example</w:t>
      </w:r>
      <w:r w:rsidR="005C4CE8">
        <w:rPr>
          <w:rFonts w:ascii="Arial" w:hAnsi="Arial" w:cs="Arial"/>
          <w:sz w:val="22"/>
          <w:szCs w:val="22"/>
        </w:rPr>
        <w:t xml:space="preserve">, sample </w:t>
      </w:r>
      <w:r w:rsidR="005C4CE8" w:rsidRPr="002D1889">
        <w:rPr>
          <w:rFonts w:ascii="Arial" w:hAnsi="Arial" w:cs="Arial"/>
          <w:sz w:val="22"/>
          <w:szCs w:val="22"/>
        </w:rPr>
        <w:t>500-M-61-2</w:t>
      </w:r>
      <w:r w:rsidR="005C4CE8">
        <w:rPr>
          <w:rFonts w:ascii="Arial" w:hAnsi="Arial" w:cs="Arial"/>
          <w:sz w:val="22"/>
          <w:szCs w:val="22"/>
        </w:rPr>
        <w:t xml:space="preserve">, </w:t>
      </w:r>
      <w:r w:rsidR="00B461C6">
        <w:rPr>
          <w:rFonts w:ascii="Arial" w:hAnsi="Arial" w:cs="Arial"/>
          <w:sz w:val="22"/>
          <w:szCs w:val="22"/>
        </w:rPr>
        <w:t xml:space="preserve">collected </w:t>
      </w:r>
      <w:r w:rsidR="00142E50">
        <w:rPr>
          <w:rFonts w:ascii="Arial" w:hAnsi="Arial" w:cs="Arial"/>
          <w:sz w:val="22"/>
          <w:szCs w:val="22"/>
        </w:rPr>
        <w:t>in 2023</w:t>
      </w:r>
      <w:r w:rsidR="00B461C6">
        <w:rPr>
          <w:rFonts w:ascii="Arial" w:hAnsi="Arial" w:cs="Arial"/>
          <w:sz w:val="22"/>
          <w:szCs w:val="22"/>
        </w:rPr>
        <w:t xml:space="preserve"> from Colorado</w:t>
      </w:r>
      <w:r w:rsidR="002D1889">
        <w:rPr>
          <w:rFonts w:ascii="Arial" w:hAnsi="Arial" w:cs="Arial"/>
          <w:sz w:val="22"/>
          <w:szCs w:val="22"/>
        </w:rPr>
        <w:t xml:space="preserve"> (Accessions: </w:t>
      </w:r>
      <w:r w:rsidR="002D1889" w:rsidRPr="002D1889">
        <w:t xml:space="preserve"> </w:t>
      </w:r>
      <w:r w:rsidR="002D1889" w:rsidRPr="002D1889">
        <w:rPr>
          <w:rFonts w:ascii="Arial" w:hAnsi="Arial" w:cs="Arial"/>
          <w:sz w:val="22"/>
          <w:szCs w:val="22"/>
        </w:rPr>
        <w:t>PQ625159, PQ625069, PQ624966, PQ624857</w:t>
      </w:r>
      <w:r w:rsidR="002D1889">
        <w:rPr>
          <w:rFonts w:ascii="Arial" w:hAnsi="Arial" w:cs="Arial"/>
          <w:sz w:val="22"/>
          <w:szCs w:val="22"/>
        </w:rPr>
        <w:t>)</w:t>
      </w:r>
      <w:r w:rsidR="005C4CE8">
        <w:rPr>
          <w:rFonts w:ascii="Arial" w:hAnsi="Arial" w:cs="Arial"/>
          <w:sz w:val="22"/>
          <w:szCs w:val="22"/>
        </w:rPr>
        <w:t>,</w:t>
      </w:r>
      <w:r w:rsidR="00142E50">
        <w:rPr>
          <w:rFonts w:ascii="Arial" w:hAnsi="Arial" w:cs="Arial"/>
          <w:sz w:val="22"/>
          <w:szCs w:val="22"/>
        </w:rPr>
        <w:t xml:space="preserve"> </w:t>
      </w:r>
      <w:r w:rsidR="00B461C6">
        <w:rPr>
          <w:rFonts w:ascii="Arial" w:hAnsi="Arial" w:cs="Arial"/>
          <w:sz w:val="22"/>
          <w:szCs w:val="22"/>
        </w:rPr>
        <w:t>was</w:t>
      </w:r>
      <w:r w:rsidR="00142E50">
        <w:rPr>
          <w:rFonts w:ascii="Arial" w:hAnsi="Arial" w:cs="Arial"/>
          <w:sz w:val="22"/>
          <w:szCs w:val="22"/>
        </w:rPr>
        <w:t xml:space="preserve"> genotype A but RNAs </w:t>
      </w:r>
      <w:r w:rsidR="00591612">
        <w:rPr>
          <w:rFonts w:ascii="Arial" w:hAnsi="Arial" w:cs="Arial"/>
          <w:sz w:val="22"/>
          <w:szCs w:val="22"/>
        </w:rPr>
        <w:t>1</w:t>
      </w:r>
      <w:r w:rsidR="00142E50">
        <w:rPr>
          <w:rFonts w:ascii="Arial" w:hAnsi="Arial" w:cs="Arial"/>
          <w:sz w:val="22"/>
          <w:szCs w:val="22"/>
        </w:rPr>
        <w:t xml:space="preserve"> and </w:t>
      </w:r>
      <w:r w:rsidR="00591612">
        <w:rPr>
          <w:rFonts w:ascii="Arial" w:hAnsi="Arial" w:cs="Arial"/>
          <w:sz w:val="22"/>
          <w:szCs w:val="22"/>
        </w:rPr>
        <w:t>2</w:t>
      </w:r>
      <w:r w:rsidR="00142E50">
        <w:rPr>
          <w:rFonts w:ascii="Arial" w:hAnsi="Arial" w:cs="Arial"/>
          <w:sz w:val="22"/>
          <w:szCs w:val="22"/>
        </w:rPr>
        <w:t xml:space="preserve"> </w:t>
      </w:r>
      <w:r w:rsidR="002F018A">
        <w:rPr>
          <w:rFonts w:ascii="Arial" w:hAnsi="Arial" w:cs="Arial"/>
          <w:sz w:val="22"/>
          <w:szCs w:val="22"/>
        </w:rPr>
        <w:t xml:space="preserve">were </w:t>
      </w:r>
      <w:r w:rsidR="00142E50">
        <w:rPr>
          <w:rFonts w:ascii="Arial" w:hAnsi="Arial" w:cs="Arial"/>
          <w:sz w:val="22"/>
          <w:szCs w:val="22"/>
        </w:rPr>
        <w:t xml:space="preserve">on </w:t>
      </w:r>
      <w:r w:rsidR="005F1435">
        <w:rPr>
          <w:rFonts w:ascii="Arial" w:hAnsi="Arial" w:cs="Arial"/>
          <w:sz w:val="22"/>
          <w:szCs w:val="22"/>
        </w:rPr>
        <w:t xml:space="preserve">differently clustering </w:t>
      </w:r>
      <w:r w:rsidR="00142E50">
        <w:rPr>
          <w:rFonts w:ascii="Arial" w:hAnsi="Arial" w:cs="Arial"/>
          <w:sz w:val="22"/>
          <w:szCs w:val="22"/>
        </w:rPr>
        <w:t>branch</w:t>
      </w:r>
      <w:r w:rsidR="002D1889">
        <w:rPr>
          <w:rFonts w:ascii="Arial" w:hAnsi="Arial" w:cs="Arial"/>
          <w:sz w:val="22"/>
          <w:szCs w:val="22"/>
        </w:rPr>
        <w:t>es</w:t>
      </w:r>
      <w:r w:rsidR="00142E50">
        <w:rPr>
          <w:rFonts w:ascii="Arial" w:hAnsi="Arial" w:cs="Arial"/>
          <w:sz w:val="22"/>
          <w:szCs w:val="22"/>
        </w:rPr>
        <w:t xml:space="preserve"> (</w:t>
      </w:r>
      <w:r w:rsidR="00142E50" w:rsidRPr="00142E50">
        <w:rPr>
          <w:rFonts w:ascii="Arial" w:hAnsi="Arial" w:cs="Arial"/>
          <w:b/>
          <w:bCs/>
          <w:sz w:val="22"/>
          <w:szCs w:val="22"/>
        </w:rPr>
        <w:t>Fig</w:t>
      </w:r>
      <w:r w:rsidR="00E52361">
        <w:rPr>
          <w:rFonts w:ascii="Arial" w:hAnsi="Arial" w:cs="Arial"/>
          <w:b/>
          <w:bCs/>
          <w:sz w:val="22"/>
          <w:szCs w:val="22"/>
        </w:rPr>
        <w:t>s</w:t>
      </w:r>
      <w:r w:rsidR="00142E50" w:rsidRPr="00142E50">
        <w:rPr>
          <w:rFonts w:ascii="Arial" w:hAnsi="Arial" w:cs="Arial"/>
          <w:b/>
          <w:bCs/>
          <w:sz w:val="22"/>
          <w:szCs w:val="22"/>
        </w:rPr>
        <w:t xml:space="preserve">. </w:t>
      </w:r>
      <w:r w:rsidR="00CB524A">
        <w:rPr>
          <w:rFonts w:ascii="Arial" w:hAnsi="Arial" w:cs="Arial"/>
          <w:b/>
          <w:bCs/>
          <w:sz w:val="22"/>
          <w:szCs w:val="22"/>
        </w:rPr>
        <w:t>10</w:t>
      </w:r>
      <w:r w:rsidR="00142E50" w:rsidRPr="00142E50">
        <w:rPr>
          <w:rFonts w:ascii="Arial" w:hAnsi="Arial" w:cs="Arial"/>
          <w:b/>
          <w:bCs/>
          <w:sz w:val="22"/>
          <w:szCs w:val="22"/>
        </w:rPr>
        <w:t xml:space="preserve">, </w:t>
      </w:r>
      <w:r w:rsidR="00CB524A">
        <w:rPr>
          <w:rFonts w:ascii="Arial" w:hAnsi="Arial" w:cs="Arial"/>
          <w:b/>
          <w:bCs/>
          <w:sz w:val="22"/>
          <w:szCs w:val="22"/>
        </w:rPr>
        <w:t>11</w:t>
      </w:r>
      <w:r w:rsidR="00142E50" w:rsidRPr="00142E50">
        <w:rPr>
          <w:rFonts w:ascii="Arial" w:hAnsi="Arial" w:cs="Arial"/>
          <w:b/>
          <w:bCs/>
          <w:sz w:val="22"/>
          <w:szCs w:val="22"/>
        </w:rPr>
        <w:t xml:space="preserve"> &amp; 1</w:t>
      </w:r>
      <w:r w:rsidR="00CB524A">
        <w:rPr>
          <w:rFonts w:ascii="Arial" w:hAnsi="Arial" w:cs="Arial"/>
          <w:b/>
          <w:bCs/>
          <w:sz w:val="22"/>
          <w:szCs w:val="22"/>
        </w:rPr>
        <w:t>2</w:t>
      </w:r>
      <w:r w:rsidR="00142E50">
        <w:rPr>
          <w:rFonts w:ascii="Arial" w:hAnsi="Arial" w:cs="Arial"/>
          <w:sz w:val="22"/>
          <w:szCs w:val="22"/>
        </w:rPr>
        <w:t xml:space="preserve">). </w:t>
      </w:r>
      <w:r w:rsidR="002D1889">
        <w:rPr>
          <w:rFonts w:ascii="Arial" w:hAnsi="Arial" w:cs="Arial"/>
          <w:sz w:val="22"/>
          <w:szCs w:val="22"/>
        </w:rPr>
        <w:t xml:space="preserve">Another example of within clade diversity </w:t>
      </w:r>
      <w:r w:rsidR="00B461C6">
        <w:rPr>
          <w:rFonts w:ascii="Arial" w:hAnsi="Arial" w:cs="Arial"/>
          <w:sz w:val="22"/>
          <w:szCs w:val="22"/>
        </w:rPr>
        <w:t>was</w:t>
      </w:r>
      <w:r w:rsidR="002D1889">
        <w:rPr>
          <w:rFonts w:ascii="Arial" w:hAnsi="Arial" w:cs="Arial"/>
          <w:sz w:val="22"/>
          <w:szCs w:val="22"/>
        </w:rPr>
        <w:t xml:space="preserve"> galbut virus RNA 2 of 500-F-67</w:t>
      </w:r>
      <w:r w:rsidR="007F2AD5">
        <w:rPr>
          <w:rFonts w:ascii="Arial" w:hAnsi="Arial" w:cs="Arial"/>
          <w:sz w:val="22"/>
          <w:szCs w:val="22"/>
        </w:rPr>
        <w:t xml:space="preserve">, </w:t>
      </w:r>
      <w:r w:rsidR="00B461C6">
        <w:rPr>
          <w:rFonts w:ascii="Arial" w:hAnsi="Arial" w:cs="Arial"/>
          <w:sz w:val="22"/>
          <w:szCs w:val="22"/>
        </w:rPr>
        <w:t xml:space="preserve">collected in </w:t>
      </w:r>
      <w:r w:rsidR="007F2AD5">
        <w:rPr>
          <w:rFonts w:ascii="Arial" w:hAnsi="Arial" w:cs="Arial"/>
          <w:sz w:val="22"/>
          <w:szCs w:val="22"/>
        </w:rPr>
        <w:t xml:space="preserve">Colorado </w:t>
      </w:r>
      <w:r w:rsidR="00B461C6">
        <w:rPr>
          <w:rFonts w:ascii="Arial" w:hAnsi="Arial" w:cs="Arial"/>
          <w:sz w:val="22"/>
          <w:szCs w:val="22"/>
        </w:rPr>
        <w:t xml:space="preserve">in </w:t>
      </w:r>
      <w:r w:rsidR="007F2AD5">
        <w:rPr>
          <w:rFonts w:ascii="Arial" w:hAnsi="Arial" w:cs="Arial"/>
          <w:sz w:val="22"/>
          <w:szCs w:val="22"/>
        </w:rPr>
        <w:t>2023,</w:t>
      </w:r>
      <w:r w:rsidR="002D1889">
        <w:rPr>
          <w:rFonts w:ascii="Arial" w:hAnsi="Arial" w:cs="Arial"/>
          <w:sz w:val="22"/>
          <w:szCs w:val="22"/>
        </w:rPr>
        <w:t xml:space="preserve"> (Accessions:</w:t>
      </w:r>
      <w:r w:rsidR="002D1889" w:rsidRPr="002D1889">
        <w:t xml:space="preserve"> </w:t>
      </w:r>
      <w:r w:rsidR="002D1889" w:rsidRPr="002D1889">
        <w:rPr>
          <w:rFonts w:ascii="Arial" w:hAnsi="Arial" w:cs="Arial"/>
          <w:sz w:val="22"/>
          <w:szCs w:val="22"/>
        </w:rPr>
        <w:t>PQ625063, PQ624960, PQ624850</w:t>
      </w:r>
      <w:r w:rsidR="002D1889">
        <w:rPr>
          <w:rFonts w:ascii="Arial" w:hAnsi="Arial" w:cs="Arial"/>
          <w:sz w:val="22"/>
          <w:szCs w:val="22"/>
        </w:rPr>
        <w:t xml:space="preserve">) which </w:t>
      </w:r>
      <w:r w:rsidR="00B461C6">
        <w:rPr>
          <w:rFonts w:ascii="Arial" w:hAnsi="Arial" w:cs="Arial"/>
          <w:sz w:val="22"/>
          <w:szCs w:val="22"/>
        </w:rPr>
        <w:t>was</w:t>
      </w:r>
      <w:r w:rsidR="002D1889">
        <w:rPr>
          <w:rFonts w:ascii="Arial" w:hAnsi="Arial" w:cs="Arial"/>
          <w:sz w:val="22"/>
          <w:szCs w:val="22"/>
        </w:rPr>
        <w:t xml:space="preserve"> most similar to Pennsylvania sequences </w:t>
      </w:r>
      <w:r>
        <w:rPr>
          <w:rFonts w:ascii="Arial" w:hAnsi="Arial" w:cs="Arial"/>
          <w:sz w:val="22"/>
          <w:szCs w:val="22"/>
        </w:rPr>
        <w:t xml:space="preserve">while </w:t>
      </w:r>
      <w:r w:rsidR="002D1889">
        <w:rPr>
          <w:rFonts w:ascii="Arial" w:hAnsi="Arial" w:cs="Arial"/>
          <w:sz w:val="22"/>
          <w:szCs w:val="22"/>
        </w:rPr>
        <w:t xml:space="preserve">the RNA 3 </w:t>
      </w:r>
      <w:r w:rsidR="00B461C6">
        <w:rPr>
          <w:rFonts w:ascii="Arial" w:hAnsi="Arial" w:cs="Arial"/>
          <w:sz w:val="22"/>
          <w:szCs w:val="22"/>
        </w:rPr>
        <w:t>was</w:t>
      </w:r>
      <w:r w:rsidR="002D1889">
        <w:rPr>
          <w:rFonts w:ascii="Arial" w:hAnsi="Arial" w:cs="Arial"/>
          <w:sz w:val="22"/>
          <w:szCs w:val="22"/>
        </w:rPr>
        <w:t xml:space="preserve"> more similar to samples from Maine and Colorado (</w:t>
      </w:r>
      <w:r w:rsidR="002D1889" w:rsidRPr="00142E50">
        <w:rPr>
          <w:rFonts w:ascii="Arial" w:hAnsi="Arial" w:cs="Arial"/>
          <w:b/>
          <w:bCs/>
          <w:sz w:val="22"/>
          <w:szCs w:val="22"/>
        </w:rPr>
        <w:t>Fig</w:t>
      </w:r>
      <w:r w:rsidR="00E52361">
        <w:rPr>
          <w:rFonts w:ascii="Arial" w:hAnsi="Arial" w:cs="Arial"/>
          <w:b/>
          <w:bCs/>
          <w:sz w:val="22"/>
          <w:szCs w:val="22"/>
        </w:rPr>
        <w:t>s</w:t>
      </w:r>
      <w:r w:rsidR="002D1889" w:rsidRPr="00142E50">
        <w:rPr>
          <w:rFonts w:ascii="Arial" w:hAnsi="Arial" w:cs="Arial"/>
          <w:b/>
          <w:bCs/>
          <w:sz w:val="22"/>
          <w:szCs w:val="22"/>
        </w:rPr>
        <w:t xml:space="preserve">. </w:t>
      </w:r>
      <w:r w:rsidR="002D1889">
        <w:rPr>
          <w:rFonts w:ascii="Arial" w:hAnsi="Arial" w:cs="Arial"/>
          <w:b/>
          <w:bCs/>
          <w:sz w:val="22"/>
          <w:szCs w:val="22"/>
        </w:rPr>
        <w:t>10</w:t>
      </w:r>
      <w:r w:rsidR="002D1889" w:rsidRPr="00142E50">
        <w:rPr>
          <w:rFonts w:ascii="Arial" w:hAnsi="Arial" w:cs="Arial"/>
          <w:b/>
          <w:bCs/>
          <w:sz w:val="22"/>
          <w:szCs w:val="22"/>
        </w:rPr>
        <w:t>, 1</w:t>
      </w:r>
      <w:r w:rsidR="002D1889">
        <w:rPr>
          <w:rFonts w:ascii="Arial" w:hAnsi="Arial" w:cs="Arial"/>
          <w:b/>
          <w:bCs/>
          <w:sz w:val="22"/>
          <w:szCs w:val="22"/>
        </w:rPr>
        <w:t>1</w:t>
      </w:r>
      <w:r w:rsidR="002D1889" w:rsidRPr="00142E50">
        <w:rPr>
          <w:rFonts w:ascii="Arial" w:hAnsi="Arial" w:cs="Arial"/>
          <w:b/>
          <w:bCs/>
          <w:sz w:val="22"/>
          <w:szCs w:val="22"/>
        </w:rPr>
        <w:t xml:space="preserve"> &amp; 1</w:t>
      </w:r>
      <w:r w:rsidR="002D1889">
        <w:rPr>
          <w:rFonts w:ascii="Arial" w:hAnsi="Arial" w:cs="Arial"/>
          <w:b/>
          <w:bCs/>
          <w:sz w:val="22"/>
          <w:szCs w:val="22"/>
        </w:rPr>
        <w:t>2</w:t>
      </w:r>
      <w:r w:rsidR="002D1889">
        <w:rPr>
          <w:rFonts w:ascii="Arial" w:hAnsi="Arial" w:cs="Arial"/>
          <w:sz w:val="22"/>
          <w:szCs w:val="22"/>
        </w:rPr>
        <w:t>).</w:t>
      </w:r>
    </w:p>
    <w:p w14:paraId="5C839815" w14:textId="77777777" w:rsidR="0007609B" w:rsidRDefault="0007609B">
      <w:pPr>
        <w:spacing w:line="360" w:lineRule="auto"/>
        <w:ind w:firstLine="720"/>
        <w:rPr>
          <w:rFonts w:ascii="Arial" w:hAnsi="Arial" w:cs="Arial"/>
          <w:sz w:val="22"/>
          <w:szCs w:val="22"/>
        </w:rPr>
      </w:pPr>
    </w:p>
    <w:p w14:paraId="408CC397" w14:textId="12873970" w:rsidR="0083169E" w:rsidRDefault="0007609B" w:rsidP="006264D3">
      <w:pPr>
        <w:spacing w:line="360" w:lineRule="auto"/>
        <w:ind w:firstLine="720"/>
        <w:rPr>
          <w:rFonts w:ascii="Arial" w:hAnsi="Arial" w:cs="Arial"/>
          <w:sz w:val="22"/>
          <w:szCs w:val="22"/>
        </w:rPr>
      </w:pPr>
      <w:r>
        <w:rPr>
          <w:rFonts w:ascii="Arial" w:hAnsi="Arial" w:cs="Arial"/>
          <w:sz w:val="22"/>
          <w:szCs w:val="22"/>
        </w:rPr>
        <w:t>There was no evidence of reassortment between the major genotypes of galbut virus</w:t>
      </w:r>
      <w:r w:rsidR="00E52361">
        <w:rPr>
          <w:rFonts w:ascii="Arial" w:hAnsi="Arial" w:cs="Arial"/>
          <w:sz w:val="22"/>
          <w:szCs w:val="22"/>
        </w:rPr>
        <w:t xml:space="preserve"> (</w:t>
      </w:r>
      <w:r w:rsidR="00E52361" w:rsidRPr="006264D3">
        <w:rPr>
          <w:rFonts w:ascii="Arial" w:hAnsi="Arial" w:cs="Arial"/>
          <w:b/>
          <w:bCs/>
          <w:sz w:val="22"/>
          <w:szCs w:val="22"/>
        </w:rPr>
        <w:t>Fig</w:t>
      </w:r>
      <w:r w:rsidR="00E52361">
        <w:rPr>
          <w:rFonts w:ascii="Arial" w:hAnsi="Arial" w:cs="Arial"/>
          <w:b/>
          <w:bCs/>
          <w:sz w:val="22"/>
          <w:szCs w:val="22"/>
        </w:rPr>
        <w:t>s</w:t>
      </w:r>
      <w:r w:rsidR="00E52361" w:rsidRPr="006264D3">
        <w:rPr>
          <w:rFonts w:ascii="Arial" w:hAnsi="Arial" w:cs="Arial"/>
          <w:b/>
          <w:bCs/>
          <w:sz w:val="22"/>
          <w:szCs w:val="22"/>
        </w:rPr>
        <w:t>. 10, 11</w:t>
      </w:r>
      <w:r w:rsidR="00B461C6">
        <w:rPr>
          <w:rFonts w:ascii="Arial" w:hAnsi="Arial" w:cs="Arial"/>
          <w:b/>
          <w:bCs/>
          <w:sz w:val="22"/>
          <w:szCs w:val="22"/>
        </w:rPr>
        <w:t xml:space="preserve"> &amp;</w:t>
      </w:r>
      <w:r w:rsidR="00E52361" w:rsidRPr="006264D3">
        <w:rPr>
          <w:rFonts w:ascii="Arial" w:hAnsi="Arial" w:cs="Arial"/>
          <w:b/>
          <w:bCs/>
          <w:sz w:val="22"/>
          <w:szCs w:val="22"/>
        </w:rPr>
        <w:t xml:space="preserve"> 12</w:t>
      </w:r>
      <w:r w:rsidR="00E52361">
        <w:rPr>
          <w:rFonts w:ascii="Arial" w:hAnsi="Arial" w:cs="Arial"/>
          <w:sz w:val="22"/>
          <w:szCs w:val="22"/>
        </w:rPr>
        <w:t>)</w:t>
      </w:r>
      <w:r>
        <w:rPr>
          <w:rFonts w:ascii="Arial" w:hAnsi="Arial" w:cs="Arial"/>
          <w:sz w:val="22"/>
          <w:szCs w:val="22"/>
        </w:rPr>
        <w:t xml:space="preserve">. This includes no evidence of reassortment between galbut viruses from </w:t>
      </w:r>
      <w:r w:rsidRPr="006264D3">
        <w:rPr>
          <w:rFonts w:ascii="Arial" w:hAnsi="Arial" w:cs="Arial"/>
          <w:i/>
          <w:iCs/>
          <w:sz w:val="22"/>
          <w:szCs w:val="22"/>
        </w:rPr>
        <w:t>D. melanogaster</w:t>
      </w:r>
      <w:r>
        <w:rPr>
          <w:rFonts w:ascii="Arial" w:hAnsi="Arial" w:cs="Arial"/>
          <w:sz w:val="22"/>
          <w:szCs w:val="22"/>
        </w:rPr>
        <w:t xml:space="preserve"> </w:t>
      </w:r>
      <w:del w:id="188" w:author="Stenglein,Mark" w:date="2025-05-16T15:51:00Z" w16du:dateUtc="2025-05-16T21:51:00Z">
        <w:r w:rsidDel="002E6323">
          <w:rPr>
            <w:rFonts w:ascii="Arial" w:hAnsi="Arial" w:cs="Arial"/>
            <w:sz w:val="22"/>
            <w:szCs w:val="22"/>
          </w:rPr>
          <w:delText xml:space="preserve">or </w:delText>
        </w:r>
      </w:del>
      <w:ins w:id="189" w:author="Stenglein,Mark" w:date="2025-05-16T15:51:00Z" w16du:dateUtc="2025-05-16T21:51:00Z">
        <w:r w:rsidR="002E6323">
          <w:rPr>
            <w:rFonts w:ascii="Arial" w:hAnsi="Arial" w:cs="Arial"/>
            <w:sz w:val="22"/>
            <w:szCs w:val="22"/>
          </w:rPr>
          <w:t xml:space="preserve">and </w:t>
        </w:r>
      </w:ins>
      <w:r w:rsidRPr="006264D3">
        <w:rPr>
          <w:rFonts w:ascii="Arial" w:hAnsi="Arial" w:cs="Arial"/>
          <w:i/>
          <w:iCs/>
          <w:sz w:val="22"/>
          <w:szCs w:val="22"/>
        </w:rPr>
        <w:t>D. simulans</w:t>
      </w:r>
      <w:r>
        <w:rPr>
          <w:rFonts w:ascii="Arial" w:hAnsi="Arial" w:cs="Arial"/>
          <w:sz w:val="22"/>
          <w:szCs w:val="22"/>
        </w:rPr>
        <w:t xml:space="preserve">, and no evidence of reassortment between the </w:t>
      </w:r>
      <w:r w:rsidRPr="006264D3">
        <w:rPr>
          <w:rFonts w:ascii="Arial" w:hAnsi="Arial" w:cs="Arial"/>
          <w:i/>
          <w:iCs/>
          <w:sz w:val="22"/>
          <w:szCs w:val="22"/>
        </w:rPr>
        <w:t>D. melanogaster</w:t>
      </w:r>
      <w:r>
        <w:rPr>
          <w:rFonts w:ascii="Arial" w:hAnsi="Arial" w:cs="Arial"/>
          <w:sz w:val="22"/>
          <w:szCs w:val="22"/>
        </w:rPr>
        <w:t xml:space="preserve"> clade A and clade B viruses. We observed evidence of individual </w:t>
      </w:r>
      <w:r w:rsidRPr="006264D3">
        <w:rPr>
          <w:rFonts w:ascii="Arial" w:hAnsi="Arial" w:cs="Arial"/>
          <w:i/>
          <w:iCs/>
          <w:sz w:val="22"/>
          <w:szCs w:val="22"/>
        </w:rPr>
        <w:t>D. melanogaster</w:t>
      </w:r>
      <w:r>
        <w:rPr>
          <w:rFonts w:ascii="Arial" w:hAnsi="Arial" w:cs="Arial"/>
          <w:sz w:val="22"/>
          <w:szCs w:val="22"/>
        </w:rPr>
        <w:t xml:space="preserve"> </w:t>
      </w:r>
      <w:r w:rsidR="00B461C6">
        <w:rPr>
          <w:rFonts w:ascii="Arial" w:hAnsi="Arial" w:cs="Arial"/>
          <w:sz w:val="22"/>
          <w:szCs w:val="22"/>
        </w:rPr>
        <w:t xml:space="preserve">samples </w:t>
      </w:r>
      <w:r>
        <w:rPr>
          <w:rFonts w:ascii="Arial" w:hAnsi="Arial" w:cs="Arial"/>
          <w:sz w:val="22"/>
          <w:szCs w:val="22"/>
        </w:rPr>
        <w:t>co-infected by clade A and clade B viruses, which would provide an opportunity for reassortment to occur if it were possible</w:t>
      </w:r>
      <w:ins w:id="190" w:author="Stenglein,Mark" w:date="2025-05-16T15:52:00Z" w16du:dateUtc="2025-05-16T21:52:00Z">
        <w:r w:rsidR="002E6323">
          <w:rPr>
            <w:rFonts w:ascii="Arial" w:hAnsi="Arial" w:cs="Arial"/>
            <w:sz w:val="22"/>
            <w:szCs w:val="22"/>
          </w:rPr>
          <w:t>, assuming co-infection at a cellular level.</w:t>
        </w:r>
      </w:ins>
      <w:del w:id="191" w:author="Stenglein,Mark" w:date="2025-05-16T15:52:00Z" w16du:dateUtc="2025-05-16T21:52:00Z">
        <w:r w:rsidDel="002E6323">
          <w:rPr>
            <w:rFonts w:ascii="Arial" w:hAnsi="Arial" w:cs="Arial"/>
            <w:sz w:val="22"/>
            <w:szCs w:val="22"/>
          </w:rPr>
          <w:delText>.</w:delText>
        </w:r>
      </w:del>
      <w:r>
        <w:rPr>
          <w:rFonts w:ascii="Arial" w:hAnsi="Arial" w:cs="Arial"/>
          <w:sz w:val="22"/>
          <w:szCs w:val="22"/>
        </w:rPr>
        <w:t xml:space="preserve">  </w:t>
      </w:r>
      <w:r w:rsidR="0083169E">
        <w:rPr>
          <w:rFonts w:ascii="Arial" w:hAnsi="Arial" w:cs="Arial"/>
          <w:sz w:val="22"/>
          <w:szCs w:val="22"/>
        </w:rPr>
        <w:t xml:space="preserve"> </w:t>
      </w:r>
    </w:p>
    <w:p w14:paraId="40B5054E" w14:textId="2C51999D"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172D6DE" wp14:editId="734C2D0D">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35"/>
                    <a:stretch>
                      <a:fillRect/>
                    </a:stretch>
                  </pic:blipFill>
                  <pic:spPr>
                    <a:xfrm>
                      <a:off x="0" y="0"/>
                      <a:ext cx="5681810" cy="6868556"/>
                    </a:xfrm>
                    <a:prstGeom prst="rect">
                      <a:avLst/>
                    </a:prstGeom>
                  </pic:spPr>
                </pic:pic>
              </a:graphicData>
            </a:graphic>
          </wp:inline>
        </w:drawing>
      </w:r>
    </w:p>
    <w:p w14:paraId="37A6AA76" w14:textId="185E7674"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CB524A">
        <w:rPr>
          <w:rFonts w:ascii="Arial" w:hAnsi="Arial" w:cs="Arial"/>
          <w:b/>
          <w:bCs/>
          <w:sz w:val="22"/>
          <w:szCs w:val="22"/>
        </w:rPr>
        <w:t>10</w:t>
      </w:r>
      <w:r w:rsidRPr="00142E50">
        <w:rPr>
          <w:rFonts w:ascii="Arial" w:hAnsi="Arial" w:cs="Arial"/>
          <w:b/>
          <w:bCs/>
          <w:sz w:val="22"/>
          <w:szCs w:val="22"/>
        </w:rPr>
        <w:t>:</w:t>
      </w:r>
      <w:r w:rsidR="0083169E" w:rsidRPr="00142E50">
        <w:rPr>
          <w:rFonts w:ascii="Arial" w:hAnsi="Arial" w:cs="Arial"/>
          <w:b/>
          <w:bCs/>
          <w:sz w:val="22"/>
          <w:szCs w:val="22"/>
        </w:rPr>
        <w:t xml:space="preserve"> Co-phylogen</w:t>
      </w:r>
      <w:r w:rsidR="008603AA">
        <w:rPr>
          <w:rFonts w:ascii="Arial" w:hAnsi="Arial" w:cs="Arial"/>
          <w:b/>
          <w:bCs/>
          <w:sz w:val="22"/>
          <w:szCs w:val="22"/>
        </w:rPr>
        <w:t>y</w:t>
      </w:r>
      <w:r w:rsidR="0083169E" w:rsidRPr="00142E50">
        <w:rPr>
          <w:rFonts w:ascii="Arial" w:hAnsi="Arial" w:cs="Arial"/>
          <w:b/>
          <w:bCs/>
          <w:sz w:val="22"/>
          <w:szCs w:val="22"/>
        </w:rPr>
        <w:t xml:space="preserve"> 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r w:rsidR="004C61A6">
        <w:rPr>
          <w:rFonts w:ascii="Arial" w:hAnsi="Arial" w:cs="Arial"/>
          <w:sz w:val="22"/>
          <w:szCs w:val="22"/>
        </w:rPr>
        <w:t xml:space="preserve">Selected examples of reassortment are indicated by </w:t>
      </w:r>
      <w:r w:rsidR="0064613C">
        <w:rPr>
          <w:rFonts w:ascii="Arial" w:hAnsi="Arial" w:cs="Arial"/>
          <w:sz w:val="22"/>
          <w:szCs w:val="22"/>
        </w:rPr>
        <w:t>red</w:t>
      </w:r>
      <w:r w:rsidR="004C61A6">
        <w:rPr>
          <w:rFonts w:ascii="Arial" w:hAnsi="Arial" w:cs="Arial"/>
          <w:sz w:val="22"/>
          <w:szCs w:val="22"/>
        </w:rPr>
        <w:t xml:space="preserve"> colored connected lines.  </w:t>
      </w:r>
    </w:p>
    <w:p w14:paraId="0378DF45" w14:textId="30C0BC9A"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61CA07CA" wp14:editId="1B21F802">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36"/>
                    <a:stretch>
                      <a:fillRect/>
                    </a:stretch>
                  </pic:blipFill>
                  <pic:spPr>
                    <a:xfrm>
                      <a:off x="0" y="0"/>
                      <a:ext cx="5943600" cy="7185025"/>
                    </a:xfrm>
                    <a:prstGeom prst="rect">
                      <a:avLst/>
                    </a:prstGeom>
                  </pic:spPr>
                </pic:pic>
              </a:graphicData>
            </a:graphic>
          </wp:inline>
        </w:drawing>
      </w:r>
    </w:p>
    <w:p w14:paraId="2DDCDB97" w14:textId="6DD98331"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4E32EA4C" w14:textId="79FFFFCE"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1423D1CD" wp14:editId="5B4B939C">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37"/>
                    <a:stretch>
                      <a:fillRect/>
                    </a:stretch>
                  </pic:blipFill>
                  <pic:spPr>
                    <a:xfrm>
                      <a:off x="0" y="0"/>
                      <a:ext cx="5943600" cy="7185025"/>
                    </a:xfrm>
                    <a:prstGeom prst="rect">
                      <a:avLst/>
                    </a:prstGeom>
                  </pic:spPr>
                </pic:pic>
              </a:graphicData>
            </a:graphic>
          </wp:inline>
        </w:drawing>
      </w:r>
    </w:p>
    <w:p w14:paraId="10F7D6A3" w14:textId="6A9EAE5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D7FCBC3" w14:textId="77777777" w:rsidR="006264D3" w:rsidRDefault="006264D3" w:rsidP="00081385">
      <w:pPr>
        <w:spacing w:line="360" w:lineRule="auto"/>
        <w:rPr>
          <w:rFonts w:ascii="Arial" w:hAnsi="Arial" w:cs="Arial"/>
          <w:sz w:val="22"/>
          <w:szCs w:val="22"/>
        </w:rPr>
      </w:pPr>
    </w:p>
    <w:p w14:paraId="655D194F" w14:textId="77777777" w:rsidR="006264D3" w:rsidRPr="006264D3" w:rsidRDefault="006264D3" w:rsidP="006264D3">
      <w:pPr>
        <w:spacing w:line="360" w:lineRule="auto"/>
        <w:rPr>
          <w:rFonts w:ascii="Arial" w:hAnsi="Arial" w:cs="Arial"/>
          <w:b/>
          <w:bCs/>
          <w:sz w:val="22"/>
          <w:szCs w:val="22"/>
        </w:rPr>
      </w:pPr>
      <w:r w:rsidRPr="006264D3">
        <w:rPr>
          <w:rFonts w:ascii="Arial" w:hAnsi="Arial" w:cs="Arial"/>
          <w:b/>
          <w:bCs/>
          <w:sz w:val="22"/>
          <w:szCs w:val="22"/>
        </w:rPr>
        <w:lastRenderedPageBreak/>
        <w:t>Chaq virus is associated exclusively with galbut virus clade A infection</w:t>
      </w:r>
    </w:p>
    <w:p w14:paraId="3FA0E17D" w14:textId="77777777" w:rsidR="006264D3" w:rsidRDefault="006264D3" w:rsidP="006264D3">
      <w:pPr>
        <w:spacing w:line="360" w:lineRule="auto"/>
        <w:rPr>
          <w:rFonts w:ascii="Arial" w:hAnsi="Arial" w:cs="Arial"/>
          <w:sz w:val="22"/>
          <w:szCs w:val="22"/>
        </w:rPr>
      </w:pPr>
    </w:p>
    <w:p w14:paraId="19F74092" w14:textId="0F892B93" w:rsidR="006264D3" w:rsidRDefault="006264D3" w:rsidP="006264D3">
      <w:pPr>
        <w:spacing w:line="360" w:lineRule="auto"/>
        <w:rPr>
          <w:rFonts w:ascii="Arial" w:hAnsi="Arial" w:cs="Arial"/>
          <w:sz w:val="22"/>
          <w:szCs w:val="22"/>
        </w:rPr>
      </w:pPr>
      <w:r>
        <w:rPr>
          <w:rFonts w:ascii="Arial" w:hAnsi="Arial" w:cs="Arial"/>
          <w:sz w:val="22"/>
          <w:szCs w:val="22"/>
        </w:rPr>
        <w:tab/>
        <w:t>Chaq virus was exclusively associated with galbut virus clade A infections</w:t>
      </w:r>
      <w:ins w:id="192" w:author="Stenglein,Mark" w:date="2025-05-16T15:53:00Z" w16du:dateUtc="2025-05-16T21:53:00Z">
        <w:r w:rsidR="002E6323">
          <w:rPr>
            <w:rFonts w:ascii="Arial" w:hAnsi="Arial" w:cs="Arial"/>
            <w:sz w:val="22"/>
            <w:szCs w:val="22"/>
          </w:rPr>
          <w:t xml:space="preserve"> and D. simulans infections</w:t>
        </w:r>
      </w:ins>
      <w:r>
        <w:rPr>
          <w:rFonts w:ascii="Arial" w:hAnsi="Arial" w:cs="Arial"/>
          <w:sz w:val="22"/>
          <w:szCs w:val="22"/>
        </w:rPr>
        <w:t xml:space="preserve">. There were four instances of flies infected by clade B galbut virus that yielded chaq virus sequences, but in all of these instances, there were co-infecting clade A segments. Two instances were samples with complete galbut virus coinfections of genotypes A and B (ME-M-7 &amp; Penn-F-4;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The third instance was a Pennsylvania sample (Penn-F-6) with two RNA 2 sequences one of each genotype but no RNA 1 or 3 coding complete sequences (</w:t>
      </w:r>
      <w:r w:rsidRPr="004271E5">
        <w:rPr>
          <w:rFonts w:ascii="Arial" w:hAnsi="Arial" w:cs="Arial"/>
          <w:b/>
          <w:bCs/>
          <w:sz w:val="22"/>
          <w:szCs w:val="22"/>
        </w:rPr>
        <w:t>Fig. 1</w:t>
      </w:r>
      <w:r>
        <w:rPr>
          <w:rFonts w:ascii="Arial" w:hAnsi="Arial" w:cs="Arial"/>
          <w:b/>
          <w:bCs/>
          <w:sz w:val="22"/>
          <w:szCs w:val="22"/>
        </w:rPr>
        <w:t>4</w:t>
      </w:r>
      <w:r>
        <w:rPr>
          <w:rFonts w:ascii="Arial" w:hAnsi="Arial" w:cs="Arial"/>
          <w:sz w:val="22"/>
          <w:szCs w:val="22"/>
        </w:rPr>
        <w:t xml:space="preserve">). The last instance was ME-F-1 which had coding-complete genotype B galbut virus sequences but only partial sequences for a clade A RNA 2 and two partial RNA 3 sequences. Given the coinfection status of all these samples, we concluded that chaq virus is only associated with genotype A </w:t>
      </w:r>
      <w:ins w:id="193" w:author="Stenglein,Mark" w:date="2025-05-16T15:53:00Z" w16du:dateUtc="2025-05-16T21:53:00Z">
        <w:r w:rsidR="002E6323">
          <w:rPr>
            <w:rFonts w:ascii="Arial" w:hAnsi="Arial" w:cs="Arial"/>
            <w:sz w:val="22"/>
            <w:szCs w:val="22"/>
          </w:rPr>
          <w:t xml:space="preserve">and </w:t>
        </w:r>
        <w:r w:rsidR="002E6323" w:rsidRPr="002E6323">
          <w:rPr>
            <w:rFonts w:ascii="Arial" w:hAnsi="Arial" w:cs="Arial"/>
            <w:i/>
            <w:iCs/>
            <w:sz w:val="22"/>
            <w:szCs w:val="22"/>
            <w:rPrChange w:id="194" w:author="Stenglein,Mark" w:date="2025-05-16T15:53:00Z" w16du:dateUtc="2025-05-16T21:53:00Z">
              <w:rPr>
                <w:rFonts w:ascii="Arial" w:hAnsi="Arial" w:cs="Arial"/>
                <w:sz w:val="22"/>
                <w:szCs w:val="22"/>
              </w:rPr>
            </w:rPrChange>
          </w:rPr>
          <w:t>D. simulans</w:t>
        </w:r>
        <w:r w:rsidR="002E6323">
          <w:rPr>
            <w:rFonts w:ascii="Arial" w:hAnsi="Arial" w:cs="Arial"/>
            <w:sz w:val="22"/>
            <w:szCs w:val="22"/>
          </w:rPr>
          <w:t xml:space="preserve"> </w:t>
        </w:r>
      </w:ins>
      <w:r>
        <w:rPr>
          <w:rFonts w:ascii="Arial" w:hAnsi="Arial" w:cs="Arial"/>
          <w:sz w:val="22"/>
          <w:szCs w:val="22"/>
        </w:rPr>
        <w:t>infections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xml:space="preserve">). </w:t>
      </w:r>
    </w:p>
    <w:p w14:paraId="4B06F7CC" w14:textId="77777777" w:rsidR="006264D3" w:rsidRDefault="006264D3" w:rsidP="00081385">
      <w:pPr>
        <w:spacing w:line="360" w:lineRule="auto"/>
        <w:rPr>
          <w:rFonts w:ascii="Arial" w:hAnsi="Arial" w:cs="Arial"/>
          <w:sz w:val="22"/>
          <w:szCs w:val="22"/>
        </w:rPr>
      </w:pPr>
    </w:p>
    <w:p w14:paraId="3FCA15ED" w14:textId="423E137B"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57DB7B" wp14:editId="6852FCA0">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38"/>
                    <a:stretch>
                      <a:fillRect/>
                    </a:stretch>
                  </pic:blipFill>
                  <pic:spPr>
                    <a:xfrm>
                      <a:off x="0" y="0"/>
                      <a:ext cx="5943600" cy="7185025"/>
                    </a:xfrm>
                    <a:prstGeom prst="rect">
                      <a:avLst/>
                    </a:prstGeom>
                  </pic:spPr>
                </pic:pic>
              </a:graphicData>
            </a:graphic>
          </wp:inline>
        </w:drawing>
      </w:r>
    </w:p>
    <w:p w14:paraId="2F4E6AD2" w14:textId="60D4BC1A"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3</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5D974EEB" w14:textId="77777777" w:rsidR="001726F4" w:rsidRDefault="001726F4" w:rsidP="00081385">
      <w:pPr>
        <w:spacing w:line="360" w:lineRule="auto"/>
        <w:rPr>
          <w:rFonts w:ascii="Arial" w:hAnsi="Arial" w:cs="Arial"/>
          <w:sz w:val="22"/>
          <w:szCs w:val="22"/>
        </w:rPr>
      </w:pPr>
    </w:p>
    <w:p w14:paraId="62048AC0" w14:textId="76A19DE3" w:rsidR="001726F4" w:rsidRDefault="0064613C" w:rsidP="00081385">
      <w:pPr>
        <w:spacing w:line="360" w:lineRule="auto"/>
        <w:rPr>
          <w:rFonts w:ascii="Arial" w:hAnsi="Arial" w:cs="Arial"/>
          <w:sz w:val="22"/>
          <w:szCs w:val="22"/>
        </w:rPr>
      </w:pPr>
      <w:r>
        <w:rPr>
          <w:rFonts w:ascii="Arial" w:hAnsi="Arial" w:cs="Arial"/>
          <w:noProof/>
          <w:sz w:val="22"/>
          <w:szCs w:val="22"/>
        </w:rPr>
        <w:drawing>
          <wp:inline distT="0" distB="0" distL="0" distR="0" wp14:anchorId="21F34563" wp14:editId="4DB4A5D1">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39"/>
                    <a:stretch>
                      <a:fillRect/>
                    </a:stretch>
                  </pic:blipFill>
                  <pic:spPr>
                    <a:xfrm>
                      <a:off x="0" y="0"/>
                      <a:ext cx="5748777" cy="6949511"/>
                    </a:xfrm>
                    <a:prstGeom prst="rect">
                      <a:avLst/>
                    </a:prstGeom>
                  </pic:spPr>
                </pic:pic>
              </a:graphicData>
            </a:graphic>
          </wp:inline>
        </w:drawing>
      </w:r>
    </w:p>
    <w:p w14:paraId="7D9889EF" w14:textId="3DEA6FAA"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4</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19BA6A9" w14:textId="77777777" w:rsidR="001726F4" w:rsidRDefault="001726F4" w:rsidP="00081385">
      <w:pPr>
        <w:spacing w:line="360" w:lineRule="auto"/>
        <w:rPr>
          <w:rFonts w:ascii="Arial" w:hAnsi="Arial" w:cs="Arial"/>
          <w:sz w:val="22"/>
          <w:szCs w:val="22"/>
        </w:rPr>
      </w:pPr>
    </w:p>
    <w:p w14:paraId="45B9A9AB" w14:textId="7813502C" w:rsidR="001726F4" w:rsidRDefault="0064613C" w:rsidP="00081385">
      <w:pPr>
        <w:spacing w:line="360" w:lineRule="auto"/>
        <w:rPr>
          <w:rFonts w:ascii="Arial" w:hAnsi="Arial" w:cs="Arial"/>
          <w:sz w:val="22"/>
          <w:szCs w:val="22"/>
        </w:rPr>
      </w:pPr>
      <w:r>
        <w:rPr>
          <w:rFonts w:ascii="Arial" w:hAnsi="Arial" w:cs="Arial"/>
          <w:noProof/>
          <w:sz w:val="22"/>
          <w:szCs w:val="22"/>
        </w:rPr>
        <w:drawing>
          <wp:inline distT="0" distB="0" distL="0" distR="0" wp14:anchorId="479F02C5" wp14:editId="41772ED4">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40"/>
                    <a:stretch>
                      <a:fillRect/>
                    </a:stretch>
                  </pic:blipFill>
                  <pic:spPr>
                    <a:xfrm>
                      <a:off x="0" y="0"/>
                      <a:ext cx="5649722" cy="6829765"/>
                    </a:xfrm>
                    <a:prstGeom prst="rect">
                      <a:avLst/>
                    </a:prstGeom>
                  </pic:spPr>
                </pic:pic>
              </a:graphicData>
            </a:graphic>
          </wp:inline>
        </w:drawing>
      </w:r>
    </w:p>
    <w:p w14:paraId="6C85A04C" w14:textId="17F79D0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5</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lastRenderedPageBreak/>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3FF6DF59"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A46342" w:rsidRPr="00A46342">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We screen</w:t>
      </w:r>
      <w:r w:rsidR="00DB6E6D">
        <w:rPr>
          <w:rFonts w:ascii="Arial" w:hAnsi="Arial" w:cs="Arial"/>
          <w:sz w:val="22"/>
          <w:szCs w:val="22"/>
        </w:rPr>
        <w:t>ed 974 f</w:t>
      </w:r>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for galbut virus</w:t>
      </w:r>
      <w:r w:rsidR="006B13D0">
        <w:rPr>
          <w:rFonts w:ascii="Arial" w:hAnsi="Arial" w:cs="Arial"/>
          <w:sz w:val="22"/>
          <w:szCs w:val="22"/>
        </w:rPr>
        <w:t xml:space="preserve"> RNA</w:t>
      </w:r>
      <w:r w:rsidR="00FC50B9">
        <w:rPr>
          <w:rFonts w:ascii="Arial" w:hAnsi="Arial" w:cs="Arial"/>
          <w:sz w:val="22"/>
          <w:szCs w:val="22"/>
        </w:rPr>
        <w:t xml:space="preserve"> using RT-qPCR</w:t>
      </w:r>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w:t>
      </w:r>
      <w:ins w:id="195" w:author="Stenglein,Mark" w:date="2025-05-16T15:53:00Z" w16du:dateUtc="2025-05-16T21:53:00Z">
        <w:r w:rsidR="009765B1">
          <w:rPr>
            <w:rFonts w:ascii="Arial" w:hAnsi="Arial" w:cs="Arial"/>
            <w:sz w:val="22"/>
            <w:szCs w:val="22"/>
          </w:rPr>
          <w:t xml:space="preserve"> </w:t>
        </w:r>
      </w:ins>
      <w:ins w:id="196" w:author="Stenglein,Mark" w:date="2025-05-16T15:54:00Z" w16du:dateUtc="2025-05-16T21:54:00Z">
        <w:r w:rsidR="009765B1">
          <w:rPr>
            <w:rFonts w:ascii="Arial" w:hAnsi="Arial" w:cs="Arial"/>
            <w:sz w:val="22"/>
            <w:szCs w:val="22"/>
          </w:rPr>
          <w:t>but on average 75% of flies were infected</w:t>
        </w:r>
        <w:r w:rsidR="0082480E">
          <w:rPr>
            <w:rFonts w:ascii="Arial" w:hAnsi="Arial" w:cs="Arial"/>
            <w:sz w:val="22"/>
            <w:szCs w:val="22"/>
          </w:rPr>
          <w:t>, highlighting the remarkable success of this virus</w:t>
        </w:r>
        <w:r w:rsidR="009765B1">
          <w:rPr>
            <w:rFonts w:ascii="Arial" w:hAnsi="Arial" w:cs="Arial"/>
            <w:sz w:val="22"/>
            <w:szCs w:val="22"/>
          </w:rPr>
          <w:t xml:space="preserve"> </w:t>
        </w:r>
      </w:ins>
      <w:del w:id="197" w:author="Stenglein,Mark" w:date="2025-05-16T15:54:00Z" w16du:dateUtc="2025-05-16T21:54:00Z">
        <w:r w:rsidR="00B46272" w:rsidDel="009765B1">
          <w:rPr>
            <w:rFonts w:ascii="Arial" w:hAnsi="Arial" w:cs="Arial"/>
            <w:sz w:val="22"/>
            <w:szCs w:val="22"/>
          </w:rPr>
          <w:delText xml:space="preserve"> </w:delText>
        </w:r>
      </w:del>
      <w:r w:rsidR="00B46272">
        <w:rPr>
          <w:rFonts w:ascii="Arial" w:hAnsi="Arial" w:cs="Arial"/>
          <w:sz w:val="22"/>
          <w:szCs w:val="22"/>
        </w:rPr>
        <w:t>(</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3BF76CD7" w14:textId="41DE29E2" w:rsidR="009F08D9" w:rsidRDefault="00DB6E6D" w:rsidP="00B46272">
      <w:pPr>
        <w:spacing w:line="360" w:lineRule="auto"/>
        <w:ind w:firstLine="720"/>
        <w:rPr>
          <w:rFonts w:ascii="Arial" w:hAnsi="Arial" w:cs="Arial"/>
          <w:sz w:val="22"/>
          <w:szCs w:val="22"/>
        </w:rPr>
      </w:pPr>
      <w:r>
        <w:rPr>
          <w:rFonts w:ascii="Arial" w:hAnsi="Arial" w:cs="Arial"/>
          <w:sz w:val="22"/>
          <w:szCs w:val="22"/>
        </w:rPr>
        <w:t xml:space="preserve">One hundred and fifty-five </w:t>
      </w:r>
      <w:r w:rsidR="00B46272">
        <w:rPr>
          <w:rFonts w:ascii="Arial" w:hAnsi="Arial" w:cs="Arial"/>
          <w:sz w:val="22"/>
          <w:szCs w:val="22"/>
        </w:rPr>
        <w:t xml:space="preserve">samples </w:t>
      </w:r>
      <w:r w:rsidR="0056426F">
        <w:rPr>
          <w:rFonts w:ascii="Arial" w:hAnsi="Arial" w:cs="Arial"/>
          <w:sz w:val="22"/>
          <w:szCs w:val="22"/>
        </w:rPr>
        <w:t>were</w:t>
      </w:r>
      <w:r w:rsidR="00DD515E">
        <w:rPr>
          <w:rFonts w:ascii="Arial" w:hAnsi="Arial" w:cs="Arial"/>
          <w:sz w:val="22"/>
          <w:szCs w:val="22"/>
        </w:rPr>
        <w:t xml:space="preserve"> selected for </w:t>
      </w:r>
      <w:r w:rsidR="00B46272">
        <w:rPr>
          <w:rFonts w:ascii="Arial" w:hAnsi="Arial" w:cs="Arial"/>
          <w:sz w:val="22"/>
          <w:szCs w:val="22"/>
        </w:rPr>
        <w:t>recovery of galbut virus sequences</w:t>
      </w:r>
      <w:r w:rsidR="009F08D9">
        <w:rPr>
          <w:rFonts w:ascii="Arial" w:hAnsi="Arial" w:cs="Arial"/>
          <w:sz w:val="22"/>
          <w:szCs w:val="22"/>
        </w:rPr>
        <w:t xml:space="preserve">. </w:t>
      </w:r>
      <w:r w:rsidR="00B46272">
        <w:rPr>
          <w:rFonts w:ascii="Arial" w:hAnsi="Arial" w:cs="Arial"/>
          <w:sz w:val="22"/>
          <w:szCs w:val="22"/>
        </w:rPr>
        <w:t xml:space="preserve">We </w:t>
      </w:r>
      <w:r w:rsidR="002D5116">
        <w:rPr>
          <w:rFonts w:ascii="Arial" w:hAnsi="Arial" w:cs="Arial"/>
          <w:sz w:val="22"/>
          <w:szCs w:val="22"/>
        </w:rPr>
        <w:t>aimed to sample a range of galbut virus diversity</w:t>
      </w:r>
      <w:r w:rsidR="00AB1EBF">
        <w:rPr>
          <w:rFonts w:ascii="Arial" w:hAnsi="Arial" w:cs="Arial"/>
          <w:sz w:val="22"/>
          <w:szCs w:val="22"/>
        </w:rPr>
        <w:t xml:space="preserve">. </w:t>
      </w:r>
      <w:r w:rsidR="00AB1EBF" w:rsidRPr="00DB6E6D">
        <w:rPr>
          <w:rFonts w:ascii="Arial" w:hAnsi="Arial" w:cs="Arial"/>
          <w:sz w:val="22"/>
          <w:szCs w:val="22"/>
        </w:rPr>
        <w:t xml:space="preserve">One-hundred and </w:t>
      </w:r>
      <w:r>
        <w:rPr>
          <w:rFonts w:ascii="Arial" w:hAnsi="Arial" w:cs="Arial"/>
          <w:sz w:val="22"/>
          <w:szCs w:val="22"/>
        </w:rPr>
        <w:t xml:space="preserve">one </w:t>
      </w:r>
      <w:r w:rsidR="009F08D9">
        <w:rPr>
          <w:rFonts w:ascii="Arial" w:hAnsi="Arial" w:cs="Arial"/>
          <w:sz w:val="22"/>
          <w:szCs w:val="22"/>
        </w:rPr>
        <w:t xml:space="preserve">samples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4A9253CE" w14:textId="77777777" w:rsidR="003A5CEC" w:rsidRDefault="003A5CEC" w:rsidP="006264D3">
      <w:pPr>
        <w:spacing w:line="360" w:lineRule="auto"/>
        <w:rPr>
          <w:rFonts w:ascii="Arial" w:hAnsi="Arial" w:cs="Arial"/>
          <w:sz w:val="22"/>
          <w:szCs w:val="22"/>
        </w:rPr>
      </w:pPr>
    </w:p>
    <w:p w14:paraId="07F41C33" w14:textId="4E19B24A" w:rsidR="00AE26F5" w:rsidRDefault="003A5CEC" w:rsidP="003A5CEC">
      <w:pPr>
        <w:spacing w:line="360" w:lineRule="auto"/>
        <w:rPr>
          <w:rFonts w:ascii="Arial" w:hAnsi="Arial" w:cs="Arial"/>
          <w:sz w:val="22"/>
          <w:szCs w:val="22"/>
        </w:rPr>
      </w:pPr>
      <w:r>
        <w:rPr>
          <w:rFonts w:ascii="Arial" w:hAnsi="Arial" w:cs="Arial"/>
          <w:sz w:val="22"/>
          <w:szCs w:val="22"/>
        </w:rPr>
        <w:tab/>
      </w:r>
      <w:r w:rsidR="00F34183">
        <w:rPr>
          <w:rFonts w:ascii="Arial" w:hAnsi="Arial" w:cs="Arial"/>
          <w:sz w:val="22"/>
          <w:szCs w:val="22"/>
        </w:rPr>
        <w:t xml:space="preserve">We </w:t>
      </w:r>
      <w:r>
        <w:rPr>
          <w:rFonts w:ascii="Arial" w:hAnsi="Arial" w:cs="Arial"/>
          <w:sz w:val="22"/>
          <w:szCs w:val="22"/>
        </w:rPr>
        <w:t xml:space="preserve">generated maximum likelihood phylogenetic trees to explore galbut virus </w:t>
      </w:r>
      <w:r w:rsidR="00DB6E6D">
        <w:rPr>
          <w:rFonts w:ascii="Arial" w:hAnsi="Arial" w:cs="Arial"/>
          <w:sz w:val="22"/>
          <w:szCs w:val="22"/>
        </w:rPr>
        <w:t>sequence diversity and how they relate to observed phenotypes</w:t>
      </w:r>
      <w:r>
        <w:rPr>
          <w:rFonts w:ascii="Arial" w:hAnsi="Arial" w:cs="Arial"/>
          <w:sz w:val="22"/>
          <w:szCs w:val="22"/>
        </w:rPr>
        <w:t xml:space="preserve">. </w:t>
      </w:r>
      <w:ins w:id="198" w:author="Stenglein,Mark" w:date="2025-05-16T15:55:00Z" w16du:dateUtc="2025-05-16T21:55:00Z">
        <w:r w:rsidR="00C664C8">
          <w:rPr>
            <w:rFonts w:ascii="Arial" w:hAnsi="Arial" w:cs="Arial"/>
            <w:sz w:val="22"/>
            <w:szCs w:val="22"/>
          </w:rPr>
          <w:t xml:space="preserve">Galbut virus sequences grouped into several major clades, with D. melanogaster and D. simulans viruses clustering separately.  </w:t>
        </w:r>
      </w:ins>
      <w:del w:id="199" w:author="Stenglein,Mark" w:date="2025-05-16T15:55:00Z" w16du:dateUtc="2025-05-16T21:55:00Z">
        <w:r w:rsidR="009F08D9" w:rsidDel="00C664C8">
          <w:rPr>
            <w:rFonts w:ascii="Arial" w:hAnsi="Arial" w:cs="Arial"/>
            <w:sz w:val="22"/>
            <w:szCs w:val="22"/>
          </w:rPr>
          <w:delText xml:space="preserve">The </w:delText>
        </w:r>
        <w:r w:rsidR="001B7C01" w:rsidDel="00C664C8">
          <w:rPr>
            <w:rFonts w:ascii="Arial" w:hAnsi="Arial" w:cs="Arial"/>
            <w:sz w:val="22"/>
            <w:szCs w:val="22"/>
          </w:rPr>
          <w:delText xml:space="preserve">overall </w:delText>
        </w:r>
        <w:r w:rsidR="009F08D9" w:rsidDel="00C664C8">
          <w:rPr>
            <w:rFonts w:ascii="Arial" w:hAnsi="Arial" w:cs="Arial"/>
            <w:sz w:val="22"/>
            <w:szCs w:val="22"/>
          </w:rPr>
          <w:delText xml:space="preserve">structure of </w:delText>
        </w:r>
        <w:r w:rsidR="001B7C01" w:rsidDel="00C664C8">
          <w:rPr>
            <w:rFonts w:ascii="Arial" w:hAnsi="Arial" w:cs="Arial"/>
            <w:sz w:val="22"/>
            <w:szCs w:val="22"/>
          </w:rPr>
          <w:delText>our trees</w:delText>
        </w:r>
        <w:r w:rsidR="009F08D9" w:rsidDel="00C664C8">
          <w:rPr>
            <w:rFonts w:ascii="Arial" w:hAnsi="Arial" w:cs="Arial"/>
            <w:sz w:val="22"/>
            <w:szCs w:val="22"/>
          </w:rPr>
          <w:delText xml:space="preserve"> </w:delText>
        </w:r>
        <w:r w:rsidR="002D5910" w:rsidDel="00C664C8">
          <w:rPr>
            <w:rFonts w:ascii="Arial" w:hAnsi="Arial" w:cs="Arial"/>
            <w:sz w:val="22"/>
            <w:szCs w:val="22"/>
          </w:rPr>
          <w:delText>were</w:delText>
        </w:r>
        <w:r w:rsidR="009F08D9" w:rsidDel="00C664C8">
          <w:rPr>
            <w:rFonts w:ascii="Arial" w:hAnsi="Arial" w:cs="Arial"/>
            <w:sz w:val="22"/>
            <w:szCs w:val="22"/>
          </w:rPr>
          <w:delText xml:space="preserve"> similar to </w:delText>
        </w:r>
        <w:r w:rsidR="00AE26F5" w:rsidDel="00C664C8">
          <w:rPr>
            <w:rFonts w:ascii="Arial" w:hAnsi="Arial" w:cs="Arial"/>
            <w:sz w:val="22"/>
            <w:szCs w:val="22"/>
          </w:rPr>
          <w:delText>our</w:delText>
        </w:r>
        <w:r w:rsidR="002D5910" w:rsidDel="00C664C8">
          <w:rPr>
            <w:rFonts w:ascii="Arial" w:hAnsi="Arial" w:cs="Arial"/>
            <w:sz w:val="22"/>
            <w:szCs w:val="22"/>
          </w:rPr>
          <w:delText xml:space="preserve"> </w:delText>
        </w:r>
        <w:r w:rsidR="009F08D9" w:rsidDel="00C664C8">
          <w:rPr>
            <w:rFonts w:ascii="Arial" w:hAnsi="Arial" w:cs="Arial"/>
            <w:sz w:val="22"/>
            <w:szCs w:val="22"/>
          </w:rPr>
          <w:delText>previous stud</w:delText>
        </w:r>
        <w:r w:rsidR="002D5910" w:rsidDel="00C664C8">
          <w:rPr>
            <w:rFonts w:ascii="Arial" w:hAnsi="Arial" w:cs="Arial"/>
            <w:sz w:val="22"/>
            <w:szCs w:val="22"/>
          </w:rPr>
          <w:delText>y</w:delText>
        </w:r>
      </w:del>
      <w:customXmlDelRangeStart w:id="200" w:author="Stenglein,Mark" w:date="2025-05-16T15:55:00Z"/>
      <w:sdt>
        <w:sdtPr>
          <w:rPr>
            <w:rFonts w:ascii="Arial" w:hAnsi="Arial" w:cs="Arial"/>
            <w:color w:val="000000"/>
            <w:sz w:val="22"/>
            <w:szCs w:val="22"/>
            <w:vertAlign w:val="superscript"/>
          </w:rPr>
          <w:tag w:val="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307784200"/>
          <w:placeholder>
            <w:docPart w:val="DefaultPlaceholder_-1854013440"/>
          </w:placeholder>
        </w:sdtPr>
        <w:sdtContent>
          <w:customXmlDelRangeEnd w:id="200"/>
          <w:del w:id="201" w:author="Stenglein,Mark" w:date="2025-05-16T15:55:00Z" w16du:dateUtc="2025-05-16T21:55:00Z">
            <w:r w:rsidR="00A46342" w:rsidRPr="00A46342" w:rsidDel="00C664C8">
              <w:rPr>
                <w:rFonts w:ascii="Arial" w:hAnsi="Arial" w:cs="Arial"/>
                <w:color w:val="000000"/>
                <w:sz w:val="22"/>
                <w:szCs w:val="22"/>
                <w:vertAlign w:val="superscript"/>
              </w:rPr>
              <w:delText>11</w:delText>
            </w:r>
          </w:del>
          <w:customXmlDelRangeStart w:id="202" w:author="Stenglein,Mark" w:date="2025-05-16T15:55:00Z"/>
        </w:sdtContent>
      </w:sdt>
      <w:customXmlDelRangeEnd w:id="202"/>
      <w:del w:id="203" w:author="Stenglein,Mark" w:date="2025-05-16T15:55:00Z" w16du:dateUtc="2025-05-16T21:55:00Z">
        <w:r w:rsidR="009F08D9" w:rsidDel="00C664C8">
          <w:rPr>
            <w:rFonts w:ascii="Arial" w:hAnsi="Arial" w:cs="Arial"/>
            <w:sz w:val="22"/>
            <w:szCs w:val="22"/>
          </w:rPr>
          <w:delText xml:space="preserve">. </w:delText>
        </w:r>
        <w:r w:rsidR="00DB6E6D" w:rsidDel="00C664C8">
          <w:rPr>
            <w:rFonts w:ascii="Arial" w:hAnsi="Arial" w:cs="Arial"/>
            <w:sz w:val="22"/>
            <w:szCs w:val="22"/>
          </w:rPr>
          <w:delText xml:space="preserve">With the addition of more sequences, we discovered that some clades further subdivided into subclades </w:delText>
        </w:r>
      </w:del>
      <w:r w:rsidR="00AE26F5">
        <w:rPr>
          <w:rFonts w:ascii="Arial" w:hAnsi="Arial" w:cs="Arial"/>
          <w:sz w:val="22"/>
          <w:szCs w:val="22"/>
        </w:rPr>
        <w:t>(</w:t>
      </w:r>
      <w:r w:rsidR="00AE26F5" w:rsidRPr="00E97611">
        <w:rPr>
          <w:rFonts w:ascii="Arial" w:hAnsi="Arial" w:cs="Arial"/>
          <w:b/>
          <w:bCs/>
          <w:sz w:val="22"/>
          <w:szCs w:val="22"/>
        </w:rPr>
        <w:t>Figs. 4</w:t>
      </w:r>
      <w:r w:rsidR="00DB6E6D">
        <w:rPr>
          <w:rFonts w:ascii="Arial" w:hAnsi="Arial" w:cs="Arial"/>
          <w:b/>
          <w:bCs/>
          <w:sz w:val="22"/>
          <w:szCs w:val="22"/>
        </w:rPr>
        <w:t xml:space="preserve">, 5, </w:t>
      </w:r>
      <w:r w:rsidR="00AE26F5" w:rsidRPr="00E97611">
        <w:rPr>
          <w:rFonts w:ascii="Arial" w:hAnsi="Arial" w:cs="Arial"/>
          <w:b/>
          <w:bCs/>
          <w:sz w:val="22"/>
          <w:szCs w:val="22"/>
        </w:rPr>
        <w:t xml:space="preserve">6 </w:t>
      </w:r>
      <w:r w:rsidR="00DB6E6D">
        <w:rPr>
          <w:rFonts w:ascii="Arial" w:hAnsi="Arial" w:cs="Arial"/>
          <w:b/>
          <w:bCs/>
          <w:sz w:val="22"/>
          <w:szCs w:val="22"/>
        </w:rPr>
        <w:t xml:space="preserve">&amp; 7 and </w:t>
      </w:r>
      <w:r w:rsidR="00AE26F5" w:rsidRPr="00E97611">
        <w:rPr>
          <w:rFonts w:ascii="Arial" w:hAnsi="Arial" w:cs="Arial"/>
          <w:b/>
          <w:bCs/>
          <w:sz w:val="22"/>
          <w:szCs w:val="22"/>
        </w:rPr>
        <w:t xml:space="preserve">Supp. Figs. </w:t>
      </w:r>
      <w:r w:rsidR="006264D3">
        <w:rPr>
          <w:rFonts w:ascii="Arial" w:hAnsi="Arial" w:cs="Arial"/>
          <w:b/>
          <w:bCs/>
          <w:sz w:val="22"/>
          <w:szCs w:val="22"/>
        </w:rPr>
        <w:t xml:space="preserve">1, </w:t>
      </w:r>
      <w:r w:rsidR="00AE26F5" w:rsidRPr="00E97611">
        <w:rPr>
          <w:rFonts w:ascii="Arial" w:hAnsi="Arial" w:cs="Arial"/>
          <w:b/>
          <w:bCs/>
          <w:sz w:val="22"/>
          <w:szCs w:val="22"/>
        </w:rPr>
        <w:t>2</w:t>
      </w:r>
      <w:r w:rsidR="00DB6E6D">
        <w:rPr>
          <w:rFonts w:ascii="Arial" w:hAnsi="Arial" w:cs="Arial"/>
          <w:b/>
          <w:bCs/>
          <w:sz w:val="22"/>
          <w:szCs w:val="22"/>
        </w:rPr>
        <w:t xml:space="preserve">, 3, &amp; </w:t>
      </w:r>
      <w:r w:rsidR="00AE26F5" w:rsidRPr="00E97611">
        <w:rPr>
          <w:rFonts w:ascii="Arial" w:hAnsi="Arial" w:cs="Arial"/>
          <w:b/>
          <w:bCs/>
          <w:sz w:val="22"/>
          <w:szCs w:val="22"/>
        </w:rPr>
        <w:t>4</w:t>
      </w:r>
      <w:r w:rsidR="00AE26F5">
        <w:rPr>
          <w:rFonts w:ascii="Arial" w:hAnsi="Arial" w:cs="Arial"/>
          <w:sz w:val="22"/>
          <w:szCs w:val="22"/>
        </w:rPr>
        <w:t xml:space="preserve">). </w:t>
      </w:r>
      <w:del w:id="204" w:author="Stenglein,Mark" w:date="2025-05-16T15:55:00Z" w16du:dateUtc="2025-05-16T21:55:00Z">
        <w:r w:rsidDel="00C664C8">
          <w:rPr>
            <w:rFonts w:ascii="Arial" w:hAnsi="Arial" w:cs="Arial"/>
            <w:sz w:val="22"/>
            <w:szCs w:val="22"/>
          </w:rPr>
          <w:delText>We found that w</w:delText>
        </w:r>
      </w:del>
      <w:ins w:id="205" w:author="Stenglein,Mark" w:date="2025-05-16T15:55:00Z" w16du:dateUtc="2025-05-16T21:55:00Z">
        <w:r w:rsidR="00C664C8">
          <w:rPr>
            <w:rFonts w:ascii="Arial" w:hAnsi="Arial" w:cs="Arial"/>
            <w:sz w:val="22"/>
            <w:szCs w:val="22"/>
          </w:rPr>
          <w:t>W</w:t>
        </w:r>
      </w:ins>
      <w:r>
        <w:rPr>
          <w:rFonts w:ascii="Arial" w:hAnsi="Arial" w:cs="Arial"/>
          <w:sz w:val="22"/>
          <w:szCs w:val="22"/>
        </w:rPr>
        <w:t xml:space="preserve">ithin clades, galbut virus sequence diversity was </w:t>
      </w:r>
      <w:del w:id="206" w:author="Stenglein,Mark" w:date="2025-05-16T15:55:00Z" w16du:dateUtc="2025-05-16T21:55:00Z">
        <w:r w:rsidR="00DB6E6D" w:rsidDel="00C664C8">
          <w:rPr>
            <w:rFonts w:ascii="Arial" w:hAnsi="Arial" w:cs="Arial"/>
            <w:sz w:val="22"/>
            <w:szCs w:val="22"/>
          </w:rPr>
          <w:delText xml:space="preserve">relatively </w:delText>
        </w:r>
      </w:del>
      <w:r>
        <w:rPr>
          <w:rFonts w:ascii="Arial" w:hAnsi="Arial" w:cs="Arial"/>
          <w:sz w:val="22"/>
          <w:szCs w:val="22"/>
        </w:rPr>
        <w:t xml:space="preserve">low with </w:t>
      </w:r>
      <w:del w:id="207" w:author="Stenglein,Mark" w:date="2025-05-16T15:56:00Z" w16du:dateUtc="2025-05-16T21:56:00Z">
        <w:r w:rsidDel="00C664C8">
          <w:rPr>
            <w:rFonts w:ascii="Arial" w:hAnsi="Arial" w:cs="Arial"/>
            <w:sz w:val="22"/>
            <w:szCs w:val="22"/>
          </w:rPr>
          <w:delText xml:space="preserve">some </w:delText>
        </w:r>
      </w:del>
      <w:ins w:id="208" w:author="Stenglein,Mark" w:date="2025-05-16T15:56:00Z" w16du:dateUtc="2025-05-16T21:56:00Z">
        <w:r w:rsidR="00C664C8">
          <w:rPr>
            <w:rFonts w:ascii="Arial" w:hAnsi="Arial" w:cs="Arial"/>
            <w:sz w:val="22"/>
            <w:szCs w:val="22"/>
          </w:rPr>
          <w:t xml:space="preserve">many identical or nearly identical </w:t>
        </w:r>
      </w:ins>
      <w:r>
        <w:rPr>
          <w:rFonts w:ascii="Arial" w:hAnsi="Arial" w:cs="Arial"/>
          <w:sz w:val="22"/>
          <w:szCs w:val="22"/>
        </w:rPr>
        <w:t>sequences</w:t>
      </w:r>
      <w:del w:id="209" w:author="Stenglein,Mark" w:date="2025-05-16T15:56:00Z" w16du:dateUtc="2025-05-16T21:56:00Z">
        <w:r w:rsidDel="00C664C8">
          <w:rPr>
            <w:rFonts w:ascii="Arial" w:hAnsi="Arial" w:cs="Arial"/>
            <w:sz w:val="22"/>
            <w:szCs w:val="22"/>
          </w:rPr>
          <w:delText xml:space="preserve"> </w:delText>
        </w:r>
        <w:r w:rsidR="002D5116" w:rsidDel="00C664C8">
          <w:rPr>
            <w:rFonts w:ascii="Arial" w:hAnsi="Arial" w:cs="Arial"/>
            <w:sz w:val="22"/>
            <w:szCs w:val="22"/>
          </w:rPr>
          <w:delText xml:space="preserve">sharing </w:delText>
        </w:r>
        <w:r w:rsidDel="00C664C8">
          <w:rPr>
            <w:rFonts w:ascii="Arial" w:hAnsi="Arial" w:cs="Arial"/>
            <w:sz w:val="22"/>
            <w:szCs w:val="22"/>
          </w:rPr>
          <w:delText>100% pairwise identity</w:delText>
        </w:r>
      </w:del>
      <w:r>
        <w:rPr>
          <w:rFonts w:ascii="Arial" w:hAnsi="Arial" w:cs="Arial"/>
          <w:sz w:val="22"/>
          <w:szCs w:val="22"/>
        </w:rPr>
        <w:t xml:space="preserve">. However, between clades, sequences were more diverse with pairwise identity </w:t>
      </w:r>
      <w:ins w:id="210" w:author="Stenglein,Mark" w:date="2025-05-16T15:56:00Z" w16du:dateUtc="2025-05-16T21:56:00Z">
        <w:r w:rsidR="00C664C8">
          <w:rPr>
            <w:rFonts w:ascii="Arial" w:hAnsi="Arial" w:cs="Arial"/>
            <w:sz w:val="22"/>
            <w:szCs w:val="22"/>
          </w:rPr>
          <w:t xml:space="preserve">between genotypes </w:t>
        </w:r>
      </w:ins>
      <w:del w:id="211" w:author="Stenglein,Mark" w:date="2025-05-16T15:56:00Z" w16du:dateUtc="2025-05-16T21:56:00Z">
        <w:r w:rsidDel="00C664C8">
          <w:rPr>
            <w:rFonts w:ascii="Arial" w:hAnsi="Arial" w:cs="Arial"/>
            <w:sz w:val="22"/>
            <w:szCs w:val="22"/>
          </w:rPr>
          <w:delText xml:space="preserve">reaching just </w:delText>
        </w:r>
      </w:del>
      <w:ins w:id="212" w:author="Stenglein,Mark" w:date="2025-05-16T15:56:00Z" w16du:dateUtc="2025-05-16T21:56:00Z">
        <w:r w:rsidR="00C664C8">
          <w:rPr>
            <w:rFonts w:ascii="Arial" w:hAnsi="Arial" w:cs="Arial"/>
            <w:sz w:val="22"/>
            <w:szCs w:val="22"/>
          </w:rPr>
          <w:t xml:space="preserve">as low as </w:t>
        </w:r>
      </w:ins>
      <w:r>
        <w:rPr>
          <w:rFonts w:ascii="Arial" w:hAnsi="Arial" w:cs="Arial"/>
          <w:sz w:val="22"/>
          <w:szCs w:val="22"/>
        </w:rPr>
        <w:t>76%</w:t>
      </w:r>
      <w:del w:id="213" w:author="Stenglein,Mark" w:date="2025-05-16T15:56:00Z" w16du:dateUtc="2025-05-16T21:56:00Z">
        <w:r w:rsidDel="00C664C8">
          <w:rPr>
            <w:rFonts w:ascii="Arial" w:hAnsi="Arial" w:cs="Arial"/>
            <w:sz w:val="22"/>
            <w:szCs w:val="22"/>
          </w:rPr>
          <w:delText xml:space="preserve"> between genotypes A and </w:delText>
        </w:r>
        <w:r w:rsidRPr="005E70EB" w:rsidDel="00C664C8">
          <w:rPr>
            <w:rFonts w:ascii="Arial" w:hAnsi="Arial" w:cs="Arial"/>
            <w:i/>
            <w:iCs/>
            <w:sz w:val="22"/>
            <w:szCs w:val="22"/>
          </w:rPr>
          <w:delText>D. simulans</w:delText>
        </w:r>
      </w:del>
      <w:r>
        <w:rPr>
          <w:rFonts w:ascii="Arial" w:hAnsi="Arial" w:cs="Arial"/>
          <w:sz w:val="22"/>
          <w:szCs w:val="22"/>
        </w:rPr>
        <w:t xml:space="preserve">. </w:t>
      </w:r>
      <w:del w:id="214" w:author="Stenglein,Mark" w:date="2025-05-16T15:56:00Z" w16du:dateUtc="2025-05-16T21:56:00Z">
        <w:r w:rsidR="00116549" w:rsidDel="00C664C8">
          <w:rPr>
            <w:rFonts w:ascii="Arial" w:hAnsi="Arial" w:cs="Arial"/>
            <w:sz w:val="22"/>
            <w:szCs w:val="22"/>
          </w:rPr>
          <w:delText>Finally, o</w:delText>
        </w:r>
      </w:del>
      <w:ins w:id="215" w:author="Stenglein,Mark" w:date="2025-05-16T15:56:00Z" w16du:dateUtc="2025-05-16T21:56:00Z">
        <w:r w:rsidR="00C664C8">
          <w:rPr>
            <w:rFonts w:ascii="Arial" w:hAnsi="Arial" w:cs="Arial"/>
            <w:sz w:val="22"/>
            <w:szCs w:val="22"/>
          </w:rPr>
          <w:t>O</w:t>
        </w:r>
      </w:ins>
      <w:r w:rsidR="00116549">
        <w:rPr>
          <w:rFonts w:ascii="Arial" w:hAnsi="Arial" w:cs="Arial"/>
          <w:sz w:val="22"/>
          <w:szCs w:val="22"/>
        </w:rPr>
        <w:t xml:space="preserve">ur trees </w:t>
      </w:r>
      <w:ins w:id="216" w:author="Stenglein,Mark" w:date="2025-05-16T15:56:00Z" w16du:dateUtc="2025-05-16T21:56:00Z">
        <w:r w:rsidR="00C664C8">
          <w:rPr>
            <w:rFonts w:ascii="Arial" w:hAnsi="Arial" w:cs="Arial"/>
            <w:sz w:val="22"/>
            <w:szCs w:val="22"/>
          </w:rPr>
          <w:t xml:space="preserve">also </w:t>
        </w:r>
      </w:ins>
      <w:r w:rsidR="00116549">
        <w:rPr>
          <w:rFonts w:ascii="Arial" w:hAnsi="Arial" w:cs="Arial"/>
          <w:sz w:val="22"/>
          <w:szCs w:val="22"/>
        </w:rPr>
        <w:t>su</w:t>
      </w:r>
      <w:r w:rsidR="00DB6E6D">
        <w:rPr>
          <w:rFonts w:ascii="Arial" w:hAnsi="Arial" w:cs="Arial"/>
          <w:sz w:val="22"/>
          <w:szCs w:val="22"/>
        </w:rPr>
        <w:t>pported the observation</w:t>
      </w:r>
      <w:r w:rsidR="00116549">
        <w:rPr>
          <w:rFonts w:ascii="Arial" w:hAnsi="Arial" w:cs="Arial"/>
          <w:sz w:val="22"/>
          <w:szCs w:val="22"/>
        </w:rPr>
        <w:t xml:space="preserve"> that clade B infections </w:t>
      </w:r>
      <w:r w:rsidR="002D5116">
        <w:rPr>
          <w:rFonts w:ascii="Arial" w:hAnsi="Arial" w:cs="Arial"/>
          <w:sz w:val="22"/>
          <w:szCs w:val="22"/>
        </w:rPr>
        <w:t xml:space="preserve">were </w:t>
      </w:r>
      <w:r w:rsidR="00116549">
        <w:rPr>
          <w:rFonts w:ascii="Arial" w:hAnsi="Arial" w:cs="Arial"/>
          <w:sz w:val="22"/>
          <w:szCs w:val="22"/>
        </w:rPr>
        <w:t xml:space="preserve">not associated with chaq virus. The only samples that had </w:t>
      </w:r>
      <w:r w:rsidR="002D5116">
        <w:rPr>
          <w:rFonts w:ascii="Arial" w:hAnsi="Arial" w:cs="Arial"/>
          <w:sz w:val="22"/>
          <w:szCs w:val="22"/>
        </w:rPr>
        <w:t xml:space="preserve">galbut virus </w:t>
      </w:r>
      <w:r w:rsidR="00116549">
        <w:rPr>
          <w:rFonts w:ascii="Arial" w:hAnsi="Arial" w:cs="Arial"/>
          <w:sz w:val="22"/>
          <w:szCs w:val="22"/>
        </w:rPr>
        <w:t xml:space="preserve">clade B sequences </w:t>
      </w:r>
      <w:r w:rsidR="002D5116">
        <w:rPr>
          <w:rFonts w:ascii="Arial" w:hAnsi="Arial" w:cs="Arial"/>
          <w:sz w:val="22"/>
          <w:szCs w:val="22"/>
        </w:rPr>
        <w:t xml:space="preserve">and chaq virus sequences </w:t>
      </w:r>
      <w:r w:rsidR="00116549">
        <w:rPr>
          <w:rFonts w:ascii="Arial" w:hAnsi="Arial" w:cs="Arial"/>
          <w:sz w:val="22"/>
          <w:szCs w:val="22"/>
        </w:rPr>
        <w:t xml:space="preserve">were also </w:t>
      </w:r>
      <w:r w:rsidR="009865CB">
        <w:rPr>
          <w:rFonts w:ascii="Arial" w:hAnsi="Arial" w:cs="Arial"/>
          <w:sz w:val="22"/>
          <w:szCs w:val="22"/>
        </w:rPr>
        <w:t>co-</w:t>
      </w:r>
      <w:r w:rsidR="00116549">
        <w:rPr>
          <w:rFonts w:ascii="Arial" w:hAnsi="Arial" w:cs="Arial"/>
          <w:sz w:val="22"/>
          <w:szCs w:val="22"/>
        </w:rPr>
        <w:t xml:space="preserve">infected with clade A </w:t>
      </w:r>
      <w:r w:rsidR="004B0BEF">
        <w:rPr>
          <w:rFonts w:ascii="Arial" w:hAnsi="Arial" w:cs="Arial"/>
          <w:sz w:val="22"/>
          <w:szCs w:val="22"/>
        </w:rPr>
        <w:t xml:space="preserve">galbut virus </w:t>
      </w:r>
      <w:r w:rsidR="00116549">
        <w:rPr>
          <w:rFonts w:ascii="Arial" w:hAnsi="Arial" w:cs="Arial"/>
          <w:sz w:val="22"/>
          <w:szCs w:val="22"/>
        </w:rPr>
        <w:t>(</w:t>
      </w:r>
      <w:r w:rsidR="00116549" w:rsidRPr="00E97611">
        <w:rPr>
          <w:rFonts w:ascii="Arial" w:hAnsi="Arial" w:cs="Arial"/>
          <w:b/>
          <w:bCs/>
          <w:sz w:val="22"/>
          <w:szCs w:val="22"/>
        </w:rPr>
        <w:t>Figs. 13</w:t>
      </w:r>
      <w:r w:rsidR="00DB6E6D">
        <w:rPr>
          <w:rFonts w:ascii="Arial" w:hAnsi="Arial" w:cs="Arial"/>
          <w:b/>
          <w:bCs/>
          <w:sz w:val="22"/>
          <w:szCs w:val="22"/>
        </w:rPr>
        <w:t xml:space="preserve">, 14 &amp; </w:t>
      </w:r>
      <w:r w:rsidR="00116549" w:rsidRPr="00E97611">
        <w:rPr>
          <w:rFonts w:ascii="Arial" w:hAnsi="Arial" w:cs="Arial"/>
          <w:b/>
          <w:bCs/>
          <w:sz w:val="22"/>
          <w:szCs w:val="22"/>
        </w:rPr>
        <w:t>15</w:t>
      </w:r>
      <w:r w:rsidR="00116549">
        <w:rPr>
          <w:rFonts w:ascii="Arial" w:hAnsi="Arial" w:cs="Arial"/>
          <w:sz w:val="22"/>
          <w:szCs w:val="22"/>
        </w:rPr>
        <w:t xml:space="preserve">). </w:t>
      </w:r>
    </w:p>
    <w:p w14:paraId="5DF67EB1" w14:textId="77777777" w:rsidR="00AE26F5" w:rsidRDefault="00AE26F5" w:rsidP="003A5CEC">
      <w:pPr>
        <w:spacing w:line="360" w:lineRule="auto"/>
        <w:rPr>
          <w:rFonts w:ascii="Arial" w:hAnsi="Arial" w:cs="Arial"/>
          <w:sz w:val="22"/>
          <w:szCs w:val="22"/>
        </w:rPr>
      </w:pPr>
    </w:p>
    <w:p w14:paraId="44F5E377" w14:textId="1240338B" w:rsidR="00AE26F5" w:rsidRDefault="00A46342" w:rsidP="00A46342">
      <w:pPr>
        <w:spacing w:line="360" w:lineRule="auto"/>
        <w:ind w:firstLine="720"/>
        <w:rPr>
          <w:rFonts w:ascii="Arial" w:hAnsi="Arial" w:cs="Arial"/>
          <w:sz w:val="22"/>
          <w:szCs w:val="22"/>
        </w:rPr>
      </w:pPr>
      <w:commentRangeStart w:id="217"/>
      <w:r>
        <w:rPr>
          <w:rFonts w:ascii="Arial" w:hAnsi="Arial" w:cs="Arial"/>
          <w:sz w:val="22"/>
          <w:szCs w:val="22"/>
        </w:rPr>
        <w:t xml:space="preserve">How a host jump with a vertically transmitted virus would occur is unclear. </w:t>
      </w:r>
      <w:r w:rsidRPr="006264D3">
        <w:rPr>
          <w:rFonts w:ascii="Arial" w:hAnsi="Arial" w:cs="Arial"/>
          <w:sz w:val="22"/>
          <w:szCs w:val="22"/>
        </w:rPr>
        <w:t>Our</w:t>
      </w:r>
      <w:r>
        <w:rPr>
          <w:rFonts w:ascii="Arial" w:hAnsi="Arial" w:cs="Arial"/>
          <w:sz w:val="22"/>
          <w:szCs w:val="22"/>
        </w:rPr>
        <w:t xml:space="preserve"> trees indicated that the galbut virus </w:t>
      </w:r>
      <w:r w:rsidRPr="006264D3">
        <w:rPr>
          <w:rFonts w:ascii="Arial" w:hAnsi="Arial" w:cs="Arial"/>
          <w:i/>
          <w:iCs/>
          <w:sz w:val="22"/>
          <w:szCs w:val="22"/>
        </w:rPr>
        <w:t>D. simulans</w:t>
      </w:r>
      <w:r>
        <w:rPr>
          <w:rFonts w:ascii="Arial" w:hAnsi="Arial" w:cs="Arial"/>
          <w:sz w:val="22"/>
          <w:szCs w:val="22"/>
        </w:rPr>
        <w:t xml:space="preserve"> clade derived from clade A for RNAs 2, 3 and chaq virus but clade B for RNA 1. Although this could be an artifact of rooting, it is possible that the </w:t>
      </w:r>
      <w:r w:rsidRPr="006264D3">
        <w:rPr>
          <w:rFonts w:ascii="Arial" w:hAnsi="Arial" w:cs="Arial"/>
          <w:i/>
          <w:iCs/>
          <w:sz w:val="22"/>
          <w:szCs w:val="22"/>
        </w:rPr>
        <w:t xml:space="preserve">D. simulans </w:t>
      </w:r>
      <w:r>
        <w:rPr>
          <w:rFonts w:ascii="Arial" w:hAnsi="Arial" w:cs="Arial"/>
          <w:sz w:val="22"/>
          <w:szCs w:val="22"/>
        </w:rPr>
        <w:t xml:space="preserve">clade is the result of reassortment between the two clades. Perhaps there is more successful inbreeding in the wild than </w:t>
      </w:r>
      <w:r w:rsidR="006264D3">
        <w:rPr>
          <w:rFonts w:ascii="Arial" w:hAnsi="Arial" w:cs="Arial"/>
          <w:sz w:val="22"/>
          <w:szCs w:val="22"/>
        </w:rPr>
        <w:t xml:space="preserve">previously </w:t>
      </w:r>
      <w:r>
        <w:rPr>
          <w:rFonts w:ascii="Arial" w:hAnsi="Arial" w:cs="Arial"/>
          <w:sz w:val="22"/>
          <w:szCs w:val="22"/>
        </w:rPr>
        <w:t>thought</w:t>
      </w:r>
      <w:sdt>
        <w:sdtPr>
          <w:rPr>
            <w:rFonts w:ascii="Arial" w:hAnsi="Arial" w:cs="Arial"/>
            <w:color w:val="000000"/>
            <w:sz w:val="22"/>
            <w:szCs w:val="22"/>
            <w:vertAlign w:val="superscript"/>
          </w:rPr>
          <w:tag w:val="MENDELEY_CITATION_v3_eyJjaXRhdGlvbklEIjoiTUVOREVMRVlfQ0lUQVRJT05fM2U2OTdjZGItYzhiYi00NWYxLTk1MmMtZDI0NDMwODg3MjU5IiwicHJvcGVydGllcyI6eyJub3RlSW5kZXgiOjB9LCJpc0VkaXRlZCI6ZmFsc2UsIm1hbnVhbE92ZXJyaWRlIjp7ImlzTWFudWFsbHlPdmVycmlkZGVuIjpmYWxzZSwiY2l0ZXByb2NUZXh0IjoiPHN1cD4yMj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
          <w:id w:val="74247911"/>
          <w:placeholder>
            <w:docPart w:val="DefaultPlaceholder_-1854013440"/>
          </w:placeholder>
        </w:sdtPr>
        <w:sdtContent>
          <w:r w:rsidRPr="00A46342">
            <w:rPr>
              <w:rFonts w:ascii="Arial" w:hAnsi="Arial" w:cs="Arial"/>
              <w:color w:val="000000"/>
              <w:sz w:val="22"/>
              <w:szCs w:val="22"/>
              <w:vertAlign w:val="superscript"/>
            </w:rPr>
            <w:t>22</w:t>
          </w:r>
        </w:sdtContent>
      </w:sdt>
      <w:r w:rsidR="006264D3">
        <w:rPr>
          <w:rFonts w:ascii="Arial" w:hAnsi="Arial" w:cs="Arial"/>
          <w:sz w:val="22"/>
          <w:szCs w:val="22"/>
        </w:rPr>
        <w:t>.</w:t>
      </w:r>
      <w:r>
        <w:rPr>
          <w:rFonts w:ascii="Arial" w:hAnsi="Arial" w:cs="Arial"/>
          <w:sz w:val="22"/>
          <w:szCs w:val="22"/>
        </w:rPr>
        <w:t xml:space="preserve"> </w:t>
      </w:r>
      <w:r w:rsidRPr="00A46342">
        <w:rPr>
          <w:rFonts w:ascii="Arial" w:hAnsi="Arial" w:cs="Arial"/>
          <w:sz w:val="22"/>
          <w:szCs w:val="22"/>
        </w:rPr>
        <w:t xml:space="preserve">An effort to capture and sequence </w:t>
      </w:r>
      <w:r>
        <w:rPr>
          <w:rFonts w:ascii="Arial" w:hAnsi="Arial" w:cs="Arial"/>
          <w:sz w:val="22"/>
          <w:szCs w:val="22"/>
        </w:rPr>
        <w:t>diverse</w:t>
      </w:r>
      <w:r w:rsidRPr="006264D3">
        <w:rPr>
          <w:rFonts w:ascii="Arial" w:hAnsi="Arial" w:cs="Arial"/>
          <w:i/>
          <w:iCs/>
          <w:sz w:val="22"/>
          <w:szCs w:val="22"/>
        </w:rPr>
        <w:t xml:space="preserve"> Drosophila</w:t>
      </w:r>
      <w:r>
        <w:rPr>
          <w:rFonts w:ascii="Arial" w:hAnsi="Arial" w:cs="Arial"/>
          <w:sz w:val="22"/>
          <w:szCs w:val="22"/>
        </w:rPr>
        <w:t xml:space="preserve"> species</w:t>
      </w:r>
      <w:r w:rsidRPr="00A46342">
        <w:rPr>
          <w:rFonts w:ascii="Arial" w:hAnsi="Arial" w:cs="Arial"/>
          <w:i/>
          <w:iCs/>
          <w:sz w:val="22"/>
          <w:szCs w:val="22"/>
        </w:rPr>
        <w:t xml:space="preserve"> </w:t>
      </w:r>
      <w:r w:rsidRPr="00A46342">
        <w:rPr>
          <w:rFonts w:ascii="Arial" w:hAnsi="Arial" w:cs="Arial"/>
          <w:sz w:val="22"/>
          <w:szCs w:val="22"/>
        </w:rPr>
        <w:t xml:space="preserve">from </w:t>
      </w:r>
      <w:r>
        <w:rPr>
          <w:rFonts w:ascii="Arial" w:hAnsi="Arial" w:cs="Arial"/>
          <w:sz w:val="22"/>
          <w:szCs w:val="22"/>
        </w:rPr>
        <w:t>many</w:t>
      </w:r>
      <w:r w:rsidRPr="00A46342">
        <w:rPr>
          <w:rFonts w:ascii="Arial" w:hAnsi="Arial" w:cs="Arial"/>
          <w:sz w:val="22"/>
          <w:szCs w:val="22"/>
        </w:rPr>
        <w:t xml:space="preserve"> regions would expand our knowledge of galbut virus evolution across species.</w:t>
      </w:r>
      <w:commentRangeEnd w:id="217"/>
      <w:r w:rsidR="00C664C8">
        <w:rPr>
          <w:rStyle w:val="CommentReference"/>
        </w:rPr>
        <w:commentReference w:id="217"/>
      </w:r>
    </w:p>
    <w:p w14:paraId="22506E64" w14:textId="3C55010B" w:rsidR="00DB6E6D" w:rsidRDefault="009F08D9" w:rsidP="005272EB">
      <w:pPr>
        <w:spacing w:line="360" w:lineRule="auto"/>
        <w:ind w:firstLine="720"/>
        <w:rPr>
          <w:rFonts w:ascii="Arial" w:hAnsi="Arial" w:cs="Arial"/>
          <w:sz w:val="22"/>
          <w:szCs w:val="22"/>
        </w:rPr>
      </w:pPr>
      <w:r>
        <w:rPr>
          <w:rFonts w:ascii="Arial" w:hAnsi="Arial" w:cs="Arial"/>
          <w:sz w:val="22"/>
          <w:szCs w:val="22"/>
        </w:rPr>
        <w:lastRenderedPageBreak/>
        <w:t>There is</w:t>
      </w:r>
      <w:r w:rsidR="00DB6E6D">
        <w:rPr>
          <w:rFonts w:ascii="Arial" w:hAnsi="Arial" w:cs="Arial"/>
          <w:sz w:val="22"/>
          <w:szCs w:val="22"/>
        </w:rPr>
        <w:t xml:space="preserve"> evidence of geographically structured micro-lineages in </w:t>
      </w:r>
      <w:r>
        <w:rPr>
          <w:rFonts w:ascii="Arial" w:hAnsi="Arial" w:cs="Arial"/>
          <w:sz w:val="22"/>
          <w:szCs w:val="22"/>
        </w:rPr>
        <w:t>our trees</w:t>
      </w:r>
      <w:r w:rsidR="00DB6E6D">
        <w:rPr>
          <w:rFonts w:ascii="Arial" w:hAnsi="Arial" w:cs="Arial"/>
          <w:sz w:val="22"/>
          <w:szCs w:val="22"/>
        </w:rPr>
        <w:t xml:space="preserve"> that reflect shared ancestry. For example, a</w:t>
      </w:r>
      <w:r>
        <w:rPr>
          <w:rFonts w:ascii="Arial" w:hAnsi="Arial" w:cs="Arial"/>
          <w:sz w:val="22"/>
          <w:szCs w:val="22"/>
        </w:rPr>
        <w:t xml:space="preserve">ll clade A Pennsylvania </w:t>
      </w:r>
      <w:r w:rsidR="005272EB">
        <w:rPr>
          <w:rFonts w:ascii="Arial" w:hAnsi="Arial" w:cs="Arial"/>
          <w:sz w:val="22"/>
          <w:szCs w:val="22"/>
        </w:rPr>
        <w:t xml:space="preserve">sequences </w:t>
      </w:r>
      <w:r>
        <w:rPr>
          <w:rFonts w:ascii="Arial" w:hAnsi="Arial" w:cs="Arial"/>
          <w:sz w:val="22"/>
          <w:szCs w:val="22"/>
        </w:rPr>
        <w:t>were highly similar</w:t>
      </w:r>
      <w:r w:rsidR="00DB6E6D">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Samples</w:t>
      </w:r>
      <w:r w:rsidR="00DB6E6D">
        <w:rPr>
          <w:rFonts w:ascii="Arial" w:hAnsi="Arial" w:cs="Arial"/>
          <w:sz w:val="22"/>
          <w:szCs w:val="22"/>
        </w:rPr>
        <w:t xml:space="preserve"> from different locations were also found throughout the trees. </w:t>
      </w:r>
      <w:commentRangeStart w:id="218"/>
      <w:r w:rsidR="00DB6E6D">
        <w:rPr>
          <w:rFonts w:ascii="Arial" w:hAnsi="Arial" w:cs="Arial"/>
          <w:sz w:val="22"/>
          <w:szCs w:val="22"/>
        </w:rPr>
        <w:t xml:space="preserve">Maine sequences showed less evidence of geographic </w:t>
      </w:r>
      <w:r w:rsidR="006264D3">
        <w:rPr>
          <w:rFonts w:ascii="Arial" w:hAnsi="Arial" w:cs="Arial"/>
          <w:sz w:val="22"/>
          <w:szCs w:val="22"/>
        </w:rPr>
        <w:t>isolation</w:t>
      </w:r>
      <w:r w:rsidR="00DB6E6D">
        <w:rPr>
          <w:rFonts w:ascii="Arial" w:hAnsi="Arial" w:cs="Arial"/>
          <w:sz w:val="22"/>
          <w:szCs w:val="22"/>
        </w:rPr>
        <w:t xml:space="preserve"> as these sequences were dispersed throughout the trees. Similarly, the </w:t>
      </w:r>
      <w:r w:rsidR="00DB6E6D" w:rsidRPr="006264D3">
        <w:rPr>
          <w:rFonts w:ascii="Arial" w:hAnsi="Arial" w:cs="Arial"/>
          <w:i/>
          <w:iCs/>
          <w:sz w:val="22"/>
          <w:szCs w:val="22"/>
        </w:rPr>
        <w:t xml:space="preserve">D. melanogaster </w:t>
      </w:r>
      <w:r w:rsidR="00DB6E6D">
        <w:rPr>
          <w:rFonts w:ascii="Arial" w:hAnsi="Arial" w:cs="Arial"/>
          <w:sz w:val="22"/>
          <w:szCs w:val="22"/>
        </w:rPr>
        <w:t>sequences from Australia were not isolated</w:t>
      </w:r>
      <w:commentRangeEnd w:id="218"/>
      <w:r w:rsidR="005B4B3B">
        <w:rPr>
          <w:rStyle w:val="CommentReference"/>
        </w:rPr>
        <w:commentReference w:id="218"/>
      </w:r>
      <w:r w:rsidR="00DB6E6D">
        <w:rPr>
          <w:rFonts w:ascii="Arial" w:hAnsi="Arial" w:cs="Arial"/>
          <w:sz w:val="22"/>
          <w:szCs w:val="22"/>
        </w:rPr>
        <w:t>. These sequences were generally clustered together, but several sequences were more similar to sequences from the USA (</w:t>
      </w:r>
      <w:r w:rsidR="00DB6E6D" w:rsidRPr="00E97611">
        <w:rPr>
          <w:rFonts w:ascii="Arial" w:hAnsi="Arial" w:cs="Arial"/>
          <w:b/>
          <w:bCs/>
          <w:sz w:val="22"/>
          <w:szCs w:val="22"/>
        </w:rPr>
        <w:t>Figs. 4</w:t>
      </w:r>
      <w:r w:rsidR="00DB6E6D">
        <w:rPr>
          <w:rFonts w:ascii="Arial" w:hAnsi="Arial" w:cs="Arial"/>
          <w:b/>
          <w:bCs/>
          <w:sz w:val="22"/>
          <w:szCs w:val="22"/>
        </w:rPr>
        <w:t xml:space="preserve">, 5, 6 &amp; </w:t>
      </w:r>
      <w:r w:rsidR="00DB6E6D" w:rsidRPr="00E97611">
        <w:rPr>
          <w:rFonts w:ascii="Arial" w:hAnsi="Arial" w:cs="Arial"/>
          <w:b/>
          <w:bCs/>
          <w:sz w:val="22"/>
          <w:szCs w:val="22"/>
        </w:rPr>
        <w:t>7</w:t>
      </w:r>
      <w:r w:rsidR="00DB6E6D">
        <w:rPr>
          <w:rFonts w:ascii="Arial" w:hAnsi="Arial" w:cs="Arial"/>
          <w:sz w:val="22"/>
          <w:szCs w:val="22"/>
        </w:rPr>
        <w:t xml:space="preserve">). This could reflect the ease with which </w:t>
      </w:r>
      <w:r w:rsidR="00DB6E6D" w:rsidRPr="006264D3">
        <w:rPr>
          <w:rFonts w:ascii="Arial" w:hAnsi="Arial" w:cs="Arial"/>
          <w:i/>
          <w:iCs/>
          <w:sz w:val="22"/>
          <w:szCs w:val="22"/>
        </w:rPr>
        <w:t>D. melanogaster</w:t>
      </w:r>
      <w:r w:rsidR="00DB6E6D">
        <w:rPr>
          <w:rFonts w:ascii="Arial" w:hAnsi="Arial" w:cs="Arial"/>
          <w:sz w:val="22"/>
          <w:szCs w:val="22"/>
        </w:rPr>
        <w:t xml:space="preserve"> moves over large geographic areas as a human commensal</w:t>
      </w:r>
      <w:sdt>
        <w:sdtPr>
          <w:rPr>
            <w:rFonts w:ascii="Arial" w:hAnsi="Arial" w:cs="Arial"/>
            <w:color w:val="000000"/>
            <w:sz w:val="22"/>
            <w:szCs w:val="22"/>
            <w:vertAlign w:val="superscript"/>
          </w:rPr>
          <w:tag w:val="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
          <w:id w:val="788407904"/>
          <w:placeholder>
            <w:docPart w:val="DefaultPlaceholder_-1854013440"/>
          </w:placeholder>
        </w:sdtPr>
        <w:sdtContent>
          <w:r w:rsidR="00A46342" w:rsidRPr="00A46342">
            <w:rPr>
              <w:rFonts w:ascii="Arial" w:hAnsi="Arial" w:cs="Arial"/>
              <w:color w:val="000000"/>
              <w:sz w:val="22"/>
              <w:szCs w:val="22"/>
              <w:vertAlign w:val="superscript"/>
            </w:rPr>
            <w:t>23</w:t>
          </w:r>
        </w:sdtContent>
      </w:sdt>
      <w:r w:rsidR="00DB6E6D">
        <w:rPr>
          <w:rFonts w:ascii="Arial" w:hAnsi="Arial" w:cs="Arial"/>
          <w:sz w:val="22"/>
          <w:szCs w:val="22"/>
        </w:rPr>
        <w:t>.</w:t>
      </w:r>
      <w:r w:rsidR="006264D3">
        <w:rPr>
          <w:rFonts w:ascii="Arial" w:hAnsi="Arial" w:cs="Arial"/>
          <w:sz w:val="22"/>
          <w:szCs w:val="22"/>
        </w:rPr>
        <w:t xml:space="preserve"> It would be interesting to look at the genetic similarity of the host flies. Maybe </w:t>
      </w:r>
      <w:r w:rsidR="00DB6E6D">
        <w:rPr>
          <w:rFonts w:ascii="Arial" w:hAnsi="Arial" w:cs="Arial"/>
          <w:sz w:val="22"/>
          <w:szCs w:val="22"/>
        </w:rPr>
        <w:t>the flies with highly similar galbut virus sequences were more genetically similar to each other than those that were more similar to American sequences.</w:t>
      </w:r>
    </w:p>
    <w:p w14:paraId="6A102DC1" w14:textId="117A4FCA" w:rsidR="005272EB" w:rsidRDefault="005272EB" w:rsidP="006264D3">
      <w:pPr>
        <w:spacing w:line="360" w:lineRule="auto"/>
        <w:ind w:firstLine="720"/>
        <w:rPr>
          <w:rFonts w:ascii="Arial" w:hAnsi="Arial" w:cs="Arial"/>
          <w:sz w:val="22"/>
          <w:szCs w:val="22"/>
        </w:rPr>
      </w:pPr>
    </w:p>
    <w:p w14:paraId="5F512202" w14:textId="05408678" w:rsidR="005272EB" w:rsidRDefault="006F48DB" w:rsidP="00E97611">
      <w:pPr>
        <w:spacing w:line="360" w:lineRule="auto"/>
        <w:ind w:firstLine="720"/>
        <w:rPr>
          <w:rFonts w:ascii="Arial" w:hAnsi="Arial" w:cs="Arial"/>
          <w:sz w:val="22"/>
          <w:szCs w:val="22"/>
        </w:rPr>
      </w:pPr>
      <w:r>
        <w:rPr>
          <w:rFonts w:ascii="Arial" w:hAnsi="Arial" w:cs="Arial"/>
          <w:sz w:val="22"/>
          <w:szCs w:val="22"/>
        </w:rPr>
        <w:t xml:space="preserve">When we investigated the patterns of diversifying or purifying selection few loci were identified in galbut virus RNA 1, RNA 2 and chaq virus to be under diversifying selection. </w:t>
      </w:r>
      <w:ins w:id="219" w:author="Stenglein,Mark" w:date="2025-05-16T16:00:00Z" w16du:dateUtc="2025-05-16T22:00:00Z">
        <w:r w:rsidR="005B4B3B">
          <w:rPr>
            <w:rFonts w:ascii="Arial" w:hAnsi="Arial" w:cs="Arial"/>
            <w:sz w:val="22"/>
            <w:szCs w:val="22"/>
          </w:rPr>
          <w:t xml:space="preserve">In contrast, </w:t>
        </w:r>
      </w:ins>
      <w:r>
        <w:rPr>
          <w:rFonts w:ascii="Arial" w:hAnsi="Arial" w:cs="Arial"/>
          <w:sz w:val="22"/>
          <w:szCs w:val="22"/>
        </w:rPr>
        <w:t xml:space="preserve">RNA 3 </w:t>
      </w:r>
      <w:del w:id="220" w:author="Stenglein,Mark" w:date="2025-05-16T16:00:00Z" w16du:dateUtc="2025-05-16T22:00:00Z">
        <w:r w:rsidDel="005B4B3B">
          <w:rPr>
            <w:rFonts w:ascii="Arial" w:hAnsi="Arial" w:cs="Arial"/>
            <w:sz w:val="22"/>
            <w:szCs w:val="22"/>
          </w:rPr>
          <w:delText xml:space="preserve">however </w:delText>
        </w:r>
      </w:del>
      <w:r>
        <w:rPr>
          <w:rFonts w:ascii="Arial" w:hAnsi="Arial" w:cs="Arial"/>
          <w:sz w:val="22"/>
          <w:szCs w:val="22"/>
        </w:rPr>
        <w:t>had 20 sites of diversifying selection (</w:t>
      </w:r>
      <w:r w:rsidRPr="002D5910">
        <w:rPr>
          <w:rFonts w:ascii="Arial" w:hAnsi="Arial" w:cs="Arial"/>
          <w:b/>
          <w:bCs/>
          <w:sz w:val="22"/>
          <w:szCs w:val="22"/>
        </w:rPr>
        <w:t>Table 2</w:t>
      </w:r>
      <w:r>
        <w:rPr>
          <w:rFonts w:ascii="Arial" w:hAnsi="Arial" w:cs="Arial"/>
          <w:sz w:val="22"/>
          <w:szCs w:val="22"/>
        </w:rPr>
        <w:t xml:space="preserve">). </w:t>
      </w:r>
      <w:ins w:id="221" w:author="Stenglein,Mark" w:date="2025-05-16T16:01:00Z" w16du:dateUtc="2025-05-16T22:01:00Z">
        <w:r w:rsidR="005B4B3B">
          <w:rPr>
            <w:rFonts w:ascii="Arial" w:hAnsi="Arial" w:cs="Arial"/>
            <w:sz w:val="22"/>
            <w:szCs w:val="22"/>
          </w:rPr>
          <w:t xml:space="preserve">The protein encoded on RNA 3 has </w:t>
        </w:r>
      </w:ins>
      <w:ins w:id="222" w:author="Stenglein,Mark" w:date="2025-05-16T16:02:00Z" w16du:dateUtc="2025-05-16T22:02:00Z">
        <w:r w:rsidR="005B4B3B">
          <w:rPr>
            <w:rFonts w:ascii="Arial" w:hAnsi="Arial" w:cs="Arial"/>
            <w:sz w:val="22"/>
            <w:szCs w:val="22"/>
          </w:rPr>
          <w:t>no known function</w:t>
        </w:r>
      </w:ins>
      <w:ins w:id="223" w:author="Stenglein,Mark" w:date="2025-05-16T16:01:00Z" w16du:dateUtc="2025-05-16T22:01:00Z">
        <w:r w:rsidR="005B4B3B">
          <w:rPr>
            <w:rFonts w:ascii="Arial" w:hAnsi="Arial" w:cs="Arial"/>
            <w:sz w:val="22"/>
            <w:szCs w:val="22"/>
          </w:rPr>
          <w:t xml:space="preserve"> and no apparent sequence or structural similarity to other proteins with known function. </w:t>
        </w:r>
      </w:ins>
      <w:r>
        <w:rPr>
          <w:rFonts w:ascii="Arial" w:hAnsi="Arial" w:cs="Arial"/>
          <w:sz w:val="22"/>
          <w:szCs w:val="22"/>
        </w:rPr>
        <w:t xml:space="preserve">The higher number of diversifying </w:t>
      </w:r>
      <w:del w:id="224" w:author="Stenglein,Mark" w:date="2025-05-16T16:00:00Z" w16du:dateUtc="2025-05-16T22:00:00Z">
        <w:r w:rsidDel="005B4B3B">
          <w:rPr>
            <w:rFonts w:ascii="Arial" w:hAnsi="Arial" w:cs="Arial"/>
            <w:sz w:val="22"/>
            <w:szCs w:val="22"/>
          </w:rPr>
          <w:delText xml:space="preserve">selection </w:delText>
        </w:r>
      </w:del>
      <w:r>
        <w:rPr>
          <w:rFonts w:ascii="Arial" w:hAnsi="Arial" w:cs="Arial"/>
          <w:sz w:val="22"/>
          <w:szCs w:val="22"/>
        </w:rPr>
        <w:t xml:space="preserve">sites in RNA 3 </w:t>
      </w:r>
      <w:del w:id="225" w:author="Stenglein,Mark" w:date="2025-05-16T16:00:00Z" w16du:dateUtc="2025-05-16T22:00:00Z">
        <w:r w:rsidR="009F08D9" w:rsidDel="005B4B3B">
          <w:rPr>
            <w:rFonts w:ascii="Arial" w:hAnsi="Arial" w:cs="Arial"/>
            <w:sz w:val="22"/>
            <w:szCs w:val="22"/>
          </w:rPr>
          <w:delText>likel</w:delText>
        </w:r>
      </w:del>
      <w:ins w:id="226" w:author="Stenglein,Mark" w:date="2025-05-16T16:00:00Z" w16du:dateUtc="2025-05-16T22:00:00Z">
        <w:r w:rsidR="005B4B3B">
          <w:rPr>
            <w:rFonts w:ascii="Arial" w:hAnsi="Arial" w:cs="Arial"/>
            <w:sz w:val="22"/>
            <w:szCs w:val="22"/>
          </w:rPr>
          <w:t xml:space="preserve">may </w:t>
        </w:r>
      </w:ins>
      <w:del w:id="227" w:author="Stenglein,Mark" w:date="2025-05-16T16:00:00Z" w16du:dateUtc="2025-05-16T22:00:00Z">
        <w:r w:rsidR="009F08D9" w:rsidDel="005B4B3B">
          <w:rPr>
            <w:rFonts w:ascii="Arial" w:hAnsi="Arial" w:cs="Arial"/>
            <w:sz w:val="22"/>
            <w:szCs w:val="22"/>
          </w:rPr>
          <w:delText xml:space="preserve">y </w:delText>
        </w:r>
      </w:del>
      <w:del w:id="228" w:author="Stenglein,Mark" w:date="2025-05-16T16:01:00Z" w16du:dateUtc="2025-05-16T22:01:00Z">
        <w:r w:rsidR="009F08D9" w:rsidDel="005B4B3B">
          <w:rPr>
            <w:rFonts w:ascii="Arial" w:hAnsi="Arial" w:cs="Arial"/>
            <w:sz w:val="22"/>
            <w:szCs w:val="22"/>
          </w:rPr>
          <w:delText>ha</w:delText>
        </w:r>
      </w:del>
      <w:del w:id="229" w:author="Stenglein,Mark" w:date="2025-05-16T16:00:00Z" w16du:dateUtc="2025-05-16T22:00:00Z">
        <w:r w:rsidR="009F08D9" w:rsidDel="005B4B3B">
          <w:rPr>
            <w:rFonts w:ascii="Arial" w:hAnsi="Arial" w:cs="Arial"/>
            <w:sz w:val="22"/>
            <w:szCs w:val="22"/>
          </w:rPr>
          <w:delText xml:space="preserve">s </w:delText>
        </w:r>
      </w:del>
      <w:del w:id="230" w:author="Stenglein,Mark" w:date="2025-05-16T16:01:00Z" w16du:dateUtc="2025-05-16T22:01:00Z">
        <w:r w:rsidR="009F08D9" w:rsidDel="005B4B3B">
          <w:rPr>
            <w:rFonts w:ascii="Arial" w:hAnsi="Arial" w:cs="Arial"/>
            <w:sz w:val="22"/>
            <w:szCs w:val="22"/>
          </w:rPr>
          <w:delText>to do with its unknown role. Perhaps RNA 3 is involved in the RNA</w:delText>
        </w:r>
        <w:r w:rsidR="001B7C01" w:rsidDel="005B4B3B">
          <w:rPr>
            <w:rFonts w:ascii="Arial" w:hAnsi="Arial" w:cs="Arial"/>
            <w:sz w:val="22"/>
            <w:szCs w:val="22"/>
          </w:rPr>
          <w:delText xml:space="preserve"> interference</w:delText>
        </w:r>
        <w:r w:rsidR="009F08D9" w:rsidDel="005B4B3B">
          <w:rPr>
            <w:rFonts w:ascii="Arial" w:hAnsi="Arial" w:cs="Arial"/>
            <w:sz w:val="22"/>
            <w:szCs w:val="22"/>
          </w:rPr>
          <w:delText xml:space="preserve"> response</w:delText>
        </w:r>
        <w:r w:rsidR="005246B1" w:rsidDel="005B4B3B">
          <w:rPr>
            <w:rFonts w:ascii="Arial" w:hAnsi="Arial" w:cs="Arial"/>
            <w:sz w:val="22"/>
            <w:szCs w:val="22"/>
          </w:rPr>
          <w:delText xml:space="preserve"> and </w:delText>
        </w:r>
      </w:del>
      <w:ins w:id="231" w:author="Stenglein,Mark" w:date="2025-05-16T16:01:00Z" w16du:dateUtc="2025-05-16T22:01:00Z">
        <w:r w:rsidR="005B4B3B">
          <w:rPr>
            <w:rFonts w:ascii="Arial" w:hAnsi="Arial" w:cs="Arial"/>
            <w:sz w:val="22"/>
            <w:szCs w:val="22"/>
          </w:rPr>
          <w:t xml:space="preserve">reflect a role in </w:t>
        </w:r>
      </w:ins>
      <w:r w:rsidR="005246B1">
        <w:rPr>
          <w:rFonts w:ascii="Arial" w:hAnsi="Arial" w:cs="Arial"/>
          <w:sz w:val="22"/>
          <w:szCs w:val="22"/>
        </w:rPr>
        <w:t>host immune modu</w:t>
      </w:r>
      <w:ins w:id="232" w:author="Stenglein,Mark" w:date="2025-05-16T16:02:00Z" w16du:dateUtc="2025-05-16T22:02:00Z">
        <w:r w:rsidR="005B4B3B">
          <w:rPr>
            <w:rFonts w:ascii="Arial" w:hAnsi="Arial" w:cs="Arial"/>
            <w:sz w:val="22"/>
            <w:szCs w:val="22"/>
          </w:rPr>
          <w:t>la</w:t>
        </w:r>
      </w:ins>
      <w:del w:id="233" w:author="Stenglein,Mark" w:date="2025-05-16T16:02:00Z" w16du:dateUtc="2025-05-16T22:02:00Z">
        <w:r w:rsidR="005246B1" w:rsidDel="005B4B3B">
          <w:rPr>
            <w:rFonts w:ascii="Arial" w:hAnsi="Arial" w:cs="Arial"/>
            <w:sz w:val="22"/>
            <w:szCs w:val="22"/>
          </w:rPr>
          <w:delText>al</w:delText>
        </w:r>
      </w:del>
      <w:r w:rsidR="005246B1">
        <w:rPr>
          <w:rFonts w:ascii="Arial" w:hAnsi="Arial" w:cs="Arial"/>
          <w:sz w:val="22"/>
          <w:szCs w:val="22"/>
        </w:rPr>
        <w:t>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A46342" w:rsidRPr="00A46342">
            <w:rPr>
              <w:rFonts w:ascii="Arial" w:hAnsi="Arial" w:cs="Arial"/>
              <w:color w:val="000000"/>
              <w:sz w:val="22"/>
              <w:szCs w:val="22"/>
              <w:vertAlign w:val="superscript"/>
            </w:rPr>
            <w:t>24,25</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497935EE"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 xml:space="preserve">Our RT-qPCR data suggested that there were low and high </w:t>
      </w:r>
      <w:ins w:id="234" w:author="Stenglein,Mark" w:date="2025-05-16T16:02:00Z" w16du:dateUtc="2025-05-16T22:02:00Z">
        <w:r w:rsidR="005B4B3B">
          <w:rPr>
            <w:rFonts w:ascii="Arial" w:hAnsi="Arial" w:cs="Arial"/>
            <w:sz w:val="22"/>
            <w:szCs w:val="22"/>
          </w:rPr>
          <w:t xml:space="preserve">galbut virus </w:t>
        </w:r>
      </w:ins>
      <w:r w:rsidR="00116549">
        <w:rPr>
          <w:rFonts w:ascii="Arial" w:hAnsi="Arial" w:cs="Arial"/>
          <w:sz w:val="22"/>
          <w:szCs w:val="22"/>
        </w:rPr>
        <w:t xml:space="preserve">infection phenotypes. When we investigated this with the sequencing data, we saw that genotype A infections did replicate to higher levels </w:t>
      </w:r>
      <w:ins w:id="235" w:author="Stenglein,Mark" w:date="2025-05-16T16:02:00Z" w16du:dateUtc="2025-05-16T22:02:00Z">
        <w:r w:rsidR="005B4B3B">
          <w:rPr>
            <w:rFonts w:ascii="Arial" w:hAnsi="Arial" w:cs="Arial"/>
            <w:sz w:val="22"/>
            <w:szCs w:val="22"/>
          </w:rPr>
          <w:t xml:space="preserve">that genotype B infections, </w:t>
        </w:r>
      </w:ins>
      <w:r w:rsidR="00116549">
        <w:rPr>
          <w:rFonts w:ascii="Arial" w:hAnsi="Arial" w:cs="Arial"/>
          <w:sz w:val="22"/>
          <w:szCs w:val="22"/>
        </w:rPr>
        <w:t>but that there were genotype A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 xml:space="preserve">). </w:t>
      </w:r>
      <w:commentRangeStart w:id="236"/>
      <w:r w:rsidR="00DB6E6D">
        <w:rPr>
          <w:rFonts w:ascii="Arial" w:hAnsi="Arial" w:cs="Arial"/>
          <w:sz w:val="22"/>
          <w:szCs w:val="22"/>
        </w:rPr>
        <w:t xml:space="preserve">Investigation </w:t>
      </w:r>
      <w:commentRangeEnd w:id="236"/>
      <w:r w:rsidR="005B4B3B">
        <w:rPr>
          <w:rStyle w:val="CommentReference"/>
        </w:rPr>
        <w:commentReference w:id="236"/>
      </w:r>
      <w:r w:rsidR="00DB6E6D">
        <w:rPr>
          <w:rFonts w:ascii="Arial" w:hAnsi="Arial" w:cs="Arial"/>
          <w:sz w:val="22"/>
          <w:szCs w:val="22"/>
        </w:rPr>
        <w:t>into these low</w:t>
      </w:r>
      <w:r w:rsidR="006264D3">
        <w:rPr>
          <w:rFonts w:ascii="Arial" w:hAnsi="Arial" w:cs="Arial"/>
          <w:sz w:val="22"/>
          <w:szCs w:val="22"/>
        </w:rPr>
        <w:t>-</w:t>
      </w:r>
      <w:r w:rsidR="00DB6E6D">
        <w:rPr>
          <w:rFonts w:ascii="Arial" w:hAnsi="Arial" w:cs="Arial"/>
          <w:sz w:val="22"/>
          <w:szCs w:val="22"/>
        </w:rPr>
        <w:t xml:space="preserve">level infections did not reveal any easily defined characteristics that could explain this phenotype. </w:t>
      </w:r>
      <w:r w:rsidR="00116549">
        <w:rPr>
          <w:rFonts w:ascii="Arial" w:hAnsi="Arial" w:cs="Arial"/>
          <w:sz w:val="22"/>
          <w:szCs w:val="22"/>
        </w:rPr>
        <w:t xml:space="preserve">When we </w:t>
      </w:r>
      <w:del w:id="237" w:author="Stenglein,Mark" w:date="2025-05-16T16:03:00Z" w16du:dateUtc="2025-05-16T22:03:00Z">
        <w:r w:rsidR="00DB6E6D" w:rsidDel="005B4B3B">
          <w:rPr>
            <w:rFonts w:ascii="Arial" w:hAnsi="Arial" w:cs="Arial"/>
            <w:sz w:val="22"/>
            <w:szCs w:val="22"/>
          </w:rPr>
          <w:delText xml:space="preserve">specifically </w:delText>
        </w:r>
      </w:del>
      <w:r w:rsidR="00116549">
        <w:rPr>
          <w:rFonts w:ascii="Arial" w:hAnsi="Arial" w:cs="Arial"/>
          <w:sz w:val="22"/>
          <w:szCs w:val="22"/>
        </w:rPr>
        <w:t>asked whether cha</w:t>
      </w:r>
      <w:r w:rsidR="00DB6E6D">
        <w:rPr>
          <w:rFonts w:ascii="Arial" w:hAnsi="Arial" w:cs="Arial"/>
          <w:sz w:val="22"/>
          <w:szCs w:val="22"/>
        </w:rPr>
        <w:t>q</w:t>
      </w:r>
      <w:r w:rsidR="00116549">
        <w:rPr>
          <w:rFonts w:ascii="Arial" w:hAnsi="Arial" w:cs="Arial"/>
          <w:sz w:val="22"/>
          <w:szCs w:val="22"/>
        </w:rPr>
        <w:t xml:space="preserve"> virus infection could explain the low- and high- infection levels in genotype A we found that chaq virus presence did not impact</w:t>
      </w:r>
      <w:ins w:id="238" w:author="Stenglein,Mark" w:date="2025-05-16T16:03:00Z" w16du:dateUtc="2025-05-16T22:03:00Z">
        <w:r w:rsidR="005B4B3B">
          <w:rPr>
            <w:rFonts w:ascii="Arial" w:hAnsi="Arial" w:cs="Arial"/>
            <w:sz w:val="22"/>
            <w:szCs w:val="22"/>
          </w:rPr>
          <w:t xml:space="preserve"> average</w:t>
        </w:r>
      </w:ins>
      <w:r w:rsidR="00116549">
        <w:rPr>
          <w:rFonts w:ascii="Arial" w:hAnsi="Arial" w:cs="Arial"/>
          <w:sz w:val="22"/>
          <w:szCs w:val="22"/>
        </w:rPr>
        <w:t xml:space="preserve"> galbut virus </w:t>
      </w:r>
      <w:del w:id="239" w:author="Stenglein,Mark" w:date="2025-05-16T16:03:00Z" w16du:dateUtc="2025-05-16T22:03:00Z">
        <w:r w:rsidR="00116549" w:rsidDel="005B4B3B">
          <w:rPr>
            <w:rFonts w:ascii="Arial" w:hAnsi="Arial" w:cs="Arial"/>
            <w:sz w:val="22"/>
            <w:szCs w:val="22"/>
          </w:rPr>
          <w:delText xml:space="preserve">replication </w:delText>
        </w:r>
      </w:del>
      <w:ins w:id="240" w:author="Stenglein,Mark" w:date="2025-05-16T16:03:00Z" w16du:dateUtc="2025-05-16T22:03:00Z">
        <w:r w:rsidR="005B4B3B">
          <w:rPr>
            <w:rFonts w:ascii="Arial" w:hAnsi="Arial" w:cs="Arial"/>
            <w:sz w:val="22"/>
            <w:szCs w:val="22"/>
          </w:rPr>
          <w:t xml:space="preserve">RNA </w:t>
        </w:r>
      </w:ins>
      <w:r w:rsidR="00116549">
        <w:rPr>
          <w:rFonts w:ascii="Arial" w:hAnsi="Arial" w:cs="Arial"/>
          <w:sz w:val="22"/>
          <w:szCs w:val="22"/>
        </w:rPr>
        <w:t>level</w:t>
      </w:r>
      <w:ins w:id="241" w:author="Stenglein,Mark" w:date="2025-05-16T16:03:00Z" w16du:dateUtc="2025-05-16T22:03:00Z">
        <w:r w:rsidR="005B4B3B">
          <w:rPr>
            <w:rFonts w:ascii="Arial" w:hAnsi="Arial" w:cs="Arial"/>
            <w:sz w:val="22"/>
            <w:szCs w:val="22"/>
          </w:rPr>
          <w:t>s</w:t>
        </w:r>
      </w:ins>
      <w:r w:rsidR="00116549">
        <w:rPr>
          <w:rFonts w:ascii="Arial" w:hAnsi="Arial" w:cs="Arial"/>
          <w:sz w:val="22"/>
          <w:szCs w:val="22"/>
        </w:rPr>
        <w:t xml:space="preserve"> (</w:t>
      </w:r>
      <w:r w:rsidR="00116549" w:rsidRPr="00E97611">
        <w:rPr>
          <w:rFonts w:ascii="Arial" w:hAnsi="Arial" w:cs="Arial"/>
          <w:b/>
          <w:bCs/>
          <w:sz w:val="22"/>
          <w:szCs w:val="22"/>
        </w:rPr>
        <w:t>Fig. 9B</w:t>
      </w:r>
      <w:r w:rsidR="00116549">
        <w:rPr>
          <w:rFonts w:ascii="Arial" w:hAnsi="Arial" w:cs="Arial"/>
          <w:sz w:val="22"/>
          <w:szCs w:val="22"/>
        </w:rPr>
        <w:t xml:space="preserve">). </w:t>
      </w:r>
      <w:r w:rsidR="00DB6E6D">
        <w:rPr>
          <w:rFonts w:ascii="Arial" w:hAnsi="Arial" w:cs="Arial"/>
          <w:sz w:val="22"/>
          <w:szCs w:val="22"/>
        </w:rPr>
        <w:t xml:space="preserve">All clade A samples that did not have chaq virus exhibited a mid-level infection phenotype similar to clade B infection levels. </w:t>
      </w:r>
      <w:commentRangeStart w:id="242"/>
      <w:r w:rsidR="00A46342">
        <w:rPr>
          <w:rFonts w:ascii="Arial" w:hAnsi="Arial" w:cs="Arial"/>
          <w:sz w:val="22"/>
          <w:szCs w:val="22"/>
        </w:rPr>
        <w:t>Perhaps chaq virus is a satellite virus that plays a role in modulating infection levels of galbut virus</w:t>
      </w:r>
      <w:commentRangeEnd w:id="242"/>
      <w:r w:rsidR="005B4B3B">
        <w:rPr>
          <w:rStyle w:val="CommentReference"/>
        </w:rPr>
        <w:commentReference w:id="242"/>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48701196"/>
          <w:placeholder>
            <w:docPart w:val="DefaultPlaceholder_-1854013440"/>
          </w:placeholder>
        </w:sdtPr>
        <w:sdtContent>
          <w:r w:rsidR="00A46342" w:rsidRPr="00A46342">
            <w:rPr>
              <w:rFonts w:ascii="Arial" w:hAnsi="Arial" w:cs="Arial"/>
              <w:color w:val="000000"/>
              <w:sz w:val="22"/>
              <w:szCs w:val="22"/>
              <w:vertAlign w:val="superscript"/>
            </w:rPr>
            <w:t>26,27</w:t>
          </w:r>
        </w:sdtContent>
      </w:sdt>
      <w:r w:rsidR="00A46342">
        <w:rPr>
          <w:rFonts w:ascii="Arial" w:hAnsi="Arial" w:cs="Arial"/>
          <w:sz w:val="22"/>
          <w:szCs w:val="22"/>
        </w:rPr>
        <w:t>.</w:t>
      </w:r>
    </w:p>
    <w:p w14:paraId="02EAE11B" w14:textId="77777777" w:rsidR="009F08D9" w:rsidRDefault="009F08D9" w:rsidP="00081385">
      <w:pPr>
        <w:spacing w:line="360" w:lineRule="auto"/>
        <w:rPr>
          <w:rFonts w:ascii="Arial" w:hAnsi="Arial" w:cs="Arial"/>
          <w:sz w:val="22"/>
          <w:szCs w:val="22"/>
        </w:rPr>
      </w:pPr>
    </w:p>
    <w:p w14:paraId="6A9E592A" w14:textId="5296B10A"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2 viruses (2 sets of 3 segments). Instead,</w:t>
      </w:r>
      <w:r w:rsidR="00505B29">
        <w:rPr>
          <w:rFonts w:ascii="Arial" w:hAnsi="Arial" w:cs="Arial"/>
          <w:sz w:val="22"/>
          <w:szCs w:val="22"/>
        </w:rPr>
        <w:t xml:space="preserve"> coinfections were generally </w:t>
      </w:r>
      <w:commentRangeStart w:id="243"/>
      <w:r w:rsidR="00505B29">
        <w:rPr>
          <w:rFonts w:ascii="Arial" w:hAnsi="Arial" w:cs="Arial"/>
          <w:sz w:val="22"/>
          <w:szCs w:val="22"/>
        </w:rPr>
        <w:t>based on segment</w:t>
      </w:r>
      <w:commentRangeEnd w:id="243"/>
      <w:r w:rsidR="005B4B3B">
        <w:rPr>
          <w:rStyle w:val="CommentReference"/>
        </w:rPr>
        <w:commentReference w:id="243"/>
      </w:r>
      <w:r w:rsidR="00505B29">
        <w:rPr>
          <w:rFonts w:ascii="Arial" w:hAnsi="Arial" w:cs="Arial"/>
          <w:sz w:val="22"/>
          <w:szCs w:val="22"/>
        </w:rPr>
        <w:t xml:space="preserve">. RNA 3 was the most common segment to be present as more than one distinct </w:t>
      </w:r>
      <w:del w:id="244" w:author="Stenglein,Mark" w:date="2025-05-16T16:04:00Z" w16du:dateUtc="2025-05-16T22:04:00Z">
        <w:r w:rsidR="00505B29" w:rsidDel="005B4B3B">
          <w:rPr>
            <w:rFonts w:ascii="Arial" w:hAnsi="Arial" w:cs="Arial"/>
            <w:sz w:val="22"/>
            <w:szCs w:val="22"/>
          </w:rPr>
          <w:delText>sequence</w:delText>
        </w:r>
      </w:del>
      <w:ins w:id="245" w:author="Stenglein,Mark" w:date="2025-05-16T16:04:00Z" w16du:dateUtc="2025-05-16T22:04:00Z">
        <w:r w:rsidR="005B4B3B">
          <w:rPr>
            <w:rFonts w:ascii="Arial" w:hAnsi="Arial" w:cs="Arial"/>
            <w:sz w:val="22"/>
            <w:szCs w:val="22"/>
          </w:rPr>
          <w:t>genotype</w:t>
        </w:r>
      </w:ins>
      <w:r w:rsidR="00505B29">
        <w:rPr>
          <w:rFonts w:ascii="Arial" w:hAnsi="Arial" w:cs="Arial"/>
          <w:sz w:val="22"/>
          <w:szCs w:val="22"/>
        </w:rPr>
        <w:t xml:space="preserve">. </w:t>
      </w:r>
      <w:del w:id="246" w:author="Stenglein,Mark" w:date="2025-05-16T16:05:00Z" w16du:dateUtc="2025-05-16T22:05:00Z">
        <w:r w:rsidR="009757C3" w:rsidDel="0075169D">
          <w:rPr>
            <w:rFonts w:ascii="Arial" w:hAnsi="Arial" w:cs="Arial"/>
            <w:sz w:val="22"/>
            <w:szCs w:val="22"/>
          </w:rPr>
          <w:delText>I</w:delText>
        </w:r>
        <w:r w:rsidR="00505B29" w:rsidDel="0075169D">
          <w:rPr>
            <w:rFonts w:ascii="Arial" w:hAnsi="Arial" w:cs="Arial"/>
            <w:sz w:val="22"/>
            <w:szCs w:val="22"/>
          </w:rPr>
          <w:delText xml:space="preserve">t is possible the </w:delText>
        </w:r>
        <w:r w:rsidR="00826870" w:rsidDel="0075169D">
          <w:rPr>
            <w:rFonts w:ascii="Arial" w:hAnsi="Arial" w:cs="Arial"/>
            <w:sz w:val="22"/>
            <w:szCs w:val="22"/>
          </w:rPr>
          <w:delText xml:space="preserve">maintaining multiple </w:delText>
        </w:r>
        <w:r w:rsidR="00505B29" w:rsidDel="0075169D">
          <w:rPr>
            <w:rFonts w:ascii="Arial" w:hAnsi="Arial" w:cs="Arial"/>
            <w:sz w:val="22"/>
            <w:szCs w:val="22"/>
          </w:rPr>
          <w:delText xml:space="preserve">RNA 3 </w:delText>
        </w:r>
        <w:r w:rsidR="00826870" w:rsidDel="0075169D">
          <w:rPr>
            <w:rFonts w:ascii="Arial" w:hAnsi="Arial" w:cs="Arial"/>
            <w:sz w:val="22"/>
            <w:szCs w:val="22"/>
          </w:rPr>
          <w:delText xml:space="preserve">genotypes in a single infection </w:delText>
        </w:r>
        <w:r w:rsidR="0043081D" w:rsidDel="0075169D">
          <w:rPr>
            <w:rFonts w:ascii="Arial" w:hAnsi="Arial" w:cs="Arial"/>
            <w:sz w:val="22"/>
            <w:szCs w:val="22"/>
          </w:rPr>
          <w:delText>confers some kind of advantage, perhaps related to counteracting immune factors. Alternatively, molecular details of how the different RNA segments are replicated or transmitted may contribute to preferential persistence of RNA</w:delText>
        </w:r>
      </w:del>
      <w:del w:id="247" w:author="Stenglein,Mark" w:date="2025-05-16T16:04:00Z" w16du:dateUtc="2025-05-16T22:04:00Z">
        <w:r w:rsidR="0043081D" w:rsidDel="005B4B3B">
          <w:rPr>
            <w:rFonts w:ascii="Arial" w:hAnsi="Arial" w:cs="Arial"/>
            <w:sz w:val="22"/>
            <w:szCs w:val="22"/>
          </w:rPr>
          <w:delText xml:space="preserve"> 3</w:delText>
        </w:r>
      </w:del>
      <w:del w:id="248" w:author="Stenglein,Mark" w:date="2025-05-16T16:05:00Z" w16du:dateUtc="2025-05-16T22:05:00Z">
        <w:r w:rsidR="009757C3" w:rsidDel="0075169D">
          <w:rPr>
            <w:rFonts w:ascii="Arial" w:hAnsi="Arial" w:cs="Arial"/>
            <w:sz w:val="22"/>
            <w:szCs w:val="22"/>
          </w:rPr>
          <w:delText xml:space="preserve">. </w:delText>
        </w:r>
      </w:del>
      <w:r w:rsidR="00505B29">
        <w:rPr>
          <w:rFonts w:ascii="Arial" w:hAnsi="Arial" w:cs="Arial"/>
          <w:sz w:val="22"/>
          <w:szCs w:val="22"/>
        </w:rPr>
        <w:t>RNA 2 and chaq virus were the next most common</w:t>
      </w:r>
      <w:ins w:id="249" w:author="Stenglein,Mark" w:date="2025-05-16T16:04:00Z" w16du:dateUtc="2025-05-16T22:04:00Z">
        <w:r w:rsidR="005B4B3B">
          <w:rPr>
            <w:rFonts w:ascii="Arial" w:hAnsi="Arial" w:cs="Arial"/>
            <w:sz w:val="22"/>
            <w:szCs w:val="22"/>
          </w:rPr>
          <w:t xml:space="preserve"> co-infecting segment</w:t>
        </w:r>
      </w:ins>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Fig. 3</w:t>
      </w:r>
      <w:r w:rsidR="001055B7">
        <w:rPr>
          <w:rFonts w:ascii="Arial" w:hAnsi="Arial" w:cs="Arial"/>
          <w:sz w:val="22"/>
          <w:szCs w:val="22"/>
        </w:rPr>
        <w:t>)</w:t>
      </w:r>
      <w:r w:rsidRPr="00081385">
        <w:rPr>
          <w:rFonts w:ascii="Arial" w:hAnsi="Arial" w:cs="Arial"/>
          <w:sz w:val="22"/>
          <w:szCs w:val="22"/>
        </w:rPr>
        <w:t xml:space="preserve">. </w:t>
      </w:r>
      <w:ins w:id="250" w:author="Stenglein,Mark" w:date="2025-05-16T16:05:00Z" w16du:dateUtc="2025-05-16T22:05:00Z">
        <w:r w:rsidR="0075169D">
          <w:rPr>
            <w:rFonts w:ascii="Arial" w:hAnsi="Arial" w:cs="Arial"/>
            <w:sz w:val="22"/>
            <w:szCs w:val="22"/>
          </w:rPr>
          <w:lastRenderedPageBreak/>
          <w:t xml:space="preserve">It is possible the maintaining multiple RNA 3 genotypes in a single infection confers some kind of advantage, perhaps related to counteracting immune factors. Alternatively, molecular details of how the different RNA segments are replicated or transmitted may contribute to preferential persistence of </w:t>
        </w:r>
        <w:commentRangeStart w:id="251"/>
        <w:r w:rsidR="0075169D">
          <w:rPr>
            <w:rFonts w:ascii="Arial" w:hAnsi="Arial" w:cs="Arial"/>
            <w:sz w:val="22"/>
            <w:szCs w:val="22"/>
          </w:rPr>
          <w:t>RNAs</w:t>
        </w:r>
        <w:commentRangeEnd w:id="251"/>
        <w:r w:rsidR="00716DC4">
          <w:rPr>
            <w:rStyle w:val="CommentReference"/>
          </w:rPr>
          <w:commentReference w:id="251"/>
        </w:r>
        <w:r w:rsidR="0075169D">
          <w:rPr>
            <w:rFonts w:ascii="Arial" w:hAnsi="Arial" w:cs="Arial"/>
            <w:sz w:val="22"/>
            <w:szCs w:val="22"/>
          </w:rPr>
          <w:t>.</w:t>
        </w:r>
      </w:ins>
    </w:p>
    <w:p w14:paraId="7366C801" w14:textId="77777777" w:rsidR="00081385" w:rsidRDefault="00081385" w:rsidP="00081385">
      <w:pPr>
        <w:spacing w:line="360" w:lineRule="auto"/>
        <w:rPr>
          <w:rFonts w:ascii="Arial" w:hAnsi="Arial" w:cs="Arial"/>
          <w:sz w:val="22"/>
          <w:szCs w:val="22"/>
        </w:rPr>
      </w:pPr>
    </w:p>
    <w:p w14:paraId="4E84BB0C" w14:textId="6B845B1F" w:rsidR="00081385" w:rsidRDefault="00081385"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ins w:id="252" w:author="Stenglein,Mark" w:date="2025-05-16T16:05:00Z" w16du:dateUtc="2025-05-16T22:05:00Z">
        <w:r w:rsidR="00716DC4">
          <w:rPr>
            <w:rFonts w:ascii="Arial" w:hAnsi="Arial" w:cs="Arial"/>
            <w:sz w:val="22"/>
            <w:szCs w:val="22"/>
          </w:rPr>
          <w:t>,</w:t>
        </w:r>
      </w:ins>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yMS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A46342" w:rsidRPr="00A46342">
            <w:rPr>
              <w:rFonts w:ascii="Arial" w:hAnsi="Arial" w:cs="Arial"/>
              <w:color w:val="000000"/>
              <w:sz w:val="22"/>
              <w:szCs w:val="22"/>
              <w:vertAlign w:val="superscript"/>
            </w:rPr>
            <w:t>21,28</w:t>
          </w:r>
        </w:sdtContent>
      </w:sdt>
      <w:r w:rsidR="00CD3813">
        <w:rPr>
          <w:rFonts w:ascii="Arial" w:hAnsi="Arial" w:cs="Arial"/>
          <w:sz w:val="22"/>
          <w:szCs w:val="22"/>
        </w:rPr>
        <w:t xml:space="preserve">. </w:t>
      </w:r>
      <w:commentRangeStart w:id="253"/>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r w:rsidR="00C80F67">
        <w:rPr>
          <w:rFonts w:ascii="Arial" w:hAnsi="Arial" w:cs="Arial"/>
          <w:sz w:val="22"/>
          <w:szCs w:val="22"/>
        </w:rPr>
        <w:t xml:space="preserve"> (</w:t>
      </w:r>
      <w:r w:rsidR="00C80F67" w:rsidRPr="00C80F67">
        <w:rPr>
          <w:rFonts w:ascii="Arial" w:hAnsi="Arial" w:cs="Arial"/>
          <w:b/>
          <w:bCs/>
          <w:sz w:val="22"/>
          <w:szCs w:val="22"/>
        </w:rPr>
        <w:t>Fig</w:t>
      </w:r>
      <w:r w:rsidR="0028780E">
        <w:rPr>
          <w:rFonts w:ascii="Arial" w:hAnsi="Arial" w:cs="Arial"/>
          <w:b/>
          <w:bCs/>
          <w:sz w:val="22"/>
          <w:szCs w:val="22"/>
        </w:rPr>
        <w:t>s</w:t>
      </w:r>
      <w:r w:rsidR="00C80F67" w:rsidRPr="00C80F67">
        <w:rPr>
          <w:rFonts w:ascii="Arial" w:hAnsi="Arial" w:cs="Arial"/>
          <w:b/>
          <w:bCs/>
          <w:sz w:val="22"/>
          <w:szCs w:val="22"/>
        </w:rPr>
        <w:t xml:space="preserve">. </w:t>
      </w:r>
      <w:r w:rsidR="0028780E">
        <w:rPr>
          <w:rFonts w:ascii="Arial" w:hAnsi="Arial" w:cs="Arial"/>
          <w:b/>
          <w:bCs/>
          <w:sz w:val="22"/>
          <w:szCs w:val="22"/>
        </w:rPr>
        <w:t>10</w:t>
      </w:r>
      <w:r w:rsidR="00DB6E6D">
        <w:rPr>
          <w:rFonts w:ascii="Arial" w:hAnsi="Arial" w:cs="Arial"/>
          <w:b/>
          <w:bCs/>
          <w:sz w:val="22"/>
          <w:szCs w:val="22"/>
        </w:rPr>
        <w:t xml:space="preserve">, 11, 12, 13, 14 &amp; </w:t>
      </w:r>
      <w:r w:rsidR="00C80F67" w:rsidRPr="00C80F67">
        <w:rPr>
          <w:rFonts w:ascii="Arial" w:hAnsi="Arial" w:cs="Arial"/>
          <w:b/>
          <w:bCs/>
          <w:sz w:val="22"/>
          <w:szCs w:val="22"/>
        </w:rPr>
        <w:t>1</w:t>
      </w:r>
      <w:r w:rsidR="0028780E">
        <w:rPr>
          <w:rFonts w:ascii="Arial" w:hAnsi="Arial" w:cs="Arial"/>
          <w:b/>
          <w:bCs/>
          <w:sz w:val="22"/>
          <w:szCs w:val="22"/>
        </w:rPr>
        <w:t>5</w:t>
      </w:r>
      <w:r w:rsidR="00C80F67">
        <w:rPr>
          <w:rFonts w:ascii="Arial" w:hAnsi="Arial" w:cs="Arial"/>
          <w:sz w:val="22"/>
          <w:szCs w:val="22"/>
        </w:rPr>
        <w:t>)</w:t>
      </w:r>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w:t>
      </w:r>
      <w:commentRangeEnd w:id="253"/>
      <w:r w:rsidR="002F3EFA">
        <w:rPr>
          <w:rStyle w:val="CommentReference"/>
        </w:rPr>
        <w:commentReference w:id="253"/>
      </w:r>
      <w:commentRangeStart w:id="254"/>
      <w:r w:rsidRPr="00081385">
        <w:rPr>
          <w:rFonts w:ascii="Arial" w:hAnsi="Arial" w:cs="Arial"/>
          <w:sz w:val="22"/>
          <w:szCs w:val="22"/>
        </w:rPr>
        <w:t xml:space="preserve">There </w:t>
      </w:r>
      <w:r w:rsidR="0028780E">
        <w:rPr>
          <w:rFonts w:ascii="Arial" w:hAnsi="Arial" w:cs="Arial"/>
          <w:sz w:val="22"/>
          <w:szCs w:val="22"/>
        </w:rPr>
        <w:t>was</w:t>
      </w:r>
      <w:r w:rsidRPr="00081385">
        <w:rPr>
          <w:rFonts w:ascii="Arial" w:hAnsi="Arial" w:cs="Arial"/>
          <w:sz w:val="22"/>
          <w:szCs w:val="22"/>
        </w:rPr>
        <w:t xml:space="preserve"> </w:t>
      </w:r>
      <w:r w:rsidR="0028780E">
        <w:rPr>
          <w:rFonts w:ascii="Arial" w:hAnsi="Arial" w:cs="Arial"/>
          <w:sz w:val="22"/>
          <w:szCs w:val="22"/>
        </w:rPr>
        <w:t xml:space="preserve">also </w:t>
      </w:r>
      <w:r w:rsidRPr="00081385">
        <w:rPr>
          <w:rFonts w:ascii="Arial" w:hAnsi="Arial" w:cs="Arial"/>
          <w:sz w:val="22"/>
          <w:szCs w:val="22"/>
        </w:rPr>
        <w:t>evidence of within genotype reassortment. RNA 1 and 2 of sample 500-M-61-2</w:t>
      </w:r>
      <w:r w:rsidR="0028780E">
        <w:rPr>
          <w:rFonts w:ascii="Arial" w:hAnsi="Arial" w:cs="Arial"/>
          <w:sz w:val="22"/>
          <w:szCs w:val="22"/>
        </w:rPr>
        <w:t xml:space="preserve"> (Accessions: </w:t>
      </w:r>
      <w:r w:rsidR="0028780E" w:rsidRPr="0028780E">
        <w:rPr>
          <w:rFonts w:ascii="Arial" w:hAnsi="Arial" w:cs="Arial"/>
          <w:sz w:val="22"/>
          <w:szCs w:val="22"/>
        </w:rPr>
        <w:t>PQ625159, PQ625069, PQ624966, PQ624857</w:t>
      </w:r>
      <w:r w:rsidR="0028780E">
        <w:rPr>
          <w:rFonts w:ascii="Arial" w:hAnsi="Arial" w:cs="Arial"/>
          <w:sz w:val="22"/>
          <w:szCs w:val="22"/>
        </w:rPr>
        <w:t>)</w:t>
      </w:r>
      <w:r w:rsidRPr="00081385">
        <w:rPr>
          <w:rFonts w:ascii="Arial" w:hAnsi="Arial" w:cs="Arial"/>
          <w:sz w:val="22"/>
          <w:szCs w:val="22"/>
        </w:rPr>
        <w:t xml:space="preserve"> and </w:t>
      </w:r>
      <w:r w:rsidR="00E87651">
        <w:rPr>
          <w:rFonts w:ascii="Arial" w:hAnsi="Arial" w:cs="Arial"/>
          <w:sz w:val="22"/>
          <w:szCs w:val="22"/>
        </w:rPr>
        <w:t>RNA 1 and 3 o</w:t>
      </w:r>
      <w:r w:rsidR="006264D3">
        <w:rPr>
          <w:rFonts w:ascii="Arial" w:hAnsi="Arial" w:cs="Arial"/>
          <w:sz w:val="22"/>
          <w:szCs w:val="22"/>
        </w:rPr>
        <w:t>f</w:t>
      </w:r>
      <w:r w:rsidR="00E87651">
        <w:rPr>
          <w:rFonts w:ascii="Arial" w:hAnsi="Arial" w:cs="Arial"/>
          <w:sz w:val="22"/>
          <w:szCs w:val="22"/>
        </w:rPr>
        <w:t xml:space="preserve"> </w:t>
      </w:r>
      <w:r w:rsidRPr="00081385">
        <w:rPr>
          <w:rFonts w:ascii="Arial" w:hAnsi="Arial" w:cs="Arial"/>
          <w:sz w:val="22"/>
          <w:szCs w:val="22"/>
        </w:rPr>
        <w:t xml:space="preserve">MEL191G </w:t>
      </w:r>
      <w:r w:rsidR="0028780E">
        <w:rPr>
          <w:rFonts w:ascii="Arial" w:hAnsi="Arial" w:cs="Arial"/>
          <w:sz w:val="22"/>
          <w:szCs w:val="22"/>
        </w:rPr>
        <w:t xml:space="preserve">(Accession: </w:t>
      </w:r>
      <w:r w:rsidR="00E87651">
        <w:rPr>
          <w:rFonts w:ascii="Arial" w:hAnsi="Arial" w:cs="Arial"/>
          <w:sz w:val="22"/>
          <w:szCs w:val="22"/>
        </w:rPr>
        <w:t>MH384360, MH384361, MH384362, MH384363</w:t>
      </w:r>
      <w:r w:rsidR="0028780E">
        <w:rPr>
          <w:rFonts w:ascii="Arial" w:hAnsi="Arial" w:cs="Arial"/>
          <w:sz w:val="22"/>
          <w:szCs w:val="22"/>
        </w:rPr>
        <w:t xml:space="preserve">) </w:t>
      </w:r>
      <w:r w:rsidRPr="00081385">
        <w:rPr>
          <w:rFonts w:ascii="Arial" w:hAnsi="Arial" w:cs="Arial"/>
          <w:sz w:val="22"/>
          <w:szCs w:val="22"/>
        </w:rPr>
        <w:t>from Australia</w:t>
      </w:r>
      <w:r w:rsidR="001B7C01">
        <w:rPr>
          <w:rFonts w:ascii="Arial" w:hAnsi="Arial" w:cs="Arial"/>
          <w:sz w:val="22"/>
          <w:szCs w:val="22"/>
        </w:rPr>
        <w:t>,</w:t>
      </w:r>
      <w:r w:rsidRPr="00081385">
        <w:rPr>
          <w:rFonts w:ascii="Arial" w:hAnsi="Arial" w:cs="Arial"/>
          <w:sz w:val="22"/>
          <w:szCs w:val="22"/>
        </w:rPr>
        <w:t xml:space="preserve"> are on divergent branches within clade A but the RNA 3 </w:t>
      </w:r>
      <w:r w:rsidR="00E87651">
        <w:rPr>
          <w:rFonts w:ascii="Arial" w:hAnsi="Arial" w:cs="Arial"/>
          <w:sz w:val="22"/>
          <w:szCs w:val="22"/>
        </w:rPr>
        <w:t xml:space="preserve">and RNA 2 </w:t>
      </w:r>
      <w:r>
        <w:rPr>
          <w:rFonts w:ascii="Arial" w:hAnsi="Arial" w:cs="Arial"/>
          <w:sz w:val="22"/>
          <w:szCs w:val="22"/>
        </w:rPr>
        <w:t xml:space="preserve">sequences </w:t>
      </w:r>
      <w:r w:rsidRPr="00081385">
        <w:rPr>
          <w:rFonts w:ascii="Arial" w:hAnsi="Arial" w:cs="Arial"/>
          <w:sz w:val="22"/>
          <w:szCs w:val="22"/>
        </w:rPr>
        <w:t>are similar</w:t>
      </w:r>
      <w:r w:rsidR="00C80F67">
        <w:rPr>
          <w:rFonts w:ascii="Arial" w:hAnsi="Arial" w:cs="Arial"/>
          <w:sz w:val="22"/>
          <w:szCs w:val="22"/>
        </w:rPr>
        <w:t xml:space="preserve"> to</w:t>
      </w:r>
      <w:r w:rsidRPr="00081385">
        <w:rPr>
          <w:rFonts w:ascii="Arial" w:hAnsi="Arial" w:cs="Arial"/>
          <w:sz w:val="22"/>
          <w:szCs w:val="22"/>
        </w:rPr>
        <w:t xml:space="preserve"> other RNA 3</w:t>
      </w:r>
      <w:r w:rsidR="00E87651">
        <w:rPr>
          <w:rFonts w:ascii="Arial" w:hAnsi="Arial" w:cs="Arial"/>
          <w:sz w:val="22"/>
          <w:szCs w:val="22"/>
        </w:rPr>
        <w:t xml:space="preserve"> and 2</w:t>
      </w:r>
      <w:r w:rsidRPr="00081385">
        <w:rPr>
          <w:rFonts w:ascii="Arial" w:hAnsi="Arial" w:cs="Arial"/>
          <w:sz w:val="22"/>
          <w:szCs w:val="22"/>
        </w:rPr>
        <w:t xml:space="preserve"> sequences</w:t>
      </w:r>
      <w:r w:rsidR="00E87651">
        <w:rPr>
          <w:rFonts w:ascii="Arial" w:hAnsi="Arial" w:cs="Arial"/>
          <w:sz w:val="22"/>
          <w:szCs w:val="22"/>
        </w:rPr>
        <w:t xml:space="preserve"> respectively</w:t>
      </w:r>
      <w:commentRangeEnd w:id="254"/>
      <w:r w:rsidR="002F3EFA">
        <w:rPr>
          <w:rStyle w:val="CommentReference"/>
        </w:rPr>
        <w:commentReference w:id="254"/>
      </w:r>
      <w:r w:rsidRPr="00081385">
        <w:rPr>
          <w:rFonts w:ascii="Arial" w:hAnsi="Arial" w:cs="Arial"/>
          <w:sz w:val="22"/>
          <w:szCs w:val="22"/>
        </w:rPr>
        <w:t xml:space="preserve">. </w:t>
      </w:r>
    </w:p>
    <w:p w14:paraId="2FFC06CF" w14:textId="77777777" w:rsidR="001B7C01" w:rsidRDefault="001B7C01" w:rsidP="006264D3">
      <w:pPr>
        <w:spacing w:line="360" w:lineRule="auto"/>
        <w:rPr>
          <w:rFonts w:ascii="Arial" w:hAnsi="Arial" w:cs="Arial"/>
          <w:sz w:val="22"/>
          <w:szCs w:val="22"/>
        </w:rPr>
      </w:pPr>
    </w:p>
    <w:p w14:paraId="42F0EFD0" w14:textId="1A06C2C5" w:rsidR="001B7C01" w:rsidRPr="00081385" w:rsidRDefault="00B9423B" w:rsidP="00081385">
      <w:pPr>
        <w:spacing w:line="360" w:lineRule="auto"/>
        <w:ind w:firstLine="720"/>
        <w:rPr>
          <w:rFonts w:ascii="Arial" w:hAnsi="Arial" w:cs="Arial"/>
          <w:sz w:val="22"/>
          <w:szCs w:val="22"/>
        </w:rPr>
      </w:pPr>
      <w:commentRangeStart w:id="255"/>
      <w:r>
        <w:rPr>
          <w:rFonts w:ascii="Arial" w:hAnsi="Arial" w:cs="Arial"/>
          <w:sz w:val="22"/>
          <w:szCs w:val="22"/>
        </w:rPr>
        <w:t xml:space="preserve">Here we </w:t>
      </w:r>
      <w:r w:rsidR="00DB6E6D">
        <w:rPr>
          <w:rFonts w:ascii="Arial" w:hAnsi="Arial" w:cs="Arial"/>
          <w:sz w:val="22"/>
          <w:szCs w:val="22"/>
        </w:rPr>
        <w:t>investigate the genotype-phenotype associations of galbut virus using sequences collected across large geographic areas. Galbut virus infection levels vary widely. This variation could be the result of galbut virus genotype and the presence/absence of chaq virus. We show that it is common for galbut virus genotypes to cocirculate within the same populations and that coinfections of the same or different clades are possible. We also find that</w:t>
      </w:r>
      <w:r w:rsidR="00907D17">
        <w:rPr>
          <w:rFonts w:ascii="Arial" w:hAnsi="Arial" w:cs="Arial"/>
          <w:sz w:val="22"/>
          <w:szCs w:val="22"/>
        </w:rPr>
        <w:t xml:space="preserve"> reassortment </w:t>
      </w:r>
      <w:r w:rsidR="00DB6E6D">
        <w:rPr>
          <w:rFonts w:ascii="Arial" w:hAnsi="Arial" w:cs="Arial"/>
          <w:sz w:val="22"/>
          <w:szCs w:val="22"/>
        </w:rPr>
        <w:t>within clades but not between clades</w:t>
      </w:r>
      <w:r w:rsidR="00907D17">
        <w:rPr>
          <w:rFonts w:ascii="Arial" w:hAnsi="Arial" w:cs="Arial"/>
          <w:sz w:val="22"/>
          <w:szCs w:val="22"/>
        </w:rPr>
        <w:t xml:space="preserve"> is </w:t>
      </w:r>
      <w:r w:rsidR="00DB6E6D">
        <w:rPr>
          <w:rFonts w:ascii="Arial" w:hAnsi="Arial" w:cs="Arial"/>
          <w:sz w:val="22"/>
          <w:szCs w:val="22"/>
        </w:rPr>
        <w:t>also common</w:t>
      </w:r>
      <w:r w:rsidR="00907D17">
        <w:rPr>
          <w:rFonts w:ascii="Arial" w:hAnsi="Arial" w:cs="Arial"/>
          <w:sz w:val="22"/>
          <w:szCs w:val="22"/>
        </w:rPr>
        <w:t xml:space="preserve">. </w:t>
      </w:r>
      <w:r w:rsidR="00663522">
        <w:rPr>
          <w:rFonts w:ascii="Arial" w:hAnsi="Arial" w:cs="Arial"/>
          <w:sz w:val="22"/>
          <w:szCs w:val="22"/>
        </w:rPr>
        <w:t>Studies</w:t>
      </w:r>
      <w:r w:rsidR="00DB6E6D">
        <w:rPr>
          <w:rFonts w:ascii="Arial" w:hAnsi="Arial" w:cs="Arial"/>
          <w:sz w:val="22"/>
          <w:szCs w:val="22"/>
        </w:rPr>
        <w:t xml:space="preserve"> like this one</w:t>
      </w:r>
      <w:r w:rsidR="00663522">
        <w:rPr>
          <w:rFonts w:ascii="Arial" w:hAnsi="Arial" w:cs="Arial"/>
          <w:sz w:val="22"/>
          <w:szCs w:val="22"/>
        </w:rPr>
        <w:t xml:space="preserve"> </w:t>
      </w:r>
      <w:r w:rsidR="00DB6E6D">
        <w:rPr>
          <w:rFonts w:ascii="Arial" w:hAnsi="Arial" w:cs="Arial"/>
          <w:sz w:val="22"/>
          <w:szCs w:val="22"/>
        </w:rPr>
        <w:t xml:space="preserve">that bridge the biology and genetics of persistently infecting viruses like galbut virus </w:t>
      </w:r>
      <w:r w:rsidR="00663522">
        <w:rPr>
          <w:rFonts w:ascii="Arial" w:hAnsi="Arial" w:cs="Arial"/>
          <w:sz w:val="22"/>
          <w:szCs w:val="22"/>
        </w:rPr>
        <w:t>will benefit from subsequential wet lab experiment</w:t>
      </w:r>
      <w:commentRangeEnd w:id="255"/>
      <w:r w:rsidR="002F3EFA">
        <w:rPr>
          <w:rStyle w:val="CommentReference"/>
        </w:rPr>
        <w:commentReference w:id="255"/>
      </w:r>
      <w:r w:rsidR="00663522">
        <w:rPr>
          <w:rFonts w:ascii="Arial" w:hAnsi="Arial" w:cs="Arial"/>
          <w:sz w:val="22"/>
          <w:szCs w:val="22"/>
        </w:rPr>
        <w:t>s</w:t>
      </w:r>
      <w:r w:rsidR="00DB6E6D">
        <w:rPr>
          <w:rFonts w:ascii="Arial" w:hAnsi="Arial" w:cs="Arial"/>
          <w:sz w:val="22"/>
          <w:szCs w:val="22"/>
        </w:rPr>
        <w:t>.</w:t>
      </w:r>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5F903BA8"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31033163"/>
          <w:placeholder>
            <w:docPart w:val="DefaultPlaceholder_-1854013440"/>
          </w:placeholder>
        </w:sdtPr>
        <w:sdtContent>
          <w:r w:rsidR="00A46342" w:rsidRPr="00A46342">
            <w:rPr>
              <w:rFonts w:ascii="Arial" w:hAnsi="Arial" w:cs="Arial"/>
              <w:color w:val="000000"/>
              <w:sz w:val="22"/>
              <w:szCs w:val="22"/>
              <w:vertAlign w:val="superscript"/>
            </w:rPr>
            <w:t>14</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KingFisher</w:t>
      </w:r>
      <w:r w:rsidR="003A451F">
        <w:rPr>
          <w:rFonts w:ascii="Arial" w:hAnsi="Arial" w:cs="Arial"/>
          <w:sz w:val="22"/>
          <w:szCs w:val="22"/>
        </w:rPr>
        <w:t xml:space="preserve"> </w:t>
      </w:r>
      <w:r w:rsidR="00AB7F11">
        <w:rPr>
          <w:rFonts w:ascii="Arial" w:hAnsi="Arial" w:cs="Arial"/>
          <w:sz w:val="22"/>
          <w:szCs w:val="22"/>
        </w:rPr>
        <w:t>(ThermoFisher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(ThermoFisher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(Thermofisher,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006B0BAE">
        <w:rPr>
          <w:rFonts w:ascii="Arial" w:hAnsi="Arial" w:cs="Arial"/>
          <w:sz w:val="22"/>
          <w:szCs w:val="22"/>
        </w:rPr>
        <w:t xml:space="preserve">SpeedBeads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r w:rsidR="005B26F3">
        <w:rPr>
          <w:rFonts w:ascii="Arial" w:hAnsi="Arial" w:cs="Arial"/>
          <w:sz w:val="22"/>
          <w:szCs w:val="22"/>
        </w:rPr>
        <w:t xml:space="preserve">ThermoFisher,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KingFisher</w:t>
      </w:r>
      <w:r w:rsidR="000A21E9">
        <w:rPr>
          <w:rFonts w:ascii="Arial" w:hAnsi="Arial" w:cs="Arial"/>
          <w:sz w:val="22"/>
          <w:szCs w:val="22"/>
        </w:rPr>
        <w:t xml:space="preserve"> liquid handling robot (Thermo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5B4D88FB"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Galbut virus 1 primers only detect clade A sequences.</w:t>
      </w:r>
      <w:r w:rsidR="009C7CA6">
        <w:rPr>
          <w:rFonts w:ascii="Arial" w:eastAsia="Times New Roman" w:hAnsi="Arial" w:cs="Arial"/>
          <w:kern w:val="0"/>
          <w:sz w:val="22"/>
          <w:szCs w:val="22"/>
          <w14:ligatures w14:val="none"/>
        </w:rPr>
        <w:t xml:space="preserve"> The discovery of galbut virus clade B led us to develop the galbut virus 2 set that detects both clade A and B. All wild collected samples were screened using both primers however the data shown in Figure 1 only uses data from the galbut virus 2 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61C36563"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A46342" w:rsidRPr="00A46342">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40B1B1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A46342" w:rsidRPr="00A46342">
                  <w:rPr>
                    <w:rFonts w:ascii="Arial" w:eastAsia="Times New Roman" w:hAnsi="Arial" w:cs="Arial"/>
                    <w:color w:val="000000"/>
                    <w:kern w:val="0"/>
                    <w:sz w:val="22"/>
                    <w:szCs w:val="22"/>
                    <w:vertAlign w:val="superscript"/>
                    <w14:ligatures w14:val="none"/>
                  </w:rPr>
                  <w:t>29</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(ThermoFisher, Q32852)</w:t>
      </w:r>
      <w:r w:rsidR="003A451F">
        <w:rPr>
          <w:rFonts w:ascii="Arial" w:eastAsia="Times New Roman" w:hAnsi="Arial" w:cs="Arial"/>
          <w:kern w:val="0"/>
          <w:sz w:val="22"/>
          <w:szCs w:val="22"/>
          <w14:ligatures w14:val="none"/>
        </w:rPr>
        <w:t xml:space="preserve"> and DNA was removed via a DNAse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xGen UDI/</w:t>
      </w:r>
      <w:r w:rsidR="00216F2A" w:rsidRPr="009C7CA6">
        <w:rPr>
          <w:rFonts w:ascii="Arial" w:eastAsia="Times New Roman" w:hAnsi="Arial" w:cs="Arial"/>
          <w:kern w:val="0"/>
          <w:sz w:val="22"/>
          <w:szCs w:val="22"/>
          <w14:ligatures w14:val="none"/>
        </w:rPr>
        <w:t xml:space="preserve">UMI </w:t>
      </w:r>
      <w:r w:rsidR="00C565AE" w:rsidRPr="006264D3">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KapaQuant reagents following manufacturers recommendations (Roche, 07960140001). </w:t>
      </w:r>
      <w:r w:rsidR="003A451F">
        <w:rPr>
          <w:rFonts w:ascii="Arial" w:eastAsia="Times New Roman" w:hAnsi="Arial" w:cs="Arial"/>
          <w:kern w:val="0"/>
          <w:sz w:val="22"/>
          <w:szCs w:val="22"/>
          <w14:ligatures w14:val="none"/>
        </w:rPr>
        <w:t>Both pools were sent to Azenta</w:t>
      </w:r>
      <w:r w:rsidR="003F43F0">
        <w:rPr>
          <w:rFonts w:ascii="Arial" w:eastAsia="Times New Roman" w:hAnsi="Arial" w:cs="Arial"/>
          <w:kern w:val="0"/>
          <w:sz w:val="22"/>
          <w:szCs w:val="22"/>
          <w14:ligatures w14:val="none"/>
        </w:rPr>
        <w:t>/Genewiz</w:t>
      </w:r>
      <w:r w:rsidR="003A451F">
        <w:rPr>
          <w:rFonts w:ascii="Arial" w:eastAsia="Times New Roman" w:hAnsi="Arial" w:cs="Arial"/>
          <w:kern w:val="0"/>
          <w:sz w:val="22"/>
          <w:szCs w:val="22"/>
          <w14:ligatures w14:val="none"/>
        </w:rPr>
        <w:t xml:space="preserve"> where they were sequenced on a NovaSeq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0EE7E7FB"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41"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11</w:t>
          </w:r>
        </w:sdtContent>
      </w:sdt>
      <w:r w:rsidRPr="00AB5926">
        <w:rPr>
          <w:rFonts w:ascii="Arial" w:eastAsia="Times New Roman" w:hAnsi="Arial" w:cs="Arial"/>
          <w:kern w:val="0"/>
          <w:sz w:val="22"/>
          <w:szCs w:val="22"/>
          <w14:ligatures w14:val="none"/>
        </w:rPr>
        <w:t>. In brief, adapters and low-quality reads were trimmed using cutadapt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30</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Fastqc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31</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32</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33</w:t>
          </w:r>
        </w:sdtContent>
      </w:sdt>
      <w:r w:rsidRPr="00AB5926">
        <w:rPr>
          <w:rFonts w:ascii="Arial" w:eastAsia="Times New Roman" w:hAnsi="Arial" w:cs="Arial"/>
          <w:kern w:val="0"/>
          <w:sz w:val="22"/>
          <w:szCs w:val="22"/>
          <w14:ligatures w14:val="none"/>
        </w:rPr>
        <w:t>. Virus sequences were identified using BLASTn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w:t>
      </w:r>
      <w:r w:rsidRPr="00AB5926">
        <w:rPr>
          <w:rFonts w:ascii="Arial" w:eastAsia="Times New Roman" w:hAnsi="Arial" w:cs="Arial"/>
          <w:kern w:val="0"/>
          <w:sz w:val="22"/>
          <w:szCs w:val="22"/>
          <w14:ligatures w14:val="none"/>
        </w:rPr>
        <w:lastRenderedPageBreak/>
        <w:t>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34</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77C4E34D"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42"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11</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r w:rsidR="00B65FDD" w:rsidRPr="00A34AD4">
        <w:rPr>
          <w:rFonts w:ascii="Arial" w:eastAsia="Times New Roman" w:hAnsi="Arial" w:cs="Arial"/>
          <w:i/>
          <w:iCs/>
          <w:kern w:val="0"/>
          <w:sz w:val="22"/>
          <w:szCs w:val="22"/>
          <w14:ligatures w14:val="none"/>
        </w:rPr>
        <w:t>Drosophila affinis</w:t>
      </w:r>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7F587118"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All available 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35</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36</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parameters were:</w:t>
      </w:r>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singularity exec iqtree:2.3.6--h503566f_1 iqtree2 -s $fasta --threads-max $num_threads -T AUTO --mem 33% -B 1000 -alrt 1000</w:t>
      </w:r>
      <w:r w:rsidR="003901C3">
        <w:rPr>
          <w:rFonts w:ascii="Arial" w:eastAsia="Times New Roman" w:hAnsi="Arial" w:cs="Arial"/>
          <w:color w:val="000000"/>
          <w:kern w:val="0"/>
          <w:sz w:val="22"/>
          <w:szCs w:val="22"/>
          <w14:ligatures w14:val="none"/>
        </w:rPr>
        <w:t>. iTol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37</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058919DA"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Kosakovsk-Pond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20</w:t>
          </w:r>
        </w:sdtContent>
      </w:sdt>
      <w:r w:rsidR="002C19AC">
        <w:rPr>
          <w:rFonts w:ascii="Arial" w:eastAsia="Times New Roman" w:hAnsi="Arial" w:cs="Arial"/>
          <w:color w:val="000000"/>
          <w:kern w:val="0"/>
          <w:sz w:val="22"/>
          <w:szCs w:val="22"/>
          <w14:ligatures w14:val="none"/>
        </w:rPr>
        <w:t>. This analysis was run on Datamonkey with the HyPhy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38,39</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40</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367A29BA"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41,42</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w:t>
      </w:r>
      <w:r w:rsidR="003C3055">
        <w:rPr>
          <w:rFonts w:ascii="Arial" w:eastAsia="Times New Roman" w:hAnsi="Arial" w:cs="Arial"/>
          <w:color w:val="000000"/>
          <w:kern w:val="0"/>
          <w:sz w:val="22"/>
          <w:szCs w:val="22"/>
          <w14:ligatures w14:val="none"/>
        </w:rPr>
        <w:lastRenderedPageBreak/>
        <w:t>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2BD3D617" w:rsidR="0019112A" w:rsidRDefault="0019112A" w:rsidP="00081385">
      <w:pPr>
        <w:spacing w:line="360" w:lineRule="auto"/>
        <w:rPr>
          <w:rFonts w:ascii="Arial" w:eastAsia="Times New Roman" w:hAnsi="Arial" w:cs="Arial"/>
          <w:kern w:val="0"/>
          <w:sz w:val="22"/>
          <w:szCs w:val="22"/>
          <w14:ligatures w14:val="none"/>
        </w:rPr>
      </w:pPr>
      <w:r w:rsidRPr="00076A67">
        <w:rPr>
          <w:rFonts w:ascii="Arial" w:eastAsia="Times New Roman" w:hAnsi="Arial" w:cs="Arial"/>
          <w:i/>
          <w:iCs/>
          <w:kern w:val="0"/>
          <w:sz w:val="22"/>
          <w:szCs w:val="22"/>
          <w14:ligatures w14:val="none"/>
        </w:rPr>
        <w:t>Cophylogeny analysis</w:t>
      </w:r>
      <w:r w:rsidR="00076A67">
        <w:rPr>
          <w:rFonts w:ascii="Arial" w:eastAsia="Times New Roman" w:hAnsi="Arial" w:cs="Arial"/>
          <w:kern w:val="0"/>
          <w:sz w:val="22"/>
          <w:szCs w:val="22"/>
          <w14:ligatures w14:val="none"/>
        </w:rPr>
        <w:t>: Tanglegrams were generated in R/RStudio using the phytools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43,44</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00333BD" w:rsidR="00641623" w:rsidRDefault="00641623" w:rsidP="00081385">
      <w:pPr>
        <w:spacing w:line="360" w:lineRule="auto"/>
        <w:rPr>
          <w:rFonts w:ascii="Arial" w:hAnsi="Arial" w:cs="Arial"/>
          <w:sz w:val="22"/>
          <w:szCs w:val="22"/>
        </w:rPr>
      </w:pPr>
      <w:r>
        <w:rPr>
          <w:rFonts w:ascii="Arial" w:hAnsi="Arial" w:cs="Arial"/>
          <w:sz w:val="22"/>
          <w:szCs w:val="22"/>
        </w:rPr>
        <w:t>The authors would like to acknowledge the individuals that volunteered to collect wild flies: Lisa Harrington and Paul Keene, Khwannarin Khemsom, Anastazia Jablumovsky, Elle Irons and Michael Martzahn, Kelly Wallace and Ben Ryan, Claire Stewart and Natali Wickencamp</w:t>
      </w:r>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their work in Australian D. simulans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43"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7EB14421" w14:textId="77777777" w:rsidR="00A46342" w:rsidRPr="006264D3" w:rsidRDefault="00A46342">
          <w:pPr>
            <w:autoSpaceDE w:val="0"/>
            <w:autoSpaceDN w:val="0"/>
            <w:ind w:hanging="640"/>
            <w:divId w:val="1220246728"/>
            <w:rPr>
              <w:rFonts w:ascii="Arial" w:eastAsia="Times New Roman" w:hAnsi="Arial" w:cs="Arial"/>
              <w:kern w:val="0"/>
              <w:sz w:val="22"/>
              <w:szCs w:val="22"/>
              <w14:ligatures w14:val="none"/>
            </w:rPr>
          </w:pPr>
          <w:r w:rsidRPr="006264D3">
            <w:rPr>
              <w:rFonts w:ascii="Arial" w:eastAsia="Times New Roman" w:hAnsi="Arial" w:cs="Arial"/>
              <w:sz w:val="22"/>
              <w:szCs w:val="22"/>
            </w:rPr>
            <w:t>1.</w:t>
          </w:r>
          <w:r w:rsidRPr="006264D3">
            <w:rPr>
              <w:rFonts w:ascii="Arial" w:eastAsia="Times New Roman" w:hAnsi="Arial" w:cs="Arial"/>
              <w:sz w:val="22"/>
              <w:szCs w:val="22"/>
            </w:rPr>
            <w:tab/>
            <w:t xml:space="preserve">Cross, S.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Partitiviruses Infecting Drosophila melanogaster and Aedes aegypti Exhibit Efficient Biparental Vertical Transmission. </w:t>
          </w:r>
          <w:r w:rsidRPr="006264D3">
            <w:rPr>
              <w:rFonts w:ascii="Arial" w:eastAsia="Times New Roman" w:hAnsi="Arial" w:cs="Arial"/>
              <w:i/>
              <w:iCs/>
              <w:sz w:val="22"/>
              <w:szCs w:val="22"/>
            </w:rPr>
            <w:t>J Virol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94</w:t>
          </w:r>
          <w:r w:rsidRPr="006264D3">
            <w:rPr>
              <w:rFonts w:ascii="Arial" w:eastAsia="Times New Roman" w:hAnsi="Arial" w:cs="Arial"/>
              <w:sz w:val="22"/>
              <w:szCs w:val="22"/>
            </w:rPr>
            <w:t>, (2020).</w:t>
          </w:r>
        </w:p>
        <w:p w14:paraId="718FB087" w14:textId="77777777" w:rsidR="00A46342" w:rsidRPr="006264D3" w:rsidRDefault="00A46342">
          <w:pPr>
            <w:autoSpaceDE w:val="0"/>
            <w:autoSpaceDN w:val="0"/>
            <w:ind w:hanging="640"/>
            <w:divId w:val="378895853"/>
            <w:rPr>
              <w:rFonts w:ascii="Arial" w:eastAsia="Times New Roman" w:hAnsi="Arial" w:cs="Arial"/>
              <w:sz w:val="22"/>
              <w:szCs w:val="22"/>
            </w:rPr>
          </w:pPr>
          <w:r w:rsidRPr="006264D3">
            <w:rPr>
              <w:rFonts w:ascii="Arial" w:eastAsia="Times New Roman" w:hAnsi="Arial" w:cs="Arial"/>
              <w:sz w:val="22"/>
              <w:szCs w:val="22"/>
            </w:rPr>
            <w:t>2.</w:t>
          </w:r>
          <w:r w:rsidRPr="006264D3">
            <w:rPr>
              <w:rFonts w:ascii="Arial" w:eastAsia="Times New Roman" w:hAnsi="Arial" w:cs="Arial"/>
              <w:sz w:val="22"/>
              <w:szCs w:val="22"/>
            </w:rPr>
            <w:tab/>
            <w:t xml:space="preserve">Webster, C.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Discovery, Distribution, and Evolution of Viruses Associated with Drosophila melanogaster. </w:t>
          </w:r>
          <w:r w:rsidRPr="006264D3">
            <w:rPr>
              <w:rFonts w:ascii="Arial" w:eastAsia="Times New Roman" w:hAnsi="Arial" w:cs="Arial"/>
              <w:i/>
              <w:iCs/>
              <w:sz w:val="22"/>
              <w:szCs w:val="22"/>
            </w:rPr>
            <w:t>PLoS Biol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13</w:t>
          </w:r>
          <w:r w:rsidRPr="006264D3">
            <w:rPr>
              <w:rFonts w:ascii="Arial" w:eastAsia="Times New Roman" w:hAnsi="Arial" w:cs="Arial"/>
              <w:sz w:val="22"/>
              <w:szCs w:val="22"/>
            </w:rPr>
            <w:t>, e1002210 (2015).</w:t>
          </w:r>
        </w:p>
        <w:p w14:paraId="307425B4" w14:textId="77777777" w:rsidR="00A46342" w:rsidRPr="006264D3" w:rsidRDefault="00A46342">
          <w:pPr>
            <w:autoSpaceDE w:val="0"/>
            <w:autoSpaceDN w:val="0"/>
            <w:ind w:hanging="640"/>
            <w:divId w:val="902332095"/>
            <w:rPr>
              <w:rFonts w:ascii="Arial" w:eastAsia="Times New Roman" w:hAnsi="Arial" w:cs="Arial"/>
              <w:sz w:val="22"/>
              <w:szCs w:val="22"/>
            </w:rPr>
          </w:pPr>
          <w:r w:rsidRPr="006264D3">
            <w:rPr>
              <w:rFonts w:ascii="Arial" w:eastAsia="Times New Roman" w:hAnsi="Arial" w:cs="Arial"/>
              <w:sz w:val="22"/>
              <w:szCs w:val="22"/>
            </w:rPr>
            <w:lastRenderedPageBreak/>
            <w:t>3.</w:t>
          </w:r>
          <w:r w:rsidRPr="006264D3">
            <w:rPr>
              <w:rFonts w:ascii="Arial" w:eastAsia="Times New Roman" w:hAnsi="Arial" w:cs="Arial"/>
              <w:sz w:val="22"/>
              <w:szCs w:val="22"/>
            </w:rPr>
            <w:tab/>
            <w:t xml:space="preserve">Ghabrial, S. A., Ochoa, W. F., Baker, T. S. &amp; Nibert, M. L. Partitiviruses: General Features. in </w:t>
          </w:r>
          <w:r w:rsidRPr="006264D3">
            <w:rPr>
              <w:rFonts w:ascii="Arial" w:eastAsia="Times New Roman" w:hAnsi="Arial" w:cs="Arial"/>
              <w:i/>
              <w:iCs/>
              <w:sz w:val="22"/>
              <w:szCs w:val="22"/>
            </w:rPr>
            <w:t>Encyclopedia of Virology (Third Edition)</w:t>
          </w:r>
          <w:r w:rsidRPr="006264D3">
            <w:rPr>
              <w:rFonts w:ascii="Arial" w:eastAsia="Times New Roman" w:hAnsi="Arial" w:cs="Arial"/>
              <w:sz w:val="22"/>
              <w:szCs w:val="22"/>
            </w:rPr>
            <w:t xml:space="preserve"> (eds. Mahy, B. W. J. &amp; Van Regenmortel, M. H. V) 68–75 (Academic Press, Oxford, 2008). doi:https://doi.org/10.1016/B978-012374410-4.00573-2.</w:t>
          </w:r>
        </w:p>
        <w:p w14:paraId="72D72B33" w14:textId="77777777" w:rsidR="00A46342" w:rsidRPr="006264D3" w:rsidRDefault="00A46342">
          <w:pPr>
            <w:autoSpaceDE w:val="0"/>
            <w:autoSpaceDN w:val="0"/>
            <w:ind w:hanging="640"/>
            <w:divId w:val="1943756746"/>
            <w:rPr>
              <w:rFonts w:ascii="Arial" w:eastAsia="Times New Roman" w:hAnsi="Arial" w:cs="Arial"/>
              <w:sz w:val="22"/>
              <w:szCs w:val="22"/>
            </w:rPr>
          </w:pPr>
          <w:r w:rsidRPr="006264D3">
            <w:rPr>
              <w:rFonts w:ascii="Arial" w:eastAsia="Times New Roman" w:hAnsi="Arial" w:cs="Arial"/>
              <w:sz w:val="22"/>
              <w:szCs w:val="22"/>
            </w:rPr>
            <w:t>4.</w:t>
          </w:r>
          <w:r w:rsidRPr="006264D3">
            <w:rPr>
              <w:rFonts w:ascii="Arial" w:eastAsia="Times New Roman" w:hAnsi="Arial" w:cs="Arial"/>
              <w:sz w:val="22"/>
              <w:szCs w:val="22"/>
            </w:rPr>
            <w:tab/>
            <w:t xml:space="preserve">Wallace, M. A. &amp; Obbard, D. J. Naturally occurring viruses of </w:t>
          </w:r>
          <w:r w:rsidRPr="006264D3">
            <w:rPr>
              <w:rFonts w:ascii="Arial" w:eastAsia="Times New Roman" w:hAnsi="Arial" w:cs="Arial"/>
              <w:i/>
              <w:iCs/>
              <w:sz w:val="22"/>
              <w:szCs w:val="22"/>
            </w:rPr>
            <w:t>Drosophila</w:t>
          </w:r>
          <w:r w:rsidRPr="006264D3">
            <w:rPr>
              <w:rFonts w:ascii="Arial" w:eastAsia="Times New Roman" w:hAnsi="Arial" w:cs="Arial"/>
              <w:sz w:val="22"/>
              <w:szCs w:val="22"/>
            </w:rPr>
            <w:t xml:space="preserve"> reduce offspring number and lifespan. </w:t>
          </w:r>
          <w:r w:rsidRPr="006264D3">
            <w:rPr>
              <w:rFonts w:ascii="Arial" w:eastAsia="Times New Roman" w:hAnsi="Arial" w:cs="Arial"/>
              <w:i/>
              <w:iCs/>
              <w:sz w:val="22"/>
              <w:szCs w:val="22"/>
            </w:rPr>
            <w:t>Proceedings of the Royal Society B: Biological Sciences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291</w:t>
          </w:r>
          <w:r w:rsidRPr="006264D3">
            <w:rPr>
              <w:rFonts w:ascii="Arial" w:eastAsia="Times New Roman" w:hAnsi="Arial" w:cs="Arial"/>
              <w:sz w:val="22"/>
              <w:szCs w:val="22"/>
            </w:rPr>
            <w:t>, (2024).</w:t>
          </w:r>
        </w:p>
        <w:p w14:paraId="43A1484D" w14:textId="77777777" w:rsidR="00A46342" w:rsidRPr="006264D3" w:rsidRDefault="00A46342">
          <w:pPr>
            <w:autoSpaceDE w:val="0"/>
            <w:autoSpaceDN w:val="0"/>
            <w:ind w:hanging="640"/>
            <w:divId w:val="118841050"/>
            <w:rPr>
              <w:rFonts w:ascii="Arial" w:eastAsia="Times New Roman" w:hAnsi="Arial" w:cs="Arial"/>
              <w:sz w:val="22"/>
              <w:szCs w:val="22"/>
            </w:rPr>
          </w:pPr>
          <w:r w:rsidRPr="006264D3">
            <w:rPr>
              <w:rFonts w:ascii="Arial" w:eastAsia="Times New Roman" w:hAnsi="Arial" w:cs="Arial"/>
              <w:sz w:val="22"/>
              <w:szCs w:val="22"/>
            </w:rPr>
            <w:t>5.</w:t>
          </w:r>
          <w:r w:rsidRPr="006264D3">
            <w:rPr>
              <w:rFonts w:ascii="Arial" w:eastAsia="Times New Roman" w:hAnsi="Arial" w:cs="Arial"/>
              <w:sz w:val="22"/>
              <w:szCs w:val="22"/>
            </w:rPr>
            <w:tab/>
            <w:t xml:space="preserve">Cross, S.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Galbut Virus Infection Minimally Influences Drosophila melanogaster Fitness Traits in a Strain and Sex-Dependent Manner. </w:t>
          </w:r>
          <w:r w:rsidRPr="006264D3">
            <w:rPr>
              <w:rFonts w:ascii="Arial" w:eastAsia="Times New Roman" w:hAnsi="Arial" w:cs="Arial"/>
              <w:i/>
              <w:iCs/>
              <w:sz w:val="22"/>
              <w:szCs w:val="22"/>
            </w:rPr>
            <w:t>Viruses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15</w:t>
          </w:r>
          <w:r w:rsidRPr="006264D3">
            <w:rPr>
              <w:rFonts w:ascii="Arial" w:eastAsia="Times New Roman" w:hAnsi="Arial" w:cs="Arial"/>
              <w:sz w:val="22"/>
              <w:szCs w:val="22"/>
            </w:rPr>
            <w:t>, 539 (2023).</w:t>
          </w:r>
        </w:p>
        <w:p w14:paraId="1D5F86B8" w14:textId="77777777" w:rsidR="00A46342" w:rsidRPr="006264D3" w:rsidRDefault="00A46342">
          <w:pPr>
            <w:autoSpaceDE w:val="0"/>
            <w:autoSpaceDN w:val="0"/>
            <w:ind w:hanging="640"/>
            <w:divId w:val="7755298"/>
            <w:rPr>
              <w:rFonts w:ascii="Arial" w:eastAsia="Times New Roman" w:hAnsi="Arial" w:cs="Arial"/>
              <w:sz w:val="22"/>
              <w:szCs w:val="22"/>
            </w:rPr>
          </w:pPr>
          <w:r w:rsidRPr="006264D3">
            <w:rPr>
              <w:rFonts w:ascii="Arial" w:eastAsia="Times New Roman" w:hAnsi="Arial" w:cs="Arial"/>
              <w:sz w:val="22"/>
              <w:szCs w:val="22"/>
            </w:rPr>
            <w:t>6.</w:t>
          </w:r>
          <w:r w:rsidRPr="006264D3">
            <w:rPr>
              <w:rFonts w:ascii="Arial" w:eastAsia="Times New Roman" w:hAnsi="Arial" w:cs="Arial"/>
              <w:sz w:val="22"/>
              <w:szCs w:val="22"/>
            </w:rPr>
            <w:tab/>
            <w:t xml:space="preserve">Mackay, T. F. C.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Drosophila melanogaster Genetic Reference Panel. </w:t>
          </w:r>
          <w:r w:rsidRPr="006264D3">
            <w:rPr>
              <w:rFonts w:ascii="Arial" w:eastAsia="Times New Roman" w:hAnsi="Arial" w:cs="Arial"/>
              <w:i/>
              <w:iCs/>
              <w:sz w:val="22"/>
              <w:szCs w:val="22"/>
            </w:rPr>
            <w:t>Nature</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482</w:t>
          </w:r>
          <w:r w:rsidRPr="006264D3">
            <w:rPr>
              <w:rFonts w:ascii="Arial" w:eastAsia="Times New Roman" w:hAnsi="Arial" w:cs="Arial"/>
              <w:sz w:val="22"/>
              <w:szCs w:val="22"/>
            </w:rPr>
            <w:t>, 173–8 (2012).</w:t>
          </w:r>
        </w:p>
        <w:p w14:paraId="74C00507" w14:textId="77777777" w:rsidR="00A46342" w:rsidRPr="006264D3" w:rsidRDefault="00A46342">
          <w:pPr>
            <w:autoSpaceDE w:val="0"/>
            <w:autoSpaceDN w:val="0"/>
            <w:ind w:hanging="640"/>
            <w:divId w:val="347802960"/>
            <w:rPr>
              <w:rFonts w:ascii="Arial" w:eastAsia="Times New Roman" w:hAnsi="Arial" w:cs="Arial"/>
              <w:sz w:val="22"/>
              <w:szCs w:val="22"/>
            </w:rPr>
          </w:pPr>
          <w:r w:rsidRPr="006264D3">
            <w:rPr>
              <w:rFonts w:ascii="Arial" w:eastAsia="Times New Roman" w:hAnsi="Arial" w:cs="Arial"/>
              <w:sz w:val="22"/>
              <w:szCs w:val="22"/>
            </w:rPr>
            <w:t>7.</w:t>
          </w:r>
          <w:r w:rsidRPr="006264D3">
            <w:rPr>
              <w:rFonts w:ascii="Arial" w:eastAsia="Times New Roman" w:hAnsi="Arial" w:cs="Arial"/>
              <w:sz w:val="22"/>
              <w:szCs w:val="22"/>
            </w:rPr>
            <w:tab/>
            <w:t xml:space="preserve">Keller, A. Drosophila melanogaster’s history as a human commensal. </w:t>
          </w:r>
          <w:r w:rsidRPr="006264D3">
            <w:rPr>
              <w:rFonts w:ascii="Arial" w:eastAsia="Times New Roman" w:hAnsi="Arial" w:cs="Arial"/>
              <w:i/>
              <w:iCs/>
              <w:sz w:val="22"/>
              <w:szCs w:val="22"/>
            </w:rPr>
            <w:t>Current Biology</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PR77-R81 (2007).</w:t>
          </w:r>
        </w:p>
        <w:p w14:paraId="058DC2A0" w14:textId="77777777" w:rsidR="00A46342" w:rsidRPr="006264D3" w:rsidRDefault="00A46342">
          <w:pPr>
            <w:autoSpaceDE w:val="0"/>
            <w:autoSpaceDN w:val="0"/>
            <w:ind w:hanging="640"/>
            <w:divId w:val="340939141"/>
            <w:rPr>
              <w:rFonts w:ascii="Arial" w:eastAsia="Times New Roman" w:hAnsi="Arial" w:cs="Arial"/>
              <w:sz w:val="22"/>
              <w:szCs w:val="22"/>
            </w:rPr>
          </w:pPr>
          <w:r w:rsidRPr="006264D3">
            <w:rPr>
              <w:rFonts w:ascii="Arial" w:eastAsia="Times New Roman" w:hAnsi="Arial" w:cs="Arial"/>
              <w:sz w:val="22"/>
              <w:szCs w:val="22"/>
            </w:rPr>
            <w:t>8.</w:t>
          </w:r>
          <w:r w:rsidRPr="006264D3">
            <w:rPr>
              <w:rFonts w:ascii="Arial" w:eastAsia="Times New Roman" w:hAnsi="Arial" w:cs="Arial"/>
              <w:sz w:val="22"/>
              <w:szCs w:val="22"/>
            </w:rPr>
            <w:tab/>
            <w:t xml:space="preserve">Ortiz-Baez, A. S., Shi, M., Hoffmann, A. A. &amp; Holmes, E. C. RNA virome diversity and Wolbachia infection in individual Drosophila simulans flies. </w:t>
          </w:r>
          <w:r w:rsidRPr="006264D3">
            <w:rPr>
              <w:rFonts w:ascii="Arial" w:eastAsia="Times New Roman" w:hAnsi="Arial" w:cs="Arial"/>
              <w:i/>
              <w:iCs/>
              <w:sz w:val="22"/>
              <w:szCs w:val="22"/>
            </w:rPr>
            <w:t>J Gen Virol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102</w:t>
          </w:r>
          <w:r w:rsidRPr="006264D3">
            <w:rPr>
              <w:rFonts w:ascii="Arial" w:eastAsia="Times New Roman" w:hAnsi="Arial" w:cs="Arial"/>
              <w:sz w:val="22"/>
              <w:szCs w:val="22"/>
            </w:rPr>
            <w:t>, 001639 (2021).</w:t>
          </w:r>
        </w:p>
        <w:p w14:paraId="2A7028F3" w14:textId="77777777" w:rsidR="00A46342" w:rsidRPr="006264D3" w:rsidRDefault="00A46342">
          <w:pPr>
            <w:autoSpaceDE w:val="0"/>
            <w:autoSpaceDN w:val="0"/>
            <w:ind w:hanging="640"/>
            <w:divId w:val="1445227422"/>
            <w:rPr>
              <w:rFonts w:ascii="Arial" w:eastAsia="Times New Roman" w:hAnsi="Arial" w:cs="Arial"/>
              <w:sz w:val="22"/>
              <w:szCs w:val="22"/>
            </w:rPr>
          </w:pPr>
          <w:r w:rsidRPr="006264D3">
            <w:rPr>
              <w:rFonts w:ascii="Arial" w:eastAsia="Times New Roman" w:hAnsi="Arial" w:cs="Arial"/>
              <w:sz w:val="22"/>
              <w:szCs w:val="22"/>
            </w:rPr>
            <w:t>9.</w:t>
          </w:r>
          <w:r w:rsidRPr="006264D3">
            <w:rPr>
              <w:rFonts w:ascii="Arial" w:eastAsia="Times New Roman" w:hAnsi="Arial" w:cs="Arial"/>
              <w:sz w:val="22"/>
              <w:szCs w:val="22"/>
            </w:rPr>
            <w:tab/>
            <w:t xml:space="preserve">Medd, N. C.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virome of Drosophila suzukii, an invasive pest of soft fruit. </w:t>
          </w:r>
          <w:r w:rsidRPr="006264D3">
            <w:rPr>
              <w:rFonts w:ascii="Arial" w:eastAsia="Times New Roman" w:hAnsi="Arial" w:cs="Arial"/>
              <w:i/>
              <w:iCs/>
              <w:sz w:val="22"/>
              <w:szCs w:val="22"/>
            </w:rPr>
            <w:t>Virus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w:t>
          </w:r>
          <w:r w:rsidRPr="006264D3">
            <w:rPr>
              <w:rFonts w:ascii="Arial" w:eastAsia="Times New Roman" w:hAnsi="Arial" w:cs="Arial"/>
              <w:sz w:val="22"/>
              <w:szCs w:val="22"/>
            </w:rPr>
            <w:t>, (2018).</w:t>
          </w:r>
        </w:p>
        <w:p w14:paraId="2BDFCE4A" w14:textId="77777777" w:rsidR="00A46342" w:rsidRPr="006264D3" w:rsidRDefault="00A46342">
          <w:pPr>
            <w:autoSpaceDE w:val="0"/>
            <w:autoSpaceDN w:val="0"/>
            <w:ind w:hanging="640"/>
            <w:divId w:val="814030657"/>
            <w:rPr>
              <w:rFonts w:ascii="Arial" w:eastAsia="Times New Roman" w:hAnsi="Arial" w:cs="Arial"/>
              <w:sz w:val="22"/>
              <w:szCs w:val="22"/>
            </w:rPr>
          </w:pPr>
          <w:r w:rsidRPr="006264D3">
            <w:rPr>
              <w:rFonts w:ascii="Arial" w:eastAsia="Times New Roman" w:hAnsi="Arial" w:cs="Arial"/>
              <w:sz w:val="22"/>
              <w:szCs w:val="22"/>
            </w:rPr>
            <w:t>10.</w:t>
          </w:r>
          <w:r w:rsidRPr="006264D3">
            <w:rPr>
              <w:rFonts w:ascii="Arial" w:eastAsia="Times New Roman" w:hAnsi="Arial" w:cs="Arial"/>
              <w:sz w:val="22"/>
              <w:szCs w:val="22"/>
            </w:rPr>
            <w:tab/>
            <w:t xml:space="preserve">Wallace, M. A.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discovery, distribution, and diversity of DNA viruses associated with </w:t>
          </w:r>
          <w:r w:rsidRPr="006264D3">
            <w:rPr>
              <w:rFonts w:ascii="Arial" w:eastAsia="Times New Roman" w:hAnsi="Arial" w:cs="Arial"/>
              <w:i/>
              <w:iCs/>
              <w:sz w:val="22"/>
              <w:szCs w:val="22"/>
            </w:rPr>
            <w:t>Drosophila melanogaster</w:t>
          </w:r>
          <w:r w:rsidRPr="006264D3">
            <w:rPr>
              <w:rFonts w:ascii="Arial" w:eastAsia="Times New Roman" w:hAnsi="Arial" w:cs="Arial"/>
              <w:sz w:val="22"/>
              <w:szCs w:val="22"/>
            </w:rPr>
            <w:t xml:space="preserve"> in Europe. </w:t>
          </w:r>
          <w:r w:rsidRPr="006264D3">
            <w:rPr>
              <w:rFonts w:ascii="Arial" w:eastAsia="Times New Roman" w:hAnsi="Arial" w:cs="Arial"/>
              <w:i/>
              <w:iCs/>
              <w:sz w:val="22"/>
              <w:szCs w:val="22"/>
            </w:rPr>
            <w:t>Virus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7</w:t>
          </w:r>
          <w:r w:rsidRPr="006264D3">
            <w:rPr>
              <w:rFonts w:ascii="Arial" w:eastAsia="Times New Roman" w:hAnsi="Arial" w:cs="Arial"/>
              <w:sz w:val="22"/>
              <w:szCs w:val="22"/>
            </w:rPr>
            <w:t>, veab031 (2021).</w:t>
          </w:r>
        </w:p>
        <w:p w14:paraId="43F9C8D2" w14:textId="77777777" w:rsidR="00A46342" w:rsidRPr="006264D3" w:rsidRDefault="00A46342">
          <w:pPr>
            <w:autoSpaceDE w:val="0"/>
            <w:autoSpaceDN w:val="0"/>
            <w:ind w:hanging="640"/>
            <w:divId w:val="1951353954"/>
            <w:rPr>
              <w:rFonts w:ascii="Arial" w:eastAsia="Times New Roman" w:hAnsi="Arial" w:cs="Arial"/>
              <w:sz w:val="22"/>
              <w:szCs w:val="22"/>
            </w:rPr>
          </w:pPr>
          <w:r w:rsidRPr="006264D3">
            <w:rPr>
              <w:rFonts w:ascii="Arial" w:eastAsia="Times New Roman" w:hAnsi="Arial" w:cs="Arial"/>
              <w:sz w:val="22"/>
              <w:szCs w:val="22"/>
            </w:rPr>
            <w:t>11.</w:t>
          </w:r>
          <w:r w:rsidRPr="006264D3">
            <w:rPr>
              <w:rFonts w:ascii="Arial" w:eastAsia="Times New Roman" w:hAnsi="Arial" w:cs="Arial"/>
              <w:sz w:val="22"/>
              <w:szCs w:val="22"/>
            </w:rPr>
            <w:tab/>
            <w:t>Keene, A. H. &amp; Stenglein, M. D. Sequencing RNA from old, dried specimens reveals past viromes and properties of long-surviving RNA. Preprint at https://doi.org/10.1101/2024.10.03.616531 (2024).</w:t>
          </w:r>
        </w:p>
        <w:p w14:paraId="6099F542" w14:textId="77777777" w:rsidR="00A46342" w:rsidRPr="006264D3" w:rsidRDefault="00A46342">
          <w:pPr>
            <w:autoSpaceDE w:val="0"/>
            <w:autoSpaceDN w:val="0"/>
            <w:ind w:hanging="640"/>
            <w:divId w:val="121924191"/>
            <w:rPr>
              <w:rFonts w:ascii="Arial" w:eastAsia="Times New Roman" w:hAnsi="Arial" w:cs="Arial"/>
              <w:sz w:val="22"/>
              <w:szCs w:val="22"/>
            </w:rPr>
          </w:pPr>
          <w:r w:rsidRPr="006264D3">
            <w:rPr>
              <w:rFonts w:ascii="Arial" w:eastAsia="Times New Roman" w:hAnsi="Arial" w:cs="Arial"/>
              <w:sz w:val="22"/>
              <w:szCs w:val="22"/>
            </w:rPr>
            <w:t>12.</w:t>
          </w:r>
          <w:r w:rsidRPr="006264D3">
            <w:rPr>
              <w:rFonts w:ascii="Arial" w:eastAsia="Times New Roman" w:hAnsi="Arial" w:cs="Arial"/>
              <w:sz w:val="22"/>
              <w:szCs w:val="22"/>
            </w:rPr>
            <w:tab/>
            <w:t xml:space="preserve">Xiao, X.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A Novel Partitivirus That Confers Hypovirulence on Plant Pathogenic Fungi. </w:t>
          </w:r>
          <w:r w:rsidRPr="006264D3">
            <w:rPr>
              <w:rFonts w:ascii="Arial" w:eastAsia="Times New Roman" w:hAnsi="Arial" w:cs="Arial"/>
              <w:i/>
              <w:iCs/>
              <w:sz w:val="22"/>
              <w:szCs w:val="22"/>
            </w:rPr>
            <w:t>J Virol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88</w:t>
          </w:r>
          <w:r w:rsidRPr="006264D3">
            <w:rPr>
              <w:rFonts w:ascii="Arial" w:eastAsia="Times New Roman" w:hAnsi="Arial" w:cs="Arial"/>
              <w:sz w:val="22"/>
              <w:szCs w:val="22"/>
            </w:rPr>
            <w:t>, 10120–10133 (2014).</w:t>
          </w:r>
        </w:p>
        <w:p w14:paraId="0D62BE12" w14:textId="77777777" w:rsidR="00A46342" w:rsidRPr="006264D3" w:rsidRDefault="00A46342">
          <w:pPr>
            <w:autoSpaceDE w:val="0"/>
            <w:autoSpaceDN w:val="0"/>
            <w:ind w:hanging="640"/>
            <w:divId w:val="1154024975"/>
            <w:rPr>
              <w:rFonts w:ascii="Arial" w:eastAsia="Times New Roman" w:hAnsi="Arial" w:cs="Arial"/>
              <w:sz w:val="22"/>
              <w:szCs w:val="22"/>
            </w:rPr>
          </w:pPr>
          <w:r w:rsidRPr="006264D3">
            <w:rPr>
              <w:rFonts w:ascii="Arial" w:eastAsia="Times New Roman" w:hAnsi="Arial" w:cs="Arial"/>
              <w:sz w:val="22"/>
              <w:szCs w:val="22"/>
            </w:rPr>
            <w:t>13.</w:t>
          </w:r>
          <w:r w:rsidRPr="006264D3">
            <w:rPr>
              <w:rFonts w:ascii="Arial" w:eastAsia="Times New Roman" w:hAnsi="Arial" w:cs="Arial"/>
              <w:sz w:val="22"/>
              <w:szCs w:val="22"/>
            </w:rPr>
            <w:tab/>
            <w:t xml:space="preserve">Thapa, V.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Using a Novel Partitivirus in Pseudogymnoascus destructans to Understand the Epidemiology of White-Nose Syndrome. </w:t>
          </w:r>
          <w:r w:rsidRPr="006264D3">
            <w:rPr>
              <w:rFonts w:ascii="Arial" w:eastAsia="Times New Roman" w:hAnsi="Arial" w:cs="Arial"/>
              <w:i/>
              <w:iCs/>
              <w:sz w:val="22"/>
              <w:szCs w:val="22"/>
            </w:rPr>
            <w:t>PLoS Pathog</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12</w:t>
          </w:r>
          <w:r w:rsidRPr="006264D3">
            <w:rPr>
              <w:rFonts w:ascii="Arial" w:eastAsia="Times New Roman" w:hAnsi="Arial" w:cs="Arial"/>
              <w:sz w:val="22"/>
              <w:szCs w:val="22"/>
            </w:rPr>
            <w:t>, e1006076 (2016).</w:t>
          </w:r>
        </w:p>
        <w:p w14:paraId="20226AE5" w14:textId="77777777" w:rsidR="00A46342" w:rsidRPr="006264D3" w:rsidRDefault="00A46342">
          <w:pPr>
            <w:autoSpaceDE w:val="0"/>
            <w:autoSpaceDN w:val="0"/>
            <w:ind w:hanging="640"/>
            <w:divId w:val="706371967"/>
            <w:rPr>
              <w:rFonts w:ascii="Arial" w:eastAsia="Times New Roman" w:hAnsi="Arial" w:cs="Arial"/>
              <w:sz w:val="22"/>
              <w:szCs w:val="22"/>
            </w:rPr>
          </w:pPr>
          <w:r w:rsidRPr="006264D3">
            <w:rPr>
              <w:rFonts w:ascii="Arial" w:eastAsia="Times New Roman" w:hAnsi="Arial" w:cs="Arial"/>
              <w:sz w:val="22"/>
              <w:szCs w:val="22"/>
            </w:rPr>
            <w:t>14.</w:t>
          </w:r>
          <w:r w:rsidRPr="006264D3">
            <w:rPr>
              <w:rFonts w:ascii="Arial" w:eastAsia="Times New Roman" w:hAnsi="Arial" w:cs="Arial"/>
              <w:sz w:val="22"/>
              <w:szCs w:val="22"/>
            </w:rPr>
            <w:tab/>
            <w:t>Keene-Snickers, A. H., Dunham, T. J. &amp; Stenglein, M. D. Experimental assessment of 3D-printed traps and chemical attractants for the collection of wild Drosophila melanogaster. Preprint at https://doi.org/10.1101/2025.01.28.635319 (2025).</w:t>
          </w:r>
        </w:p>
        <w:p w14:paraId="636B8910" w14:textId="77777777" w:rsidR="00A46342" w:rsidRPr="006264D3" w:rsidRDefault="00A46342">
          <w:pPr>
            <w:autoSpaceDE w:val="0"/>
            <w:autoSpaceDN w:val="0"/>
            <w:ind w:hanging="640"/>
            <w:divId w:val="87311728"/>
            <w:rPr>
              <w:rFonts w:ascii="Arial" w:eastAsia="Times New Roman" w:hAnsi="Arial" w:cs="Arial"/>
              <w:sz w:val="22"/>
              <w:szCs w:val="22"/>
            </w:rPr>
          </w:pPr>
          <w:r w:rsidRPr="006264D3">
            <w:rPr>
              <w:rFonts w:ascii="Arial" w:eastAsia="Times New Roman" w:hAnsi="Arial" w:cs="Arial"/>
              <w:sz w:val="22"/>
              <w:szCs w:val="22"/>
            </w:rPr>
            <w:t>15.</w:t>
          </w:r>
          <w:r w:rsidRPr="006264D3">
            <w:rPr>
              <w:rFonts w:ascii="Arial" w:eastAsia="Times New Roman" w:hAnsi="Arial" w:cs="Arial"/>
              <w:sz w:val="22"/>
              <w:szCs w:val="22"/>
            </w:rPr>
            <w:tab/>
            <w:t xml:space="preserve">Albrecht,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Occurrence of Wheat Curl Mite and Mite-Vectored Viruses of Wheat in Colorado and Insights into the Wheat Virome. </w:t>
          </w:r>
          <w:r w:rsidRPr="006264D3">
            <w:rPr>
              <w:rFonts w:ascii="Arial" w:eastAsia="Times New Roman" w:hAnsi="Arial" w:cs="Arial"/>
              <w:i/>
              <w:iCs/>
              <w:sz w:val="22"/>
              <w:szCs w:val="22"/>
            </w:rPr>
            <w:t>Plant Dis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106</w:t>
          </w:r>
          <w:r w:rsidRPr="006264D3">
            <w:rPr>
              <w:rFonts w:ascii="Arial" w:eastAsia="Times New Roman" w:hAnsi="Arial" w:cs="Arial"/>
              <w:sz w:val="22"/>
              <w:szCs w:val="22"/>
            </w:rPr>
            <w:t>, 2678–2688 (2022).</w:t>
          </w:r>
        </w:p>
        <w:p w14:paraId="2F761BA8" w14:textId="77777777" w:rsidR="00A46342" w:rsidRPr="006264D3" w:rsidRDefault="00A46342">
          <w:pPr>
            <w:autoSpaceDE w:val="0"/>
            <w:autoSpaceDN w:val="0"/>
            <w:ind w:hanging="640"/>
            <w:divId w:val="1399203725"/>
            <w:rPr>
              <w:rFonts w:ascii="Arial" w:eastAsia="Times New Roman" w:hAnsi="Arial" w:cs="Arial"/>
              <w:sz w:val="22"/>
              <w:szCs w:val="22"/>
            </w:rPr>
          </w:pPr>
          <w:r w:rsidRPr="006264D3">
            <w:rPr>
              <w:rFonts w:ascii="Arial" w:eastAsia="Times New Roman" w:hAnsi="Arial" w:cs="Arial"/>
              <w:sz w:val="22"/>
              <w:szCs w:val="22"/>
            </w:rPr>
            <w:t>16.</w:t>
          </w:r>
          <w:r w:rsidRPr="006264D3">
            <w:rPr>
              <w:rFonts w:ascii="Arial" w:eastAsia="Times New Roman" w:hAnsi="Arial" w:cs="Arial"/>
              <w:sz w:val="22"/>
              <w:szCs w:val="22"/>
            </w:rPr>
            <w:tab/>
            <w:t xml:space="preserve">Kapuscinski, M.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Genomic characterization of 99 viruses from the bunyavirus families Nairoviridae, Peribunyaviridae, and Phenuiviridae, including 35 previously unsequenced viruses. </w:t>
          </w:r>
          <w:r w:rsidRPr="006264D3">
            <w:rPr>
              <w:rFonts w:ascii="Arial" w:eastAsia="Times New Roman" w:hAnsi="Arial" w:cs="Arial"/>
              <w:i/>
              <w:iCs/>
              <w:sz w:val="22"/>
              <w:szCs w:val="22"/>
            </w:rPr>
            <w:t>PLoS Pathog</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e1009315 (2021).</w:t>
          </w:r>
        </w:p>
        <w:p w14:paraId="610FC4A3" w14:textId="77777777" w:rsidR="00A46342" w:rsidRPr="006264D3" w:rsidRDefault="00A46342">
          <w:pPr>
            <w:autoSpaceDE w:val="0"/>
            <w:autoSpaceDN w:val="0"/>
            <w:ind w:hanging="640"/>
            <w:divId w:val="1640455448"/>
            <w:rPr>
              <w:rFonts w:ascii="Arial" w:eastAsia="Times New Roman" w:hAnsi="Arial" w:cs="Arial"/>
              <w:sz w:val="22"/>
              <w:szCs w:val="22"/>
            </w:rPr>
          </w:pPr>
          <w:r w:rsidRPr="006264D3">
            <w:rPr>
              <w:rFonts w:ascii="Arial" w:eastAsia="Times New Roman" w:hAnsi="Arial" w:cs="Arial"/>
              <w:sz w:val="22"/>
              <w:szCs w:val="22"/>
            </w:rPr>
            <w:t>17.</w:t>
          </w:r>
          <w:r w:rsidRPr="006264D3">
            <w:rPr>
              <w:rFonts w:ascii="Arial" w:eastAsia="Times New Roman" w:hAnsi="Arial" w:cs="Arial"/>
              <w:sz w:val="22"/>
              <w:szCs w:val="22"/>
            </w:rPr>
            <w:tab/>
            <w:t xml:space="preserve">Stenglein, M. D.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Widespread recombination, reassortment, and transmission of unbalanced compound viral genotypes in natural arenavirus infections. </w:t>
          </w:r>
          <w:r w:rsidRPr="006264D3">
            <w:rPr>
              <w:rFonts w:ascii="Arial" w:eastAsia="Times New Roman" w:hAnsi="Arial" w:cs="Arial"/>
              <w:i/>
              <w:iCs/>
              <w:sz w:val="22"/>
              <w:szCs w:val="22"/>
            </w:rPr>
            <w:t>PLoS Pathog</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11</w:t>
          </w:r>
          <w:r w:rsidRPr="006264D3">
            <w:rPr>
              <w:rFonts w:ascii="Arial" w:eastAsia="Times New Roman" w:hAnsi="Arial" w:cs="Arial"/>
              <w:sz w:val="22"/>
              <w:szCs w:val="22"/>
            </w:rPr>
            <w:t>, e1004900 (2015).</w:t>
          </w:r>
        </w:p>
        <w:p w14:paraId="34F77B6E" w14:textId="77777777" w:rsidR="00A46342" w:rsidRPr="006264D3" w:rsidRDefault="00A46342">
          <w:pPr>
            <w:autoSpaceDE w:val="0"/>
            <w:autoSpaceDN w:val="0"/>
            <w:ind w:hanging="640"/>
            <w:divId w:val="916668183"/>
            <w:rPr>
              <w:rFonts w:ascii="Arial" w:eastAsia="Times New Roman" w:hAnsi="Arial" w:cs="Arial"/>
              <w:sz w:val="22"/>
              <w:szCs w:val="22"/>
            </w:rPr>
          </w:pPr>
          <w:r w:rsidRPr="006264D3">
            <w:rPr>
              <w:rFonts w:ascii="Arial" w:eastAsia="Times New Roman" w:hAnsi="Arial" w:cs="Arial"/>
              <w:sz w:val="22"/>
              <w:szCs w:val="22"/>
            </w:rPr>
            <w:t>18.</w:t>
          </w:r>
          <w:r w:rsidRPr="006264D3">
            <w:rPr>
              <w:rFonts w:ascii="Arial" w:eastAsia="Times New Roman" w:hAnsi="Arial" w:cs="Arial"/>
              <w:sz w:val="22"/>
              <w:szCs w:val="22"/>
            </w:rPr>
            <w:tab/>
            <w:t xml:space="preserve">Shi, M.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No detectable effect of Wolbachia wMel on the prevalence and abundance of the RNA virome of Drosophila melanogaster. </w:t>
          </w:r>
          <w:r w:rsidRPr="006264D3">
            <w:rPr>
              <w:rFonts w:ascii="Arial" w:eastAsia="Times New Roman" w:hAnsi="Arial" w:cs="Arial"/>
              <w:i/>
              <w:iCs/>
              <w:sz w:val="22"/>
              <w:szCs w:val="22"/>
            </w:rPr>
            <w:t>Proceedings of the Royal Society B: Biological Sciences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285</w:t>
          </w:r>
          <w:r w:rsidRPr="006264D3">
            <w:rPr>
              <w:rFonts w:ascii="Arial" w:eastAsia="Times New Roman" w:hAnsi="Arial" w:cs="Arial"/>
              <w:sz w:val="22"/>
              <w:szCs w:val="22"/>
            </w:rPr>
            <w:t>, (2018).</w:t>
          </w:r>
        </w:p>
        <w:p w14:paraId="1546F91D" w14:textId="77777777" w:rsidR="00A46342" w:rsidRPr="006264D3" w:rsidRDefault="00A46342">
          <w:pPr>
            <w:autoSpaceDE w:val="0"/>
            <w:autoSpaceDN w:val="0"/>
            <w:ind w:hanging="640"/>
            <w:divId w:val="154997777"/>
            <w:rPr>
              <w:rFonts w:ascii="Arial" w:eastAsia="Times New Roman" w:hAnsi="Arial" w:cs="Arial"/>
              <w:sz w:val="22"/>
              <w:szCs w:val="22"/>
            </w:rPr>
          </w:pPr>
          <w:r w:rsidRPr="006264D3">
            <w:rPr>
              <w:rFonts w:ascii="Arial" w:eastAsia="Times New Roman" w:hAnsi="Arial" w:cs="Arial"/>
              <w:sz w:val="22"/>
              <w:szCs w:val="22"/>
            </w:rPr>
            <w:t>19.</w:t>
          </w:r>
          <w:r w:rsidRPr="006264D3">
            <w:rPr>
              <w:rFonts w:ascii="Arial" w:eastAsia="Times New Roman" w:hAnsi="Arial" w:cs="Arial"/>
              <w:sz w:val="22"/>
              <w:szCs w:val="22"/>
            </w:rPr>
            <w:tab/>
            <w:t xml:space="preserve">Botella, L., Vainio, E. J., Hantula, J., Diez, J. J. &amp; Jankovsky, L. Description and prevalence of a putative novel mycovirus within the conifer pathogen Gremmeniella abietina. </w:t>
          </w:r>
          <w:r w:rsidRPr="006264D3">
            <w:rPr>
              <w:rFonts w:ascii="Arial" w:eastAsia="Times New Roman" w:hAnsi="Arial" w:cs="Arial"/>
              <w:i/>
              <w:iCs/>
              <w:sz w:val="22"/>
              <w:szCs w:val="22"/>
            </w:rPr>
            <w:t>Arch Virol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160</w:t>
          </w:r>
          <w:r w:rsidRPr="006264D3">
            <w:rPr>
              <w:rFonts w:ascii="Arial" w:eastAsia="Times New Roman" w:hAnsi="Arial" w:cs="Arial"/>
              <w:sz w:val="22"/>
              <w:szCs w:val="22"/>
            </w:rPr>
            <w:t>, 1967–1975 (2015).</w:t>
          </w:r>
        </w:p>
        <w:p w14:paraId="5ECF9251" w14:textId="77777777" w:rsidR="00A46342" w:rsidRPr="006264D3" w:rsidRDefault="00A46342">
          <w:pPr>
            <w:autoSpaceDE w:val="0"/>
            <w:autoSpaceDN w:val="0"/>
            <w:ind w:hanging="640"/>
            <w:divId w:val="1075199735"/>
            <w:rPr>
              <w:rFonts w:ascii="Arial" w:eastAsia="Times New Roman" w:hAnsi="Arial" w:cs="Arial"/>
              <w:sz w:val="22"/>
              <w:szCs w:val="22"/>
            </w:rPr>
          </w:pPr>
          <w:r w:rsidRPr="006264D3">
            <w:rPr>
              <w:rFonts w:ascii="Arial" w:eastAsia="Times New Roman" w:hAnsi="Arial" w:cs="Arial"/>
              <w:sz w:val="22"/>
              <w:szCs w:val="22"/>
            </w:rPr>
            <w:t>20.</w:t>
          </w:r>
          <w:r w:rsidRPr="006264D3">
            <w:rPr>
              <w:rFonts w:ascii="Arial" w:eastAsia="Times New Roman" w:hAnsi="Arial" w:cs="Arial"/>
              <w:sz w:val="22"/>
              <w:szCs w:val="22"/>
            </w:rPr>
            <w:tab/>
            <w:t xml:space="preserve">Kosakovsky Pond, S. L. &amp; Frost, S. D. W. Not So Different After All: A Comparison of Methods for Detecting Amino Acid Sites Under Selection. </w:t>
          </w:r>
          <w:r w:rsidRPr="006264D3">
            <w:rPr>
              <w:rFonts w:ascii="Arial" w:eastAsia="Times New Roman" w:hAnsi="Arial" w:cs="Arial"/>
              <w:i/>
              <w:iCs/>
              <w:sz w:val="22"/>
              <w:szCs w:val="22"/>
            </w:rPr>
            <w:t>Mol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22</w:t>
          </w:r>
          <w:r w:rsidRPr="006264D3">
            <w:rPr>
              <w:rFonts w:ascii="Arial" w:eastAsia="Times New Roman" w:hAnsi="Arial" w:cs="Arial"/>
              <w:sz w:val="22"/>
              <w:szCs w:val="22"/>
            </w:rPr>
            <w:t>, 1208–1222 (2005).</w:t>
          </w:r>
        </w:p>
        <w:p w14:paraId="5C2D23E3" w14:textId="77777777" w:rsidR="00A46342" w:rsidRPr="006264D3" w:rsidRDefault="00A46342">
          <w:pPr>
            <w:autoSpaceDE w:val="0"/>
            <w:autoSpaceDN w:val="0"/>
            <w:ind w:hanging="640"/>
            <w:divId w:val="2146001116"/>
            <w:rPr>
              <w:rFonts w:ascii="Arial" w:eastAsia="Times New Roman" w:hAnsi="Arial" w:cs="Arial"/>
              <w:sz w:val="22"/>
              <w:szCs w:val="22"/>
            </w:rPr>
          </w:pPr>
          <w:r w:rsidRPr="006264D3">
            <w:rPr>
              <w:rFonts w:ascii="Arial" w:eastAsia="Times New Roman" w:hAnsi="Arial" w:cs="Arial"/>
              <w:sz w:val="22"/>
              <w:szCs w:val="22"/>
            </w:rPr>
            <w:t>21.</w:t>
          </w:r>
          <w:r w:rsidRPr="006264D3">
            <w:rPr>
              <w:rFonts w:ascii="Arial" w:eastAsia="Times New Roman" w:hAnsi="Arial" w:cs="Arial"/>
              <w:sz w:val="22"/>
              <w:szCs w:val="22"/>
            </w:rPr>
            <w:tab/>
            <w:t xml:space="preserve">Lowen, A. C. It’s in the mix: Reassortment of segmented viral genomes. </w:t>
          </w:r>
          <w:r w:rsidRPr="006264D3">
            <w:rPr>
              <w:rFonts w:ascii="Arial" w:eastAsia="Times New Roman" w:hAnsi="Arial" w:cs="Arial"/>
              <w:i/>
              <w:iCs/>
              <w:sz w:val="22"/>
              <w:szCs w:val="22"/>
            </w:rPr>
            <w:t>PLoS Pathogens</w:t>
          </w:r>
          <w:r w:rsidRPr="006264D3">
            <w:rPr>
              <w:rFonts w:ascii="Arial" w:eastAsia="Times New Roman" w:hAnsi="Arial" w:cs="Arial"/>
              <w:sz w:val="22"/>
              <w:szCs w:val="22"/>
            </w:rPr>
            <w:t xml:space="preserve"> vol. 14 Preprint at https://doi.org/10.1371/journal.ppat.1007200 (2018).</w:t>
          </w:r>
        </w:p>
        <w:p w14:paraId="4AC69BF9" w14:textId="77777777" w:rsidR="00A46342" w:rsidRPr="006264D3" w:rsidRDefault="00A46342">
          <w:pPr>
            <w:autoSpaceDE w:val="0"/>
            <w:autoSpaceDN w:val="0"/>
            <w:ind w:hanging="640"/>
            <w:divId w:val="1372995924"/>
            <w:rPr>
              <w:rFonts w:ascii="Arial" w:eastAsia="Times New Roman" w:hAnsi="Arial" w:cs="Arial"/>
              <w:sz w:val="22"/>
              <w:szCs w:val="22"/>
            </w:rPr>
          </w:pPr>
          <w:r w:rsidRPr="006264D3">
            <w:rPr>
              <w:rFonts w:ascii="Arial" w:eastAsia="Times New Roman" w:hAnsi="Arial" w:cs="Arial"/>
              <w:sz w:val="22"/>
              <w:szCs w:val="22"/>
            </w:rPr>
            <w:lastRenderedPageBreak/>
            <w:t>22.</w:t>
          </w:r>
          <w:r w:rsidRPr="006264D3">
            <w:rPr>
              <w:rFonts w:ascii="Arial" w:eastAsia="Times New Roman" w:hAnsi="Arial" w:cs="Arial"/>
              <w:sz w:val="22"/>
              <w:szCs w:val="22"/>
            </w:rPr>
            <w:tab/>
            <w:t xml:space="preserve">CASTLE, W. E. INBREEDING, CROSS-BREEDING AND STERILITY IN DROSOPHILA. </w:t>
          </w:r>
          <w:r w:rsidRPr="006264D3">
            <w:rPr>
              <w:rFonts w:ascii="Arial" w:eastAsia="Times New Roman" w:hAnsi="Arial" w:cs="Arial"/>
              <w:i/>
              <w:iCs/>
              <w:sz w:val="22"/>
              <w:szCs w:val="22"/>
            </w:rPr>
            <w:t>Science (1979)</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23</w:t>
          </w:r>
          <w:r w:rsidRPr="006264D3">
            <w:rPr>
              <w:rFonts w:ascii="Arial" w:eastAsia="Times New Roman" w:hAnsi="Arial" w:cs="Arial"/>
              <w:sz w:val="22"/>
              <w:szCs w:val="22"/>
            </w:rPr>
            <w:t>, 153–153 (1906).</w:t>
          </w:r>
        </w:p>
        <w:p w14:paraId="405A7780" w14:textId="77777777" w:rsidR="00A46342" w:rsidRPr="006264D3" w:rsidRDefault="00A46342">
          <w:pPr>
            <w:autoSpaceDE w:val="0"/>
            <w:autoSpaceDN w:val="0"/>
            <w:ind w:hanging="640"/>
            <w:divId w:val="1842966082"/>
            <w:rPr>
              <w:rFonts w:ascii="Arial" w:eastAsia="Times New Roman" w:hAnsi="Arial" w:cs="Arial"/>
              <w:sz w:val="22"/>
              <w:szCs w:val="22"/>
            </w:rPr>
          </w:pPr>
          <w:r w:rsidRPr="006264D3">
            <w:rPr>
              <w:rFonts w:ascii="Arial" w:eastAsia="Times New Roman" w:hAnsi="Arial" w:cs="Arial"/>
              <w:sz w:val="22"/>
              <w:szCs w:val="22"/>
            </w:rPr>
            <w:t>23.</w:t>
          </w:r>
          <w:r w:rsidRPr="006264D3">
            <w:rPr>
              <w:rFonts w:ascii="Arial" w:eastAsia="Times New Roman" w:hAnsi="Arial" w:cs="Arial"/>
              <w:sz w:val="22"/>
              <w:szCs w:val="22"/>
            </w:rPr>
            <w:tab/>
            <w:t xml:space="preserve">Arguello, J. R., Laurent, S. &amp; Clark, A. G. Demographic History of the Human Commensal </w:t>
          </w:r>
          <w:r w:rsidRPr="006264D3">
            <w:rPr>
              <w:rFonts w:ascii="Arial" w:eastAsia="Times New Roman" w:hAnsi="Arial" w:cs="Arial"/>
              <w:i/>
              <w:iCs/>
              <w:sz w:val="22"/>
              <w:szCs w:val="22"/>
            </w:rPr>
            <w:t>Drosophila melanogaster</w:t>
          </w:r>
          <w:r w:rsidRPr="006264D3">
            <w:rPr>
              <w:rFonts w:ascii="Arial" w:eastAsia="Times New Roman" w:hAnsi="Arial" w:cs="Arial"/>
              <w:sz w:val="22"/>
              <w:szCs w:val="22"/>
            </w:rPr>
            <w:t xml:space="preserve">. </w:t>
          </w:r>
          <w:r w:rsidRPr="006264D3">
            <w:rPr>
              <w:rFonts w:ascii="Arial" w:eastAsia="Times New Roman" w:hAnsi="Arial" w:cs="Arial"/>
              <w:i/>
              <w:iCs/>
              <w:sz w:val="22"/>
              <w:szCs w:val="22"/>
            </w:rPr>
            <w:t>Genome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11</w:t>
          </w:r>
          <w:r w:rsidRPr="006264D3">
            <w:rPr>
              <w:rFonts w:ascii="Arial" w:eastAsia="Times New Roman" w:hAnsi="Arial" w:cs="Arial"/>
              <w:sz w:val="22"/>
              <w:szCs w:val="22"/>
            </w:rPr>
            <w:t>, 844–854 (2019).</w:t>
          </w:r>
        </w:p>
        <w:p w14:paraId="69A72D62" w14:textId="77777777" w:rsidR="00A46342" w:rsidRPr="006264D3" w:rsidRDefault="00A46342">
          <w:pPr>
            <w:autoSpaceDE w:val="0"/>
            <w:autoSpaceDN w:val="0"/>
            <w:ind w:hanging="640"/>
            <w:divId w:val="624969717"/>
            <w:rPr>
              <w:rFonts w:ascii="Arial" w:eastAsia="Times New Roman" w:hAnsi="Arial" w:cs="Arial"/>
              <w:sz w:val="22"/>
              <w:szCs w:val="22"/>
            </w:rPr>
          </w:pPr>
          <w:r w:rsidRPr="006264D3">
            <w:rPr>
              <w:rFonts w:ascii="Arial" w:eastAsia="Times New Roman" w:hAnsi="Arial" w:cs="Arial"/>
              <w:sz w:val="22"/>
              <w:szCs w:val="22"/>
            </w:rPr>
            <w:t>24.</w:t>
          </w:r>
          <w:r w:rsidRPr="006264D3">
            <w:rPr>
              <w:rFonts w:ascii="Arial" w:eastAsia="Times New Roman" w:hAnsi="Arial" w:cs="Arial"/>
              <w:sz w:val="22"/>
              <w:szCs w:val="22"/>
            </w:rPr>
            <w:tab/>
            <w:t xml:space="preserve">Swevers, L., Broeck, J. Vanden &amp; Smagghe, G. The possible impact of persistent virus infection on the function of the RNAi machinery in insects: A hypothesis. </w:t>
          </w:r>
          <w:r w:rsidRPr="006264D3">
            <w:rPr>
              <w:rFonts w:ascii="Arial" w:eastAsia="Times New Roman" w:hAnsi="Arial" w:cs="Arial"/>
              <w:i/>
              <w:iCs/>
              <w:sz w:val="22"/>
              <w:szCs w:val="22"/>
            </w:rPr>
            <w:t>Front Physiol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 NOV</w:t>
          </w:r>
          <w:r w:rsidRPr="006264D3">
            <w:rPr>
              <w:rFonts w:ascii="Arial" w:eastAsia="Times New Roman" w:hAnsi="Arial" w:cs="Arial"/>
              <w:sz w:val="22"/>
              <w:szCs w:val="22"/>
            </w:rPr>
            <w:t>, (2013).</w:t>
          </w:r>
        </w:p>
        <w:p w14:paraId="4D84F82B" w14:textId="77777777" w:rsidR="00A46342" w:rsidRPr="006264D3" w:rsidRDefault="00A46342">
          <w:pPr>
            <w:autoSpaceDE w:val="0"/>
            <w:autoSpaceDN w:val="0"/>
            <w:ind w:hanging="640"/>
            <w:divId w:val="1091507617"/>
            <w:rPr>
              <w:rFonts w:ascii="Arial" w:eastAsia="Times New Roman" w:hAnsi="Arial" w:cs="Arial"/>
              <w:sz w:val="22"/>
              <w:szCs w:val="22"/>
            </w:rPr>
          </w:pPr>
          <w:r w:rsidRPr="006264D3">
            <w:rPr>
              <w:rFonts w:ascii="Arial" w:eastAsia="Times New Roman" w:hAnsi="Arial" w:cs="Arial"/>
              <w:sz w:val="22"/>
              <w:szCs w:val="22"/>
            </w:rPr>
            <w:t>25.</w:t>
          </w:r>
          <w:r w:rsidRPr="006264D3">
            <w:rPr>
              <w:rFonts w:ascii="Arial" w:eastAsia="Times New Roman" w:hAnsi="Arial" w:cs="Arial"/>
              <w:sz w:val="22"/>
              <w:szCs w:val="22"/>
            </w:rPr>
            <w:tab/>
            <w:t xml:space="preserve">Karlikow, M., Goic, B. &amp; Saleh, M. C. RNAi and antiviral defense in Drosophila: Setting up a systemic immune response. </w:t>
          </w:r>
          <w:r w:rsidRPr="006264D3">
            <w:rPr>
              <w:rFonts w:ascii="Arial" w:eastAsia="Times New Roman" w:hAnsi="Arial" w:cs="Arial"/>
              <w:i/>
              <w:iCs/>
              <w:sz w:val="22"/>
              <w:szCs w:val="22"/>
            </w:rPr>
            <w:t>Dev Comp Immunol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42</w:t>
          </w:r>
          <w:r w:rsidRPr="006264D3">
            <w:rPr>
              <w:rFonts w:ascii="Arial" w:eastAsia="Times New Roman" w:hAnsi="Arial" w:cs="Arial"/>
              <w:sz w:val="22"/>
              <w:szCs w:val="22"/>
            </w:rPr>
            <w:t>, 85–92 (2014).</w:t>
          </w:r>
        </w:p>
        <w:p w14:paraId="01317539" w14:textId="77777777" w:rsidR="00A46342" w:rsidRPr="006264D3" w:rsidRDefault="00A46342">
          <w:pPr>
            <w:autoSpaceDE w:val="0"/>
            <w:autoSpaceDN w:val="0"/>
            <w:ind w:hanging="640"/>
            <w:divId w:val="922028540"/>
            <w:rPr>
              <w:rFonts w:ascii="Arial" w:eastAsia="Times New Roman" w:hAnsi="Arial" w:cs="Arial"/>
              <w:sz w:val="22"/>
              <w:szCs w:val="22"/>
            </w:rPr>
          </w:pPr>
          <w:r w:rsidRPr="006264D3">
            <w:rPr>
              <w:rFonts w:ascii="Arial" w:eastAsia="Times New Roman" w:hAnsi="Arial" w:cs="Arial"/>
              <w:sz w:val="22"/>
              <w:szCs w:val="22"/>
            </w:rPr>
            <w:t>26.</w:t>
          </w:r>
          <w:r w:rsidRPr="006264D3">
            <w:rPr>
              <w:rFonts w:ascii="Arial" w:eastAsia="Times New Roman" w:hAnsi="Arial" w:cs="Arial"/>
              <w:sz w:val="22"/>
              <w:szCs w:val="22"/>
            </w:rPr>
            <w:tab/>
            <w:t xml:space="preserve">Qiu, W. &amp; Karen-Beth, S. G. Defective Interfering RNAs of a Satellite Virus. </w:t>
          </w:r>
          <w:r w:rsidRPr="006264D3">
            <w:rPr>
              <w:rFonts w:ascii="Arial" w:eastAsia="Times New Roman" w:hAnsi="Arial" w:cs="Arial"/>
              <w:i/>
              <w:iCs/>
              <w:sz w:val="22"/>
              <w:szCs w:val="22"/>
            </w:rPr>
            <w:t>J Virol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75</w:t>
          </w:r>
          <w:r w:rsidRPr="006264D3">
            <w:rPr>
              <w:rFonts w:ascii="Arial" w:eastAsia="Times New Roman" w:hAnsi="Arial" w:cs="Arial"/>
              <w:sz w:val="22"/>
              <w:szCs w:val="22"/>
            </w:rPr>
            <w:t>, 5429–5432 (2001).</w:t>
          </w:r>
        </w:p>
        <w:p w14:paraId="616AB8E3" w14:textId="77777777" w:rsidR="00A46342" w:rsidRPr="006264D3" w:rsidRDefault="00A46342">
          <w:pPr>
            <w:autoSpaceDE w:val="0"/>
            <w:autoSpaceDN w:val="0"/>
            <w:ind w:hanging="640"/>
            <w:divId w:val="412047954"/>
            <w:rPr>
              <w:rFonts w:ascii="Arial" w:eastAsia="Times New Roman" w:hAnsi="Arial" w:cs="Arial"/>
              <w:sz w:val="22"/>
              <w:szCs w:val="22"/>
            </w:rPr>
          </w:pPr>
          <w:r w:rsidRPr="006264D3">
            <w:rPr>
              <w:rFonts w:ascii="Arial" w:eastAsia="Times New Roman" w:hAnsi="Arial" w:cs="Arial"/>
              <w:sz w:val="22"/>
              <w:szCs w:val="22"/>
            </w:rPr>
            <w:t>27.</w:t>
          </w:r>
          <w:r w:rsidRPr="006264D3">
            <w:rPr>
              <w:rFonts w:ascii="Arial" w:eastAsia="Times New Roman" w:hAnsi="Arial" w:cs="Arial"/>
              <w:sz w:val="22"/>
              <w:szCs w:val="22"/>
            </w:rPr>
            <w:tab/>
            <w:t xml:space="preserve">Parks, W. P., Casazza, A. M., Alcott, J. &amp; Melnick, J. L. ADENO-ASSOCIATED SATELLITE VIRUS INTERFERENCE WITH THE REPLICATION OF ITS HELPER ADENOVIRUS. </w:t>
          </w:r>
          <w:r w:rsidRPr="006264D3">
            <w:rPr>
              <w:rFonts w:ascii="Arial" w:eastAsia="Times New Roman" w:hAnsi="Arial" w:cs="Arial"/>
              <w:i/>
              <w:iCs/>
              <w:sz w:val="22"/>
              <w:szCs w:val="22"/>
            </w:rPr>
            <w:t>J Exp Med</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127</w:t>
          </w:r>
          <w:r w:rsidRPr="006264D3">
            <w:rPr>
              <w:rFonts w:ascii="Arial" w:eastAsia="Times New Roman" w:hAnsi="Arial" w:cs="Arial"/>
              <w:sz w:val="22"/>
              <w:szCs w:val="22"/>
            </w:rPr>
            <w:t>, 91–108 (1968).</w:t>
          </w:r>
        </w:p>
        <w:p w14:paraId="5643CA9C" w14:textId="77777777" w:rsidR="00A46342" w:rsidRPr="006264D3" w:rsidRDefault="00A46342">
          <w:pPr>
            <w:autoSpaceDE w:val="0"/>
            <w:autoSpaceDN w:val="0"/>
            <w:ind w:hanging="640"/>
            <w:divId w:val="1618949532"/>
            <w:rPr>
              <w:rFonts w:ascii="Arial" w:eastAsia="Times New Roman" w:hAnsi="Arial" w:cs="Arial"/>
              <w:sz w:val="22"/>
              <w:szCs w:val="22"/>
            </w:rPr>
          </w:pPr>
          <w:r w:rsidRPr="006264D3">
            <w:rPr>
              <w:rFonts w:ascii="Arial" w:eastAsia="Times New Roman" w:hAnsi="Arial" w:cs="Arial"/>
              <w:sz w:val="22"/>
              <w:szCs w:val="22"/>
            </w:rPr>
            <w:t>28.</w:t>
          </w:r>
          <w:r w:rsidRPr="006264D3">
            <w:rPr>
              <w:rFonts w:ascii="Arial" w:eastAsia="Times New Roman" w:hAnsi="Arial" w:cs="Arial"/>
              <w:sz w:val="22"/>
              <w:szCs w:val="22"/>
            </w:rPr>
            <w:tab/>
            <w:t xml:space="preserve">McDonald, S. M., Nelson, M. I., Turner, P. E. &amp; Patton, J. T. Reassortment in segmented RNA viruses: Mechanisms and outcomes. </w:t>
          </w:r>
          <w:r w:rsidRPr="006264D3">
            <w:rPr>
              <w:rFonts w:ascii="Arial" w:eastAsia="Times New Roman" w:hAnsi="Arial" w:cs="Arial"/>
              <w:i/>
              <w:iCs/>
              <w:sz w:val="22"/>
              <w:szCs w:val="22"/>
            </w:rPr>
            <w:t>Nature Reviews Microbiology</w:t>
          </w:r>
          <w:r w:rsidRPr="006264D3">
            <w:rPr>
              <w:rFonts w:ascii="Arial" w:eastAsia="Times New Roman" w:hAnsi="Arial" w:cs="Arial"/>
              <w:sz w:val="22"/>
              <w:szCs w:val="22"/>
            </w:rPr>
            <w:t xml:space="preserve"> vol. 14 448–460 Preprint at https://doi.org/10.1038/nrmicro.2016.46 (2016).</w:t>
          </w:r>
        </w:p>
        <w:p w14:paraId="01C0A86E" w14:textId="77777777" w:rsidR="00A46342" w:rsidRPr="006264D3" w:rsidRDefault="00A46342">
          <w:pPr>
            <w:autoSpaceDE w:val="0"/>
            <w:autoSpaceDN w:val="0"/>
            <w:ind w:hanging="640"/>
            <w:divId w:val="2112778499"/>
            <w:rPr>
              <w:rFonts w:ascii="Arial" w:eastAsia="Times New Roman" w:hAnsi="Arial" w:cs="Arial"/>
              <w:sz w:val="22"/>
              <w:szCs w:val="22"/>
            </w:rPr>
          </w:pPr>
          <w:r w:rsidRPr="006264D3">
            <w:rPr>
              <w:rFonts w:ascii="Arial" w:eastAsia="Times New Roman" w:hAnsi="Arial" w:cs="Arial"/>
              <w:sz w:val="22"/>
              <w:szCs w:val="22"/>
            </w:rPr>
            <w:t>29.</w:t>
          </w:r>
          <w:r w:rsidRPr="006264D3">
            <w:rPr>
              <w:rFonts w:ascii="Arial" w:eastAsia="Times New Roman" w:hAnsi="Arial" w:cs="Arial"/>
              <w:sz w:val="22"/>
              <w:szCs w:val="22"/>
            </w:rPr>
            <w:tab/>
            <w:t xml:space="preserve">Cao, C., Magwire, M. M., Bayer, F. &amp; Jiggins, F. M. A Polymorphism in the Processing Body Component Ge-1 Controls Resistance to a Naturally Occurring Rhabdovirus in Drosophila. </w:t>
          </w:r>
          <w:r w:rsidRPr="006264D3">
            <w:rPr>
              <w:rFonts w:ascii="Arial" w:eastAsia="Times New Roman" w:hAnsi="Arial" w:cs="Arial"/>
              <w:i/>
              <w:iCs/>
              <w:sz w:val="22"/>
              <w:szCs w:val="22"/>
            </w:rPr>
            <w:t>PLoS Pathog</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12</w:t>
          </w:r>
          <w:r w:rsidRPr="006264D3">
            <w:rPr>
              <w:rFonts w:ascii="Arial" w:eastAsia="Times New Roman" w:hAnsi="Arial" w:cs="Arial"/>
              <w:sz w:val="22"/>
              <w:szCs w:val="22"/>
            </w:rPr>
            <w:t>, e1005387 (2016).</w:t>
          </w:r>
        </w:p>
        <w:p w14:paraId="570A2AB3" w14:textId="77777777" w:rsidR="00A46342" w:rsidRPr="006264D3" w:rsidRDefault="00A46342">
          <w:pPr>
            <w:autoSpaceDE w:val="0"/>
            <w:autoSpaceDN w:val="0"/>
            <w:ind w:hanging="640"/>
            <w:divId w:val="205334978"/>
            <w:rPr>
              <w:rFonts w:ascii="Arial" w:eastAsia="Times New Roman" w:hAnsi="Arial" w:cs="Arial"/>
              <w:sz w:val="22"/>
              <w:szCs w:val="22"/>
            </w:rPr>
          </w:pPr>
          <w:r w:rsidRPr="006264D3">
            <w:rPr>
              <w:rFonts w:ascii="Arial" w:eastAsia="Times New Roman" w:hAnsi="Arial" w:cs="Arial"/>
              <w:sz w:val="22"/>
              <w:szCs w:val="22"/>
            </w:rPr>
            <w:t>30.</w:t>
          </w:r>
          <w:r w:rsidRPr="006264D3">
            <w:rPr>
              <w:rFonts w:ascii="Arial" w:eastAsia="Times New Roman" w:hAnsi="Arial" w:cs="Arial"/>
              <w:sz w:val="22"/>
              <w:szCs w:val="22"/>
            </w:rPr>
            <w:tab/>
            <w:t xml:space="preserve">Martin, M. Cutadapt Removes Adapter Sequences From High-Throughput Sequencing Reads. </w:t>
          </w:r>
          <w:r w:rsidRPr="006264D3">
            <w:rPr>
              <w:rFonts w:ascii="Arial" w:eastAsia="Times New Roman" w:hAnsi="Arial" w:cs="Arial"/>
              <w:i/>
              <w:iCs/>
              <w:sz w:val="22"/>
              <w:szCs w:val="22"/>
            </w:rPr>
            <w:t>EMBnet J</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10–12 (2011).</w:t>
          </w:r>
        </w:p>
        <w:p w14:paraId="3C14EB59" w14:textId="77777777" w:rsidR="00A46342" w:rsidRPr="006264D3" w:rsidRDefault="00A46342">
          <w:pPr>
            <w:autoSpaceDE w:val="0"/>
            <w:autoSpaceDN w:val="0"/>
            <w:ind w:hanging="640"/>
            <w:divId w:val="1720131069"/>
            <w:rPr>
              <w:rFonts w:ascii="Arial" w:eastAsia="Times New Roman" w:hAnsi="Arial" w:cs="Arial"/>
              <w:sz w:val="22"/>
              <w:szCs w:val="22"/>
            </w:rPr>
          </w:pPr>
          <w:r w:rsidRPr="006264D3">
            <w:rPr>
              <w:rFonts w:ascii="Arial" w:eastAsia="Times New Roman" w:hAnsi="Arial" w:cs="Arial"/>
              <w:sz w:val="22"/>
              <w:szCs w:val="22"/>
            </w:rPr>
            <w:t>31.</w:t>
          </w:r>
          <w:r w:rsidRPr="006264D3">
            <w:rPr>
              <w:rFonts w:ascii="Arial" w:eastAsia="Times New Roman" w:hAnsi="Arial" w:cs="Arial"/>
              <w:sz w:val="22"/>
              <w:szCs w:val="22"/>
            </w:rPr>
            <w:tab/>
            <w:t xml:space="preserve">Andrews, S.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FastQC: a quality control tool for high throughput sequence data. https://qubeshub.org/resources/fastqc (2012).</w:t>
          </w:r>
        </w:p>
        <w:p w14:paraId="09958968" w14:textId="77777777" w:rsidR="00A46342" w:rsidRPr="006264D3" w:rsidRDefault="00A46342">
          <w:pPr>
            <w:autoSpaceDE w:val="0"/>
            <w:autoSpaceDN w:val="0"/>
            <w:ind w:hanging="640"/>
            <w:divId w:val="1308627009"/>
            <w:rPr>
              <w:rFonts w:ascii="Arial" w:eastAsia="Times New Roman" w:hAnsi="Arial" w:cs="Arial"/>
              <w:sz w:val="22"/>
              <w:szCs w:val="22"/>
            </w:rPr>
          </w:pPr>
          <w:r w:rsidRPr="006264D3">
            <w:rPr>
              <w:rFonts w:ascii="Arial" w:eastAsia="Times New Roman" w:hAnsi="Arial" w:cs="Arial"/>
              <w:sz w:val="22"/>
              <w:szCs w:val="22"/>
            </w:rPr>
            <w:t>32.</w:t>
          </w:r>
          <w:r w:rsidRPr="006264D3">
            <w:rPr>
              <w:rFonts w:ascii="Arial" w:eastAsia="Times New Roman" w:hAnsi="Arial" w:cs="Arial"/>
              <w:sz w:val="22"/>
              <w:szCs w:val="22"/>
            </w:rPr>
            <w:tab/>
            <w:t xml:space="preserve">Langmead, B. &amp; Salzberg, S. L. Fast gapped-read alignment with Bowtie 2. </w:t>
          </w:r>
          <w:r w:rsidRPr="006264D3">
            <w:rPr>
              <w:rFonts w:ascii="Arial" w:eastAsia="Times New Roman" w:hAnsi="Arial" w:cs="Arial"/>
              <w:i/>
              <w:iCs/>
              <w:sz w:val="22"/>
              <w:szCs w:val="22"/>
            </w:rPr>
            <w:t>Nat Methods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9</w:t>
          </w:r>
          <w:r w:rsidRPr="006264D3">
            <w:rPr>
              <w:rFonts w:ascii="Arial" w:eastAsia="Times New Roman" w:hAnsi="Arial" w:cs="Arial"/>
              <w:sz w:val="22"/>
              <w:szCs w:val="22"/>
            </w:rPr>
            <w:t>, 357–359 (2012).</w:t>
          </w:r>
        </w:p>
        <w:p w14:paraId="48C5069D" w14:textId="77777777" w:rsidR="00A46342" w:rsidRPr="006264D3" w:rsidRDefault="00A46342">
          <w:pPr>
            <w:autoSpaceDE w:val="0"/>
            <w:autoSpaceDN w:val="0"/>
            <w:ind w:hanging="640"/>
            <w:divId w:val="383718939"/>
            <w:rPr>
              <w:rFonts w:ascii="Arial" w:eastAsia="Times New Roman" w:hAnsi="Arial" w:cs="Arial"/>
              <w:sz w:val="22"/>
              <w:szCs w:val="22"/>
            </w:rPr>
          </w:pPr>
          <w:r w:rsidRPr="006264D3">
            <w:rPr>
              <w:rFonts w:ascii="Arial" w:eastAsia="Times New Roman" w:hAnsi="Arial" w:cs="Arial"/>
              <w:sz w:val="22"/>
              <w:szCs w:val="22"/>
            </w:rPr>
            <w:t>33.</w:t>
          </w:r>
          <w:r w:rsidRPr="006264D3">
            <w:rPr>
              <w:rFonts w:ascii="Arial" w:eastAsia="Times New Roman" w:hAnsi="Arial" w:cs="Arial"/>
              <w:sz w:val="22"/>
              <w:szCs w:val="22"/>
            </w:rPr>
            <w:tab/>
            <w:t xml:space="preserve">Prjibelski, A., Antipov, D., Meleshko, D., Lapidus, A. &amp; Korobeynikov, A. Using SPAdes De Novo Assembler. </w:t>
          </w:r>
          <w:r w:rsidRPr="006264D3">
            <w:rPr>
              <w:rFonts w:ascii="Arial" w:eastAsia="Times New Roman" w:hAnsi="Arial" w:cs="Arial"/>
              <w:i/>
              <w:iCs/>
              <w:sz w:val="22"/>
              <w:szCs w:val="22"/>
            </w:rPr>
            <w:t>Curr Protoc 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70</w:t>
          </w:r>
          <w:r w:rsidRPr="006264D3">
            <w:rPr>
              <w:rFonts w:ascii="Arial" w:eastAsia="Times New Roman" w:hAnsi="Arial" w:cs="Arial"/>
              <w:sz w:val="22"/>
              <w:szCs w:val="22"/>
            </w:rPr>
            <w:t>, e102 (2020).</w:t>
          </w:r>
        </w:p>
        <w:p w14:paraId="499B98D7" w14:textId="77777777" w:rsidR="00A46342" w:rsidRPr="006264D3" w:rsidRDefault="00A46342">
          <w:pPr>
            <w:autoSpaceDE w:val="0"/>
            <w:autoSpaceDN w:val="0"/>
            <w:ind w:hanging="640"/>
            <w:divId w:val="54132774"/>
            <w:rPr>
              <w:rFonts w:ascii="Arial" w:eastAsia="Times New Roman" w:hAnsi="Arial" w:cs="Arial"/>
              <w:sz w:val="22"/>
              <w:szCs w:val="22"/>
            </w:rPr>
          </w:pPr>
          <w:r w:rsidRPr="006264D3">
            <w:rPr>
              <w:rFonts w:ascii="Arial" w:eastAsia="Times New Roman" w:hAnsi="Arial" w:cs="Arial"/>
              <w:sz w:val="22"/>
              <w:szCs w:val="22"/>
            </w:rPr>
            <w:t>34.</w:t>
          </w:r>
          <w:r w:rsidRPr="006264D3">
            <w:rPr>
              <w:rFonts w:ascii="Arial" w:eastAsia="Times New Roman" w:hAnsi="Arial" w:cs="Arial"/>
              <w:sz w:val="22"/>
              <w:szCs w:val="22"/>
            </w:rPr>
            <w:tab/>
            <w:t xml:space="preserve">Li, H. &amp; Durbin, R. Fast and accurate long-read alignment with Burrows-Wheeler transform. </w:t>
          </w:r>
          <w:r w:rsidRPr="006264D3">
            <w:rPr>
              <w:rFonts w:ascii="Arial" w:eastAsia="Times New Roman" w:hAnsi="Arial" w:cs="Arial"/>
              <w:i/>
              <w:iCs/>
              <w:sz w:val="22"/>
              <w:szCs w:val="22"/>
            </w:rPr>
            <w:t>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26</w:t>
          </w:r>
          <w:r w:rsidRPr="006264D3">
            <w:rPr>
              <w:rFonts w:ascii="Arial" w:eastAsia="Times New Roman" w:hAnsi="Arial" w:cs="Arial"/>
              <w:sz w:val="22"/>
              <w:szCs w:val="22"/>
            </w:rPr>
            <w:t>, 589–595 (2010).</w:t>
          </w:r>
        </w:p>
        <w:p w14:paraId="714347D8" w14:textId="77777777" w:rsidR="00A46342" w:rsidRPr="006264D3" w:rsidRDefault="00A46342">
          <w:pPr>
            <w:autoSpaceDE w:val="0"/>
            <w:autoSpaceDN w:val="0"/>
            <w:ind w:hanging="640"/>
            <w:divId w:val="919173870"/>
            <w:rPr>
              <w:rFonts w:ascii="Arial" w:eastAsia="Times New Roman" w:hAnsi="Arial" w:cs="Arial"/>
              <w:sz w:val="22"/>
              <w:szCs w:val="22"/>
            </w:rPr>
          </w:pPr>
          <w:r w:rsidRPr="006264D3">
            <w:rPr>
              <w:rFonts w:ascii="Arial" w:eastAsia="Times New Roman" w:hAnsi="Arial" w:cs="Arial"/>
              <w:sz w:val="22"/>
              <w:szCs w:val="22"/>
            </w:rPr>
            <w:t>35.</w:t>
          </w:r>
          <w:r w:rsidRPr="006264D3">
            <w:rPr>
              <w:rFonts w:ascii="Arial" w:eastAsia="Times New Roman" w:hAnsi="Arial" w:cs="Arial"/>
              <w:sz w:val="22"/>
              <w:szCs w:val="22"/>
            </w:rPr>
            <w:tab/>
            <w:t xml:space="preserve">Katoh, K. &amp; Standley, D. M. MAFFT multiple sequence alignment software version 7: Improvements in performance and usability. </w:t>
          </w:r>
          <w:r w:rsidRPr="006264D3">
            <w:rPr>
              <w:rFonts w:ascii="Arial" w:eastAsia="Times New Roman" w:hAnsi="Arial" w:cs="Arial"/>
              <w:i/>
              <w:iCs/>
              <w:sz w:val="22"/>
              <w:szCs w:val="22"/>
            </w:rPr>
            <w:t>Mol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30</w:t>
          </w:r>
          <w:r w:rsidRPr="006264D3">
            <w:rPr>
              <w:rFonts w:ascii="Arial" w:eastAsia="Times New Roman" w:hAnsi="Arial" w:cs="Arial"/>
              <w:sz w:val="22"/>
              <w:szCs w:val="22"/>
            </w:rPr>
            <w:t>, 772–780 (2013).</w:t>
          </w:r>
        </w:p>
        <w:p w14:paraId="3D281E35" w14:textId="77777777" w:rsidR="00A46342" w:rsidRPr="006264D3" w:rsidRDefault="00A46342">
          <w:pPr>
            <w:autoSpaceDE w:val="0"/>
            <w:autoSpaceDN w:val="0"/>
            <w:ind w:hanging="640"/>
            <w:divId w:val="334041101"/>
            <w:rPr>
              <w:rFonts w:ascii="Arial" w:eastAsia="Times New Roman" w:hAnsi="Arial" w:cs="Arial"/>
              <w:sz w:val="22"/>
              <w:szCs w:val="22"/>
            </w:rPr>
          </w:pPr>
          <w:r w:rsidRPr="006264D3">
            <w:rPr>
              <w:rFonts w:ascii="Arial" w:eastAsia="Times New Roman" w:hAnsi="Arial" w:cs="Arial"/>
              <w:sz w:val="22"/>
              <w:szCs w:val="22"/>
            </w:rPr>
            <w:t>36.</w:t>
          </w:r>
          <w:r w:rsidRPr="006264D3">
            <w:rPr>
              <w:rFonts w:ascii="Arial" w:eastAsia="Times New Roman" w:hAnsi="Arial" w:cs="Arial"/>
              <w:sz w:val="22"/>
              <w:szCs w:val="22"/>
            </w:rPr>
            <w:tab/>
            <w:t xml:space="preserve">Nguyen, L. T., Schmidt, H. A., Von Haeseler, A. &amp; Minh, B. Q. IQ-TREE: A fast and effective stochastic algorithm for estimating maximum-likelihood phylogenies. </w:t>
          </w:r>
          <w:r w:rsidRPr="006264D3">
            <w:rPr>
              <w:rFonts w:ascii="Arial" w:eastAsia="Times New Roman" w:hAnsi="Arial" w:cs="Arial"/>
              <w:i/>
              <w:iCs/>
              <w:sz w:val="22"/>
              <w:szCs w:val="22"/>
            </w:rPr>
            <w:t>Mol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32</w:t>
          </w:r>
          <w:r w:rsidRPr="006264D3">
            <w:rPr>
              <w:rFonts w:ascii="Arial" w:eastAsia="Times New Roman" w:hAnsi="Arial" w:cs="Arial"/>
              <w:sz w:val="22"/>
              <w:szCs w:val="22"/>
            </w:rPr>
            <w:t>, 268–274 (2015).</w:t>
          </w:r>
        </w:p>
        <w:p w14:paraId="471BB0F1" w14:textId="77777777" w:rsidR="00A46342" w:rsidRPr="006264D3" w:rsidRDefault="00A46342">
          <w:pPr>
            <w:autoSpaceDE w:val="0"/>
            <w:autoSpaceDN w:val="0"/>
            <w:ind w:hanging="640"/>
            <w:divId w:val="1727948461"/>
            <w:rPr>
              <w:rFonts w:ascii="Arial" w:eastAsia="Times New Roman" w:hAnsi="Arial" w:cs="Arial"/>
              <w:sz w:val="22"/>
              <w:szCs w:val="22"/>
            </w:rPr>
          </w:pPr>
          <w:r w:rsidRPr="006264D3">
            <w:rPr>
              <w:rFonts w:ascii="Arial" w:eastAsia="Times New Roman" w:hAnsi="Arial" w:cs="Arial"/>
              <w:sz w:val="22"/>
              <w:szCs w:val="22"/>
            </w:rPr>
            <w:t>37.</w:t>
          </w:r>
          <w:r w:rsidRPr="006264D3">
            <w:rPr>
              <w:rFonts w:ascii="Arial" w:eastAsia="Times New Roman" w:hAnsi="Arial" w:cs="Arial"/>
              <w:sz w:val="22"/>
              <w:szCs w:val="22"/>
            </w:rPr>
            <w:tab/>
            <w:t xml:space="preserve">Letunic, I. &amp; Bork, P. Interactive Tree of Life (iTOL) v6: recent updates to the phylogenetic tree display and annotation tool. </w:t>
          </w:r>
          <w:r w:rsidRPr="006264D3">
            <w:rPr>
              <w:rFonts w:ascii="Arial" w:eastAsia="Times New Roman" w:hAnsi="Arial" w:cs="Arial"/>
              <w:i/>
              <w:iCs/>
              <w:sz w:val="22"/>
              <w:szCs w:val="22"/>
            </w:rPr>
            <w:t>Nucleic Acids Res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52</w:t>
          </w:r>
          <w:r w:rsidRPr="006264D3">
            <w:rPr>
              <w:rFonts w:ascii="Arial" w:eastAsia="Times New Roman" w:hAnsi="Arial" w:cs="Arial"/>
              <w:sz w:val="22"/>
              <w:szCs w:val="22"/>
            </w:rPr>
            <w:t>, W78–W82 (2024).</w:t>
          </w:r>
        </w:p>
        <w:p w14:paraId="0C5FF7A7" w14:textId="77777777" w:rsidR="00A46342" w:rsidRPr="006264D3" w:rsidRDefault="00A46342">
          <w:pPr>
            <w:autoSpaceDE w:val="0"/>
            <w:autoSpaceDN w:val="0"/>
            <w:ind w:hanging="640"/>
            <w:divId w:val="890457680"/>
            <w:rPr>
              <w:rFonts w:ascii="Arial" w:eastAsia="Times New Roman" w:hAnsi="Arial" w:cs="Arial"/>
              <w:sz w:val="22"/>
              <w:szCs w:val="22"/>
            </w:rPr>
          </w:pPr>
          <w:r w:rsidRPr="006264D3">
            <w:rPr>
              <w:rFonts w:ascii="Arial" w:eastAsia="Times New Roman" w:hAnsi="Arial" w:cs="Arial"/>
              <w:sz w:val="22"/>
              <w:szCs w:val="22"/>
            </w:rPr>
            <w:t>38.</w:t>
          </w:r>
          <w:r w:rsidRPr="006264D3">
            <w:rPr>
              <w:rFonts w:ascii="Arial" w:eastAsia="Times New Roman" w:hAnsi="Arial" w:cs="Arial"/>
              <w:sz w:val="22"/>
              <w:szCs w:val="22"/>
            </w:rPr>
            <w:tab/>
            <w:t xml:space="preserve">Weaver, S.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Datamonkey 2.0: A Modern Web Application for Characterizing Selective and Other Evolutionary Processes. </w:t>
          </w:r>
          <w:r w:rsidRPr="006264D3">
            <w:rPr>
              <w:rFonts w:ascii="Arial" w:eastAsia="Times New Roman" w:hAnsi="Arial" w:cs="Arial"/>
              <w:i/>
              <w:iCs/>
              <w:sz w:val="22"/>
              <w:szCs w:val="22"/>
            </w:rPr>
            <w:t>Mol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35</w:t>
          </w:r>
          <w:r w:rsidRPr="006264D3">
            <w:rPr>
              <w:rFonts w:ascii="Arial" w:eastAsia="Times New Roman" w:hAnsi="Arial" w:cs="Arial"/>
              <w:sz w:val="22"/>
              <w:szCs w:val="22"/>
            </w:rPr>
            <w:t>, 773–777 (2018).</w:t>
          </w:r>
        </w:p>
        <w:p w14:paraId="58AC7CEF" w14:textId="77777777" w:rsidR="00A46342" w:rsidRPr="006264D3" w:rsidRDefault="00A46342">
          <w:pPr>
            <w:autoSpaceDE w:val="0"/>
            <w:autoSpaceDN w:val="0"/>
            <w:ind w:hanging="640"/>
            <w:divId w:val="1586451731"/>
            <w:rPr>
              <w:rFonts w:ascii="Arial" w:eastAsia="Times New Roman" w:hAnsi="Arial" w:cs="Arial"/>
              <w:sz w:val="22"/>
              <w:szCs w:val="22"/>
            </w:rPr>
          </w:pPr>
          <w:r w:rsidRPr="006264D3">
            <w:rPr>
              <w:rFonts w:ascii="Arial" w:eastAsia="Times New Roman" w:hAnsi="Arial" w:cs="Arial"/>
              <w:sz w:val="22"/>
              <w:szCs w:val="22"/>
            </w:rPr>
            <w:t>39.</w:t>
          </w:r>
          <w:r w:rsidRPr="006264D3">
            <w:rPr>
              <w:rFonts w:ascii="Arial" w:eastAsia="Times New Roman" w:hAnsi="Arial" w:cs="Arial"/>
              <w:sz w:val="22"/>
              <w:szCs w:val="22"/>
            </w:rPr>
            <w:tab/>
            <w:t xml:space="preserve">Kosakovsky Pond, S.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HyPhy 2.5—A Customizable Platform for Evolutionary Hypothesis Testing Using Phylogenies. </w:t>
          </w:r>
          <w:r w:rsidRPr="006264D3">
            <w:rPr>
              <w:rFonts w:ascii="Arial" w:eastAsia="Times New Roman" w:hAnsi="Arial" w:cs="Arial"/>
              <w:i/>
              <w:iCs/>
              <w:sz w:val="22"/>
              <w:szCs w:val="22"/>
            </w:rPr>
            <w:t>Mol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37</w:t>
          </w:r>
          <w:r w:rsidRPr="006264D3">
            <w:rPr>
              <w:rFonts w:ascii="Arial" w:eastAsia="Times New Roman" w:hAnsi="Arial" w:cs="Arial"/>
              <w:sz w:val="22"/>
              <w:szCs w:val="22"/>
            </w:rPr>
            <w:t>, 295–299 (2020).</w:t>
          </w:r>
        </w:p>
        <w:p w14:paraId="6C41D0A9" w14:textId="77777777" w:rsidR="00A46342" w:rsidRPr="006264D3" w:rsidRDefault="00A46342">
          <w:pPr>
            <w:autoSpaceDE w:val="0"/>
            <w:autoSpaceDN w:val="0"/>
            <w:ind w:hanging="640"/>
            <w:divId w:val="1686711467"/>
            <w:rPr>
              <w:rFonts w:ascii="Arial" w:eastAsia="Times New Roman" w:hAnsi="Arial" w:cs="Arial"/>
              <w:sz w:val="22"/>
              <w:szCs w:val="22"/>
            </w:rPr>
          </w:pPr>
          <w:r w:rsidRPr="006264D3">
            <w:rPr>
              <w:rFonts w:ascii="Arial" w:eastAsia="Times New Roman" w:hAnsi="Arial" w:cs="Arial"/>
              <w:sz w:val="22"/>
              <w:szCs w:val="22"/>
            </w:rPr>
            <w:t>40.</w:t>
          </w:r>
          <w:r w:rsidRPr="006264D3">
            <w:rPr>
              <w:rFonts w:ascii="Arial" w:eastAsia="Times New Roman" w:hAnsi="Arial" w:cs="Arial"/>
              <w:sz w:val="22"/>
              <w:szCs w:val="22"/>
            </w:rPr>
            <w:tab/>
            <w:t xml:space="preserve">Murrell, B.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FUBAR: A Fast, Unconstrained Bayesian AppRoximation for Inferring Selection. </w:t>
          </w:r>
          <w:r w:rsidRPr="006264D3">
            <w:rPr>
              <w:rFonts w:ascii="Arial" w:eastAsia="Times New Roman" w:hAnsi="Arial" w:cs="Arial"/>
              <w:i/>
              <w:iCs/>
              <w:sz w:val="22"/>
              <w:szCs w:val="22"/>
            </w:rPr>
            <w:t>Mol Biol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30</w:t>
          </w:r>
          <w:r w:rsidRPr="006264D3">
            <w:rPr>
              <w:rFonts w:ascii="Arial" w:eastAsia="Times New Roman" w:hAnsi="Arial" w:cs="Arial"/>
              <w:sz w:val="22"/>
              <w:szCs w:val="22"/>
            </w:rPr>
            <w:t>, 1196–1205 (2013).</w:t>
          </w:r>
        </w:p>
        <w:p w14:paraId="33EEDC8E" w14:textId="77777777" w:rsidR="00A46342" w:rsidRPr="006264D3" w:rsidRDefault="00A46342">
          <w:pPr>
            <w:autoSpaceDE w:val="0"/>
            <w:autoSpaceDN w:val="0"/>
            <w:ind w:hanging="640"/>
            <w:divId w:val="1446728260"/>
            <w:rPr>
              <w:rFonts w:ascii="Arial" w:eastAsia="Times New Roman" w:hAnsi="Arial" w:cs="Arial"/>
              <w:sz w:val="22"/>
              <w:szCs w:val="22"/>
            </w:rPr>
          </w:pPr>
          <w:r w:rsidRPr="006264D3">
            <w:rPr>
              <w:rFonts w:ascii="Arial" w:eastAsia="Times New Roman" w:hAnsi="Arial" w:cs="Arial"/>
              <w:sz w:val="22"/>
              <w:szCs w:val="22"/>
            </w:rPr>
            <w:t>41.</w:t>
          </w:r>
          <w:r w:rsidRPr="006264D3">
            <w:rPr>
              <w:rFonts w:ascii="Arial" w:eastAsia="Times New Roman" w:hAnsi="Arial" w:cs="Arial"/>
              <w:sz w:val="22"/>
              <w:szCs w:val="22"/>
            </w:rPr>
            <w:tab/>
            <w:t xml:space="preserve">Martin, D. &amp; Rybicki, E. RDP: detection of recombination amongst aligned sequences. </w:t>
          </w:r>
          <w:r w:rsidRPr="006264D3">
            <w:rPr>
              <w:rFonts w:ascii="Arial" w:eastAsia="Times New Roman" w:hAnsi="Arial" w:cs="Arial"/>
              <w:i/>
              <w:iCs/>
              <w:sz w:val="22"/>
              <w:szCs w:val="22"/>
            </w:rPr>
            <w:t>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16</w:t>
          </w:r>
          <w:r w:rsidRPr="006264D3">
            <w:rPr>
              <w:rFonts w:ascii="Arial" w:eastAsia="Times New Roman" w:hAnsi="Arial" w:cs="Arial"/>
              <w:sz w:val="22"/>
              <w:szCs w:val="22"/>
            </w:rPr>
            <w:t>, 562–563 (2000).</w:t>
          </w:r>
        </w:p>
        <w:p w14:paraId="6D90027C" w14:textId="77777777" w:rsidR="00A46342" w:rsidRPr="006264D3" w:rsidRDefault="00A46342">
          <w:pPr>
            <w:autoSpaceDE w:val="0"/>
            <w:autoSpaceDN w:val="0"/>
            <w:ind w:hanging="640"/>
            <w:divId w:val="2128040140"/>
            <w:rPr>
              <w:rFonts w:ascii="Arial" w:eastAsia="Times New Roman" w:hAnsi="Arial" w:cs="Arial"/>
              <w:sz w:val="22"/>
              <w:szCs w:val="22"/>
            </w:rPr>
          </w:pPr>
          <w:r w:rsidRPr="006264D3">
            <w:rPr>
              <w:rFonts w:ascii="Arial" w:eastAsia="Times New Roman" w:hAnsi="Arial" w:cs="Arial"/>
              <w:sz w:val="22"/>
              <w:szCs w:val="22"/>
            </w:rPr>
            <w:t>42.</w:t>
          </w:r>
          <w:r w:rsidRPr="006264D3">
            <w:rPr>
              <w:rFonts w:ascii="Arial" w:eastAsia="Times New Roman" w:hAnsi="Arial" w:cs="Arial"/>
              <w:sz w:val="22"/>
              <w:szCs w:val="22"/>
            </w:rPr>
            <w:tab/>
            <w:t xml:space="preserve">Martin, D. P.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RDP5: a computer program for analyzing recombination in, and removing signals of recombination from, nucleotide sequence datasets. </w:t>
          </w:r>
          <w:r w:rsidRPr="006264D3">
            <w:rPr>
              <w:rFonts w:ascii="Arial" w:eastAsia="Times New Roman" w:hAnsi="Arial" w:cs="Arial"/>
              <w:i/>
              <w:iCs/>
              <w:sz w:val="22"/>
              <w:szCs w:val="22"/>
            </w:rPr>
            <w:t>Virus Evol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7</w:t>
          </w:r>
          <w:r w:rsidRPr="006264D3">
            <w:rPr>
              <w:rFonts w:ascii="Arial" w:eastAsia="Times New Roman" w:hAnsi="Arial" w:cs="Arial"/>
              <w:sz w:val="22"/>
              <w:szCs w:val="22"/>
            </w:rPr>
            <w:t>, (2021).</w:t>
          </w:r>
        </w:p>
        <w:p w14:paraId="48BC3327" w14:textId="77777777" w:rsidR="00A46342" w:rsidRPr="006264D3" w:rsidRDefault="00A46342">
          <w:pPr>
            <w:autoSpaceDE w:val="0"/>
            <w:autoSpaceDN w:val="0"/>
            <w:ind w:hanging="640"/>
            <w:divId w:val="1872187071"/>
            <w:rPr>
              <w:rFonts w:ascii="Arial" w:eastAsia="Times New Roman" w:hAnsi="Arial" w:cs="Arial"/>
              <w:sz w:val="22"/>
              <w:szCs w:val="22"/>
            </w:rPr>
          </w:pPr>
          <w:r w:rsidRPr="006264D3">
            <w:rPr>
              <w:rFonts w:ascii="Arial" w:eastAsia="Times New Roman" w:hAnsi="Arial" w:cs="Arial"/>
              <w:sz w:val="22"/>
              <w:szCs w:val="22"/>
            </w:rPr>
            <w:t>43.</w:t>
          </w:r>
          <w:r w:rsidRPr="006264D3">
            <w:rPr>
              <w:rFonts w:ascii="Arial" w:eastAsia="Times New Roman" w:hAnsi="Arial" w:cs="Arial"/>
              <w:sz w:val="22"/>
              <w:szCs w:val="22"/>
            </w:rPr>
            <w:tab/>
            <w:t xml:space="preserve">Revell, L. J. phytools: Phylogenetic Tools for Comparative Biology (and Other Things). </w:t>
          </w:r>
          <w:r w:rsidRPr="006264D3">
            <w:rPr>
              <w:rFonts w:ascii="Arial" w:eastAsia="Times New Roman" w:hAnsi="Arial" w:cs="Arial"/>
              <w:i/>
              <w:iCs/>
              <w:sz w:val="22"/>
              <w:szCs w:val="22"/>
            </w:rPr>
            <w:t>CRAN: Contributed Packages</w:t>
          </w:r>
          <w:r w:rsidRPr="006264D3">
            <w:rPr>
              <w:rFonts w:ascii="Arial" w:eastAsia="Times New Roman" w:hAnsi="Arial" w:cs="Arial"/>
              <w:sz w:val="22"/>
              <w:szCs w:val="22"/>
            </w:rPr>
            <w:t xml:space="preserve"> Preprint at https://doi.org/10.32614/CRAN.package.phytools (2011).</w:t>
          </w:r>
        </w:p>
        <w:p w14:paraId="77032C6A" w14:textId="77777777" w:rsidR="00A46342" w:rsidRPr="006264D3" w:rsidRDefault="00A46342">
          <w:pPr>
            <w:autoSpaceDE w:val="0"/>
            <w:autoSpaceDN w:val="0"/>
            <w:ind w:hanging="640"/>
            <w:divId w:val="615983620"/>
            <w:rPr>
              <w:rFonts w:ascii="Arial" w:eastAsia="Times New Roman" w:hAnsi="Arial" w:cs="Arial"/>
              <w:sz w:val="22"/>
              <w:szCs w:val="22"/>
            </w:rPr>
          </w:pPr>
          <w:r w:rsidRPr="006264D3">
            <w:rPr>
              <w:rFonts w:ascii="Arial" w:eastAsia="Times New Roman" w:hAnsi="Arial" w:cs="Arial"/>
              <w:sz w:val="22"/>
              <w:szCs w:val="22"/>
            </w:rPr>
            <w:lastRenderedPageBreak/>
            <w:t>44.</w:t>
          </w:r>
          <w:r w:rsidRPr="006264D3">
            <w:rPr>
              <w:rFonts w:ascii="Arial" w:eastAsia="Times New Roman" w:hAnsi="Arial" w:cs="Arial"/>
              <w:sz w:val="22"/>
              <w:szCs w:val="22"/>
            </w:rPr>
            <w:tab/>
            <w:t xml:space="preserve">Paradis, E.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ape: Analyses of Phylogenetics and Evolution. </w:t>
          </w:r>
          <w:r w:rsidRPr="006264D3">
            <w:rPr>
              <w:rFonts w:ascii="Arial" w:eastAsia="Times New Roman" w:hAnsi="Arial" w:cs="Arial"/>
              <w:i/>
              <w:iCs/>
              <w:sz w:val="22"/>
              <w:szCs w:val="22"/>
            </w:rPr>
            <w:t>CRAN: Contributed Packages</w:t>
          </w:r>
          <w:r w:rsidRPr="006264D3">
            <w:rPr>
              <w:rFonts w:ascii="Arial" w:eastAsia="Times New Roman" w:hAnsi="Arial" w:cs="Arial"/>
              <w:sz w:val="22"/>
              <w:szCs w:val="22"/>
            </w:rPr>
            <w:t xml:space="preserve"> Preprint at https://doi.org/10.32614/CRAN.package.ape (2002).</w:t>
          </w:r>
        </w:p>
        <w:p w14:paraId="211A6EDC" w14:textId="4FCBE920" w:rsidR="0094106B" w:rsidRPr="006264D3" w:rsidRDefault="00A46342" w:rsidP="00641623">
          <w:pPr>
            <w:spacing w:line="360" w:lineRule="auto"/>
            <w:rPr>
              <w:rFonts w:ascii="Arial" w:hAnsi="Arial" w:cs="Arial"/>
              <w:b/>
              <w:bCs/>
              <w:sz w:val="22"/>
              <w:szCs w:val="22"/>
            </w:rPr>
          </w:pPr>
          <w:r w:rsidRPr="006264D3">
            <w:rPr>
              <w:rFonts w:ascii="Arial" w:eastAsia="Times New Roman" w:hAnsi="Arial" w:cs="Arial"/>
              <w:sz w:val="22"/>
              <w:szCs w:val="22"/>
            </w:rPr>
            <w:t> </w:t>
          </w:r>
        </w:p>
      </w:sdtContent>
    </w:sdt>
    <w:sectPr w:rsidR="0094106B" w:rsidRPr="006264D3" w:rsidSect="00E976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nglein,Mark" w:date="2025-05-16T09:32:00Z" w:initials="MS">
    <w:p w14:paraId="3FC93161" w14:textId="77777777" w:rsidR="004030DC" w:rsidRDefault="004030DC" w:rsidP="004030DC">
      <w:r>
        <w:rPr>
          <w:rStyle w:val="CommentReference"/>
        </w:rPr>
        <w:annotationRef/>
      </w:r>
      <w:r>
        <w:rPr>
          <w:color w:val="000000"/>
          <w:sz w:val="20"/>
          <w:szCs w:val="20"/>
        </w:rPr>
        <w:t>We need a new title, IMO. Do you want to brainstorm together?</w:t>
      </w:r>
    </w:p>
  </w:comment>
  <w:comment w:id="5" w:author="Stenglein,Mark" w:date="2025-05-16T09:45:00Z" w:initials="MS">
    <w:p w14:paraId="00DE6348" w14:textId="77777777" w:rsidR="005C397C" w:rsidRDefault="005C397C" w:rsidP="005C397C">
      <w:r>
        <w:rPr>
          <w:rStyle w:val="CommentReference"/>
        </w:rPr>
        <w:annotationRef/>
      </w:r>
      <w:r>
        <w:rPr>
          <w:sz w:val="20"/>
          <w:szCs w:val="20"/>
        </w:rPr>
        <w:t xml:space="preserve">I think we should revisit the clade nomenclature, which I think could be improved.  </w:t>
      </w:r>
      <w:r>
        <w:rPr>
          <w:sz w:val="20"/>
          <w:szCs w:val="20"/>
        </w:rPr>
        <w:cr/>
      </w:r>
      <w:r>
        <w:rPr>
          <w:sz w:val="20"/>
          <w:szCs w:val="20"/>
        </w:rPr>
        <w:cr/>
        <w:t>How about:</w:t>
      </w:r>
      <w:r>
        <w:rPr>
          <w:sz w:val="20"/>
          <w:szCs w:val="20"/>
        </w:rPr>
        <w:cr/>
      </w:r>
      <w:r>
        <w:rPr>
          <w:sz w:val="20"/>
          <w:szCs w:val="20"/>
        </w:rPr>
        <w:cr/>
        <w:t>melA</w:t>
      </w:r>
      <w:r>
        <w:rPr>
          <w:sz w:val="20"/>
          <w:szCs w:val="20"/>
        </w:rPr>
        <w:cr/>
        <w:t>melB</w:t>
      </w:r>
      <w:r>
        <w:rPr>
          <w:sz w:val="20"/>
          <w:szCs w:val="20"/>
        </w:rPr>
        <w:cr/>
        <w:t>simA</w:t>
      </w:r>
      <w:r>
        <w:rPr>
          <w:sz w:val="20"/>
          <w:szCs w:val="20"/>
        </w:rPr>
        <w:cr/>
      </w:r>
      <w:r>
        <w:rPr>
          <w:sz w:val="20"/>
          <w:szCs w:val="20"/>
        </w:rPr>
        <w:cr/>
        <w:t xml:space="preserve">This makes naming consistent between melanogaster and simulans clades and is open to further expansion as new sequences are recovered and trees fill out.  </w:t>
      </w:r>
      <w:r>
        <w:rPr>
          <w:sz w:val="20"/>
          <w:szCs w:val="20"/>
        </w:rPr>
        <w:cr/>
      </w:r>
    </w:p>
  </w:comment>
  <w:comment w:id="24" w:author="Stenglein,Mark" w:date="2025-05-16T09:47:00Z" w:initials="MS">
    <w:p w14:paraId="4AE7EBD2" w14:textId="77777777" w:rsidR="005C397C" w:rsidRDefault="005C397C" w:rsidP="005C397C">
      <w:r>
        <w:rPr>
          <w:rStyle w:val="CommentReference"/>
        </w:rPr>
        <w:annotationRef/>
      </w:r>
      <w:r>
        <w:rPr>
          <w:color w:val="000000"/>
          <w:sz w:val="20"/>
          <w:szCs w:val="20"/>
        </w:rPr>
        <w:t>I think the abstract kind of ends with a whimper with this sentence.  How could we end stronger?</w:t>
      </w:r>
    </w:p>
  </w:comment>
  <w:comment w:id="25" w:author="Stenglein,Mark" w:date="2025-05-16T09:48:00Z" w:initials="MS">
    <w:p w14:paraId="18C24C4E" w14:textId="77777777" w:rsidR="005C397C" w:rsidRDefault="005C397C" w:rsidP="005C397C">
      <w:r>
        <w:rPr>
          <w:rStyle w:val="CommentReference"/>
        </w:rPr>
        <w:annotationRef/>
      </w:r>
      <w:r>
        <w:rPr>
          <w:color w:val="000000"/>
          <w:sz w:val="20"/>
          <w:szCs w:val="20"/>
        </w:rPr>
        <w:t>Also, is the abstract missing any key take-homes?  Something we should both think about as we review results section.</w:t>
      </w:r>
    </w:p>
  </w:comment>
  <w:comment w:id="29" w:author="Stenglein,Mark" w:date="2025-05-16T09:51:00Z" w:initials="MS">
    <w:p w14:paraId="46334B3F" w14:textId="77777777" w:rsidR="00746064" w:rsidRDefault="00746064" w:rsidP="00746064">
      <w:r>
        <w:rPr>
          <w:rStyle w:val="CommentReference"/>
        </w:rPr>
        <w:annotationRef/>
      </w:r>
      <w:r>
        <w:rPr>
          <w:color w:val="000000"/>
          <w:sz w:val="20"/>
          <w:szCs w:val="20"/>
        </w:rPr>
        <w:t>Add citation: PMID: 20478885</w:t>
      </w:r>
    </w:p>
  </w:comment>
  <w:comment w:id="36" w:author="Stenglein,Mark" w:date="2025-05-16T09:52:00Z" w:initials="MS">
    <w:p w14:paraId="2CD4CBD2" w14:textId="77777777" w:rsidR="009D2386" w:rsidRDefault="009D2386" w:rsidP="009D2386">
      <w:r>
        <w:rPr>
          <w:rStyle w:val="CommentReference"/>
        </w:rPr>
        <w:annotationRef/>
      </w:r>
      <w:r>
        <w:rPr>
          <w:color w:val="000000"/>
          <w:sz w:val="20"/>
          <w:szCs w:val="20"/>
        </w:rPr>
        <w:t>need citation here to back up this factual claim</w:t>
      </w:r>
    </w:p>
  </w:comment>
  <w:comment w:id="42" w:author="Stenglein,Mark" w:date="2025-05-16T09:55:00Z" w:initials="MS">
    <w:p w14:paraId="3F2C58B6" w14:textId="77777777" w:rsidR="0073538A" w:rsidRDefault="0073538A" w:rsidP="0073538A">
      <w:r>
        <w:rPr>
          <w:rStyle w:val="CommentReference"/>
        </w:rPr>
        <w:annotationRef/>
      </w:r>
      <w:r>
        <w:rPr>
          <w:sz w:val="20"/>
          <w:szCs w:val="20"/>
        </w:rPr>
        <w:t xml:space="preserve">Neither EVE integration nor cross-species transmission necessarily mean that the virus is old.  E.g. SARS-CoV-2 infects multiple species but is new.  EVE integration could mean old but we don’t have a date estimate for integration.  </w:t>
      </w:r>
    </w:p>
  </w:comment>
  <w:comment w:id="43" w:author="Stenglein,Mark" w:date="2025-05-16T09:56:00Z" w:initials="MS">
    <w:p w14:paraId="3D4C716A" w14:textId="77777777" w:rsidR="0073538A" w:rsidRDefault="0073538A" w:rsidP="0073538A">
      <w:r>
        <w:rPr>
          <w:rStyle w:val="CommentReference"/>
        </w:rPr>
        <w:annotationRef/>
      </w:r>
      <w:r>
        <w:rPr>
          <w:color w:val="000000"/>
          <w:sz w:val="20"/>
          <w:szCs w:val="20"/>
        </w:rPr>
        <w:t>What does slower than expected mean?  What is expected?</w:t>
      </w:r>
    </w:p>
  </w:comment>
  <w:comment w:id="44" w:author="Stenglein,Mark" w:date="2025-05-16T09:57:00Z" w:initials="MS">
    <w:p w14:paraId="445EAA73" w14:textId="77777777" w:rsidR="0073538A" w:rsidRDefault="0073538A" w:rsidP="0073538A">
      <w:r>
        <w:rPr>
          <w:rStyle w:val="CommentReference"/>
        </w:rPr>
        <w:annotationRef/>
      </w:r>
      <w:r>
        <w:rPr>
          <w:color w:val="000000"/>
          <w:sz w:val="20"/>
          <w:szCs w:val="20"/>
        </w:rPr>
        <w:t xml:space="preserve">How does this part of the sentence follow from the first part?  Why would it being in multiple species mean that all the questions have been answered?  </w:t>
      </w:r>
    </w:p>
  </w:comment>
  <w:comment w:id="45" w:author="Stenglein,Mark" w:date="2025-05-16T10:27:00Z" w:initials="MS">
    <w:p w14:paraId="05482721" w14:textId="77777777" w:rsidR="001563B4" w:rsidRDefault="001563B4" w:rsidP="001563B4">
      <w:r>
        <w:rPr>
          <w:rStyle w:val="CommentReference"/>
        </w:rPr>
        <w:annotationRef/>
      </w:r>
      <w:r>
        <w:rPr>
          <w:color w:val="000000"/>
          <w:sz w:val="20"/>
          <w:szCs w:val="20"/>
        </w:rPr>
        <w:t>This paragraph needs rework - could sit down and do together if you want</w:t>
      </w:r>
    </w:p>
  </w:comment>
  <w:comment w:id="46" w:author="Stenglein,Mark" w:date="2025-05-16T10:28:00Z" w:initials="MS">
    <w:p w14:paraId="657CA202" w14:textId="77777777" w:rsidR="001563B4" w:rsidRDefault="001563B4" w:rsidP="001563B4">
      <w:r>
        <w:rPr>
          <w:rStyle w:val="CommentReference"/>
        </w:rPr>
        <w:annotationRef/>
      </w:r>
      <w:r>
        <w:rPr>
          <w:color w:val="000000"/>
          <w:sz w:val="20"/>
          <w:szCs w:val="20"/>
        </w:rPr>
        <w:t>This reads as largely redundant with information in abstract</w:t>
      </w:r>
    </w:p>
  </w:comment>
  <w:comment w:id="47" w:author="Stenglein,Mark" w:date="2025-05-16T10:30:00Z" w:initials="MS">
    <w:p w14:paraId="7A2BA80A" w14:textId="77777777" w:rsidR="001563B4" w:rsidRDefault="001563B4" w:rsidP="001563B4">
      <w:r>
        <w:rPr>
          <w:rStyle w:val="CommentReference"/>
        </w:rPr>
        <w:annotationRef/>
      </w:r>
      <w:r>
        <w:rPr>
          <w:color w:val="000000"/>
          <w:sz w:val="20"/>
          <w:szCs w:val="20"/>
        </w:rPr>
        <w:t>We ought to be able to cite the Fly paper by the time this is submitted</w:t>
      </w:r>
    </w:p>
  </w:comment>
  <w:comment w:id="51" w:author="Stenglein,Mark" w:date="2025-05-16T10:33:00Z" w:initials="MS">
    <w:p w14:paraId="178AFAAD" w14:textId="77777777" w:rsidR="001563B4" w:rsidRDefault="001563B4" w:rsidP="001563B4">
      <w:r>
        <w:rPr>
          <w:rStyle w:val="CommentReference"/>
        </w:rPr>
        <w:annotationRef/>
      </w:r>
      <w:r>
        <w:rPr>
          <w:color w:val="000000"/>
          <w:sz w:val="20"/>
          <w:szCs w:val="20"/>
        </w:rPr>
        <w:t xml:space="preserve">10^-6 to 10^4 is not 10-fold, it’s 10^10 fold.  </w:t>
      </w:r>
    </w:p>
  </w:comment>
  <w:comment w:id="59" w:author="Stenglein,Mark" w:date="2025-05-16T10:36:00Z" w:initials="MS">
    <w:p w14:paraId="2200379C" w14:textId="77777777" w:rsidR="001563B4" w:rsidRDefault="001563B4" w:rsidP="001563B4">
      <w:r>
        <w:rPr>
          <w:rStyle w:val="CommentReference"/>
        </w:rPr>
        <w:annotationRef/>
      </w:r>
      <w:r>
        <w:rPr>
          <w:color w:val="000000"/>
          <w:sz w:val="20"/>
          <w:szCs w:val="20"/>
        </w:rPr>
        <w:t>It’s not clear to me why this is interesting…</w:t>
      </w:r>
    </w:p>
  </w:comment>
  <w:comment w:id="60" w:author="Stenglein,Mark" w:date="2025-05-16T10:36:00Z" w:initials="MS">
    <w:p w14:paraId="3ED64420" w14:textId="77777777" w:rsidR="001563B4" w:rsidRDefault="001563B4" w:rsidP="001563B4">
      <w:r>
        <w:rPr>
          <w:rStyle w:val="CommentReference"/>
        </w:rPr>
        <w:annotationRef/>
      </w:r>
      <w:r>
        <w:rPr>
          <w:color w:val="000000"/>
          <w:sz w:val="20"/>
          <w:szCs w:val="20"/>
        </w:rPr>
        <w:t>Perhaps just say some locations had low sample #s and so statistical power was limited.</w:t>
      </w:r>
    </w:p>
  </w:comment>
  <w:comment w:id="65" w:author="Stenglein,Mark" w:date="2025-05-16T10:38:00Z" w:initials="MS">
    <w:p w14:paraId="0E96B131" w14:textId="77777777" w:rsidR="000510FA" w:rsidRDefault="000510FA" w:rsidP="000510FA">
      <w:r>
        <w:rPr>
          <w:rStyle w:val="CommentReference"/>
        </w:rPr>
        <w:annotationRef/>
      </w:r>
      <w:r>
        <w:rPr>
          <w:color w:val="000000"/>
          <w:sz w:val="20"/>
          <w:szCs w:val="20"/>
        </w:rPr>
        <w:t>we could axe this paragraph</w:t>
      </w:r>
    </w:p>
  </w:comment>
  <w:comment w:id="71" w:author="Stenglein,Mark" w:date="2025-05-16T10:39:00Z" w:initials="MS">
    <w:p w14:paraId="4F5D7D0E" w14:textId="77777777" w:rsidR="000510FA" w:rsidRDefault="000510FA" w:rsidP="000510FA">
      <w:r>
        <w:rPr>
          <w:rStyle w:val="CommentReference"/>
        </w:rPr>
        <w:annotationRef/>
      </w:r>
      <w:r>
        <w:rPr>
          <w:sz w:val="20"/>
          <w:szCs w:val="20"/>
        </w:rPr>
        <w:t>Map figure needs revision: the scaling is off.  You don’t need street name legend on map.  I have other suggestions I can convey IRL.</w:t>
      </w:r>
    </w:p>
  </w:comment>
  <w:comment w:id="72" w:author="Stenglein,Mark" w:date="2025-05-16T10:41:00Z" w:initials="MS">
    <w:p w14:paraId="1BB242DE" w14:textId="77777777" w:rsidR="000510FA" w:rsidRDefault="000510FA" w:rsidP="000510FA">
      <w:r>
        <w:rPr>
          <w:rStyle w:val="CommentReference"/>
        </w:rPr>
        <w:annotationRef/>
      </w:r>
      <w:r>
        <w:rPr>
          <w:sz w:val="20"/>
          <w:szCs w:val="20"/>
        </w:rPr>
        <w:t>Idea for (C) and (D): A separate “Total” panel (?) that shows the aggregated data.</w:t>
      </w:r>
    </w:p>
  </w:comment>
  <w:comment w:id="73" w:author="Stenglein,Mark" w:date="2025-05-16T10:43:00Z" w:initials="MS">
    <w:p w14:paraId="12E697B1" w14:textId="77777777" w:rsidR="000510FA" w:rsidRDefault="000510FA" w:rsidP="000510FA">
      <w:r>
        <w:rPr>
          <w:rStyle w:val="CommentReference"/>
        </w:rPr>
        <w:annotationRef/>
      </w:r>
      <w:r>
        <w:rPr>
          <w:color w:val="000000"/>
          <w:sz w:val="20"/>
          <w:szCs w:val="20"/>
        </w:rPr>
        <w:t>Also, for C&amp;D and E&amp;F, it would be better tho show the prevalence and RNA level data in panels stacked on top of each other, so the same population is more clearly linked.  I can help with the R if necessary.  See here for an example:</w:t>
      </w:r>
    </w:p>
    <w:p w14:paraId="33561A06" w14:textId="77777777" w:rsidR="000510FA" w:rsidRDefault="000510FA" w:rsidP="000510FA"/>
    <w:p w14:paraId="79E3832C" w14:textId="77777777" w:rsidR="000510FA" w:rsidRDefault="000510FA" w:rsidP="000510FA">
      <w:r>
        <w:rPr>
          <w:color w:val="000000"/>
          <w:sz w:val="20"/>
          <w:szCs w:val="20"/>
        </w:rPr>
        <w:t>https://github.com/tdunham19/CM3_Mosquito_Paper/tree/main/Results_figures_prevalence_viralRNA</w:t>
      </w:r>
    </w:p>
  </w:comment>
  <w:comment w:id="78" w:author="Stenglein,Mark" w:date="2025-05-16T10:44:00Z" w:initials="MS">
    <w:p w14:paraId="1AB93BFB" w14:textId="77777777" w:rsidR="000510FA" w:rsidRDefault="000510FA" w:rsidP="000510FA">
      <w:r>
        <w:rPr>
          <w:rStyle w:val="CommentReference"/>
        </w:rPr>
        <w:annotationRef/>
      </w:r>
      <w:r>
        <w:rPr>
          <w:color w:val="000000"/>
          <w:sz w:val="20"/>
          <w:szCs w:val="20"/>
        </w:rPr>
        <w:t>Need to similarly show stats for longitudinal data.</w:t>
      </w:r>
    </w:p>
  </w:comment>
  <w:comment w:id="99" w:author="Stenglein,Mark" w:date="2025-05-16T11:10:00Z" w:initials="MS">
    <w:p w14:paraId="0A8ED354" w14:textId="77777777" w:rsidR="00D10379" w:rsidRDefault="00D10379" w:rsidP="00D10379">
      <w:r>
        <w:rPr>
          <w:rStyle w:val="CommentReference"/>
        </w:rPr>
        <w:annotationRef/>
      </w:r>
      <w:r>
        <w:rPr>
          <w:color w:val="000000"/>
          <w:sz w:val="20"/>
          <w:szCs w:val="20"/>
        </w:rPr>
        <w:t>Need to revisit in light of your PCR results, or we could leave out.</w:t>
      </w:r>
    </w:p>
  </w:comment>
  <w:comment w:id="100" w:author="Stenglein,Mark" w:date="2025-05-16T11:11:00Z" w:initials="MS">
    <w:p w14:paraId="270B300E" w14:textId="77777777" w:rsidR="00D10379" w:rsidRDefault="00D10379" w:rsidP="00D10379">
      <w:r>
        <w:rPr>
          <w:rStyle w:val="CommentReference"/>
        </w:rPr>
        <w:annotationRef/>
      </w:r>
      <w:r>
        <w:rPr>
          <w:sz w:val="20"/>
          <w:szCs w:val="20"/>
        </w:rPr>
        <w:t>I am confused about how these related to the 15 above.  Perhaps consolidate the description of all of this.</w:t>
      </w:r>
    </w:p>
  </w:comment>
  <w:comment w:id="107" w:author="Stenglein,Mark" w:date="2025-05-16T15:34:00Z" w:initials="MS">
    <w:p w14:paraId="66E84944" w14:textId="77777777" w:rsidR="00071E93" w:rsidRDefault="00071E93" w:rsidP="00071E93">
      <w:r>
        <w:rPr>
          <w:rStyle w:val="CommentReference"/>
        </w:rPr>
        <w:annotationRef/>
      </w:r>
      <w:r>
        <w:rPr>
          <w:sz w:val="20"/>
          <w:szCs w:val="20"/>
        </w:rPr>
        <w:t>As we discussed, we should consider moving thes section to after trees.</w:t>
      </w:r>
    </w:p>
    <w:p w14:paraId="784FA3EB" w14:textId="77777777" w:rsidR="00071E93" w:rsidRDefault="00071E93" w:rsidP="00071E93"/>
    <w:p w14:paraId="225075FE" w14:textId="77777777" w:rsidR="00071E93" w:rsidRDefault="00071E93" w:rsidP="00071E93">
      <w:r>
        <w:rPr>
          <w:sz w:val="20"/>
          <w:szCs w:val="20"/>
        </w:rPr>
        <w:t xml:space="preserve">I would also like to address whether co-infections involve, for instance, multiple clade A sequences, or A + B sequences, or all of the above.  </w:t>
      </w:r>
    </w:p>
    <w:p w14:paraId="03CB6246" w14:textId="77777777" w:rsidR="00071E93" w:rsidRDefault="00071E93" w:rsidP="00071E93"/>
    <w:p w14:paraId="2C85D878" w14:textId="77777777" w:rsidR="00071E93" w:rsidRDefault="00071E93" w:rsidP="00071E93">
      <w:r>
        <w:rPr>
          <w:sz w:val="20"/>
          <w:szCs w:val="20"/>
        </w:rPr>
        <w:t xml:space="preserve">Right now you can’t tell from the trees because they only list accession #s and not sample IDs.  You could cross-reference with the big sample table, which lists accessions, but that would be painful.  </w:t>
      </w:r>
    </w:p>
    <w:p w14:paraId="25CE408C" w14:textId="77777777" w:rsidR="00071E93" w:rsidRDefault="00071E93" w:rsidP="00071E93"/>
    <w:p w14:paraId="748F033D" w14:textId="77777777" w:rsidR="00071E93" w:rsidRDefault="00071E93" w:rsidP="00071E93">
      <w:r>
        <w:rPr>
          <w:sz w:val="20"/>
          <w:szCs w:val="20"/>
        </w:rPr>
        <w:t xml:space="preserve">I made a comment below suggesting that the supplemental tree tip labels include full sample IDs to make this easier. </w:t>
      </w:r>
    </w:p>
    <w:p w14:paraId="2D7C26D5" w14:textId="77777777" w:rsidR="00071E93" w:rsidRDefault="00071E93" w:rsidP="00071E93"/>
    <w:p w14:paraId="12DDEFBC" w14:textId="77777777" w:rsidR="00071E93" w:rsidRDefault="00071E93" w:rsidP="00071E93"/>
  </w:comment>
  <w:comment w:id="115" w:author="Stenglein,Mark" w:date="2025-05-16T15:38:00Z" w:initials="MS">
    <w:p w14:paraId="0432AC19" w14:textId="77777777" w:rsidR="009E5AF8" w:rsidRDefault="009E5AF8" w:rsidP="009E5AF8">
      <w:r>
        <w:rPr>
          <w:rStyle w:val="CommentReference"/>
        </w:rPr>
        <w:annotationRef/>
      </w:r>
      <w:r>
        <w:rPr>
          <w:color w:val="000000"/>
          <w:sz w:val="20"/>
          <w:szCs w:val="20"/>
        </w:rPr>
        <w:t>See above comment for a suggested better nomenclature.</w:t>
      </w:r>
    </w:p>
  </w:comment>
  <w:comment w:id="129" w:author="Stenglein,Mark" w:date="2025-05-16T15:28:00Z" w:initials="MS">
    <w:p w14:paraId="42CF400B" w14:textId="7E010AD7" w:rsidR="00071E93" w:rsidRDefault="00071E93" w:rsidP="00071E93">
      <w:r>
        <w:rPr>
          <w:rStyle w:val="CommentReference"/>
        </w:rPr>
        <w:annotationRef/>
      </w:r>
      <w:r>
        <w:rPr>
          <w:color w:val="000000"/>
          <w:sz w:val="20"/>
          <w:szCs w:val="20"/>
        </w:rPr>
        <w:t>Can these supplemental trees please include sample IDs so we can cross-reference to e.g. Figure 3?  I see that you’ve added location (street name).  It would be very helpful to add sample ID.</w:t>
      </w:r>
    </w:p>
  </w:comment>
  <w:comment w:id="169" w:author="Stenglein,Mark" w:date="2025-05-16T15:45:00Z" w:initials="MS">
    <w:p w14:paraId="3E11FEFE" w14:textId="77777777" w:rsidR="009E5AF8" w:rsidRDefault="009E5AF8" w:rsidP="009E5AF8">
      <w:r>
        <w:rPr>
          <w:rStyle w:val="CommentReference"/>
        </w:rPr>
        <w:annotationRef/>
      </w:r>
      <w:r>
        <w:rPr>
          <w:color w:val="000000"/>
          <w:sz w:val="20"/>
          <w:szCs w:val="20"/>
        </w:rPr>
        <w:t>Removing gridlines from this figure would clean it up visually</w:t>
      </w:r>
    </w:p>
  </w:comment>
  <w:comment w:id="170" w:author="Stenglein,Mark" w:date="2025-05-16T15:45:00Z" w:initials="MS">
    <w:p w14:paraId="11F73213" w14:textId="77777777" w:rsidR="009E5AF8" w:rsidRDefault="009E5AF8" w:rsidP="009E5AF8">
      <w:r>
        <w:rPr>
          <w:rStyle w:val="CommentReference"/>
        </w:rPr>
        <w:annotationRef/>
      </w:r>
      <w:r>
        <w:rPr>
          <w:color w:val="000000"/>
          <w:sz w:val="20"/>
          <w:szCs w:val="20"/>
        </w:rPr>
        <w:t>Double check that this matches methods and what you did</w:t>
      </w:r>
    </w:p>
  </w:comment>
  <w:comment w:id="174" w:author="Stenglein,Mark" w:date="2025-05-16T15:46:00Z" w:initials="MS">
    <w:p w14:paraId="5F0BB9E8" w14:textId="77777777" w:rsidR="002E6323" w:rsidRDefault="009E5AF8" w:rsidP="002E6323">
      <w:r>
        <w:rPr>
          <w:rStyle w:val="CommentReference"/>
        </w:rPr>
        <w:annotationRef/>
      </w:r>
      <w:r w:rsidR="002E6323">
        <w:rPr>
          <w:sz w:val="20"/>
          <w:szCs w:val="20"/>
        </w:rPr>
        <w:t>I am not sure what this adds after the preceding paragraph.  Delete?</w:t>
      </w:r>
    </w:p>
    <w:p w14:paraId="5FE7DE95" w14:textId="77777777" w:rsidR="002E6323" w:rsidRDefault="002E6323" w:rsidP="002E6323"/>
    <w:p w14:paraId="338A8052" w14:textId="77777777" w:rsidR="002E6323" w:rsidRDefault="002E6323" w:rsidP="002E6323">
      <w:r>
        <w:rPr>
          <w:sz w:val="20"/>
          <w:szCs w:val="20"/>
        </w:rPr>
        <w:t>I added in a sentence in the preceding paragraph that may get at what this is trying to say?</w:t>
      </w:r>
    </w:p>
  </w:comment>
  <w:comment w:id="182" w:author="Stenglein,Mark" w:date="2025-05-16T15:50:00Z" w:initials="MS">
    <w:p w14:paraId="609B3BAE" w14:textId="77777777" w:rsidR="002E6323" w:rsidRDefault="002E6323" w:rsidP="002E6323">
      <w:r>
        <w:rPr>
          <w:rStyle w:val="CommentReference"/>
        </w:rPr>
        <w:annotationRef/>
      </w:r>
      <w:r>
        <w:rPr>
          <w:color w:val="000000"/>
          <w:sz w:val="20"/>
          <w:szCs w:val="20"/>
        </w:rPr>
        <w:t>I think we should delete this paragraph and the associated supplemental figure.  I don’t think it adds much to what we’ve already said.</w:t>
      </w:r>
    </w:p>
  </w:comment>
  <w:comment w:id="217" w:author="Stenglein,Mark" w:date="2025-05-16T15:57:00Z" w:initials="MS">
    <w:p w14:paraId="4C0112E1" w14:textId="77777777" w:rsidR="00C664C8" w:rsidRDefault="00C664C8" w:rsidP="00C664C8">
      <w:r>
        <w:rPr>
          <w:rStyle w:val="CommentReference"/>
        </w:rPr>
        <w:annotationRef/>
      </w:r>
      <w:r>
        <w:rPr>
          <w:color w:val="000000"/>
          <w:sz w:val="20"/>
          <w:szCs w:val="20"/>
        </w:rPr>
        <w:t>I think this paragraph should go.  We already address branching order in the results and since it all may reflect rooting/tree-buiding artifact I don’t want to dwell on it here.</w:t>
      </w:r>
    </w:p>
  </w:comment>
  <w:comment w:id="218" w:author="Stenglein,Mark" w:date="2025-05-16T16:00:00Z" w:initials="MS">
    <w:p w14:paraId="5ACA3CBD" w14:textId="77777777" w:rsidR="005B4B3B" w:rsidRDefault="005B4B3B" w:rsidP="005B4B3B">
      <w:r>
        <w:rPr>
          <w:rStyle w:val="CommentReference"/>
        </w:rPr>
        <w:annotationRef/>
      </w:r>
      <w:r>
        <w:rPr>
          <w:color w:val="000000"/>
          <w:sz w:val="20"/>
          <w:szCs w:val="20"/>
        </w:rPr>
        <w:t>I think you are making conclusions that go beyond what our data can show here.  For instance, would you really want to claim that Pennsylvania galbut virus is more “geographically isolated” than Main galbut virus?  We want to stick to claims that can be supported by our data/analyses.  We can tackle re-writing this paragraph together if you’d like.</w:t>
      </w:r>
    </w:p>
  </w:comment>
  <w:comment w:id="236" w:author="Stenglein,Mark" w:date="2025-05-16T16:03:00Z" w:initials="MS">
    <w:p w14:paraId="74E3AD0E" w14:textId="77777777" w:rsidR="005B4B3B" w:rsidRDefault="005B4B3B" w:rsidP="005B4B3B">
      <w:r>
        <w:rPr>
          <w:rStyle w:val="CommentReference"/>
        </w:rPr>
        <w:annotationRef/>
      </w:r>
      <w:r>
        <w:rPr>
          <w:color w:val="000000"/>
          <w:sz w:val="20"/>
          <w:szCs w:val="20"/>
        </w:rPr>
        <w:t>what kind of investigation?</w:t>
      </w:r>
    </w:p>
  </w:comment>
  <w:comment w:id="242" w:author="Stenglein,Mark" w:date="2025-05-16T16:03:00Z" w:initials="MS">
    <w:p w14:paraId="702ED86A" w14:textId="77777777" w:rsidR="005B4B3B" w:rsidRDefault="005B4B3B" w:rsidP="005B4B3B">
      <w:r>
        <w:rPr>
          <w:rStyle w:val="CommentReference"/>
        </w:rPr>
        <w:annotationRef/>
      </w:r>
      <w:r>
        <w:rPr>
          <w:sz w:val="20"/>
          <w:szCs w:val="20"/>
        </w:rPr>
        <w:t>Isn’t this not supported by the data?</w:t>
      </w:r>
    </w:p>
  </w:comment>
  <w:comment w:id="243" w:author="Stenglein,Mark" w:date="2025-05-16T16:04:00Z" w:initials="MS">
    <w:p w14:paraId="2C3F7D02" w14:textId="77777777" w:rsidR="005B4B3B" w:rsidRDefault="005B4B3B" w:rsidP="005B4B3B">
      <w:r>
        <w:rPr>
          <w:rStyle w:val="CommentReference"/>
        </w:rPr>
        <w:annotationRef/>
      </w:r>
      <w:r>
        <w:rPr>
          <w:color w:val="000000"/>
          <w:sz w:val="20"/>
          <w:szCs w:val="20"/>
        </w:rPr>
        <w:t>What does this mean?</w:t>
      </w:r>
    </w:p>
  </w:comment>
  <w:comment w:id="251" w:author="Stenglein,Mark" w:date="2025-05-16T16:05:00Z" w:initials="MS">
    <w:p w14:paraId="67F5FBA1" w14:textId="77777777" w:rsidR="00716DC4" w:rsidRDefault="00716DC4" w:rsidP="00716DC4">
      <w:r>
        <w:rPr>
          <w:rStyle w:val="CommentReference"/>
        </w:rPr>
        <w:annotationRef/>
      </w:r>
      <w:r>
        <w:rPr>
          <w:color w:val="000000"/>
          <w:sz w:val="20"/>
          <w:szCs w:val="20"/>
        </w:rPr>
        <w:t>Reordered sentences</w:t>
      </w:r>
    </w:p>
  </w:comment>
  <w:comment w:id="253" w:author="Stenglein,Mark" w:date="2025-05-16T16:05:00Z" w:initials="MS">
    <w:p w14:paraId="6EB56EAD" w14:textId="77777777" w:rsidR="002F3EFA" w:rsidRDefault="002F3EFA" w:rsidP="002F3EFA">
      <w:r>
        <w:rPr>
          <w:rStyle w:val="CommentReference"/>
        </w:rPr>
        <w:annotationRef/>
      </w:r>
      <w:r>
        <w:rPr>
          <w:color w:val="000000"/>
          <w:sz w:val="20"/>
          <w:szCs w:val="20"/>
        </w:rPr>
        <w:t>I would move this out of the reassortment paragraph</w:t>
      </w:r>
    </w:p>
  </w:comment>
  <w:comment w:id="254" w:author="Stenglein,Mark" w:date="2025-05-16T16:07:00Z" w:initials="MS">
    <w:p w14:paraId="6BA84FCE" w14:textId="77777777" w:rsidR="002F3EFA" w:rsidRDefault="002F3EFA" w:rsidP="002F3EFA">
      <w:r>
        <w:rPr>
          <w:rStyle w:val="CommentReference"/>
        </w:rPr>
        <w:annotationRef/>
      </w:r>
      <w:r>
        <w:rPr>
          <w:color w:val="000000"/>
          <w:sz w:val="20"/>
          <w:szCs w:val="20"/>
        </w:rPr>
        <w:t>Here you are doing what you already did in the results: point out examples of reassortantment.  Instead here in the discussion you should be commenting on general conclusions and interpreting what they might mean</w:t>
      </w:r>
    </w:p>
  </w:comment>
  <w:comment w:id="255" w:author="Stenglein,Mark" w:date="2025-05-16T16:07:00Z" w:initials="MS">
    <w:p w14:paraId="1FDCCAA6" w14:textId="77777777" w:rsidR="002F3EFA" w:rsidRDefault="002F3EFA" w:rsidP="002F3EFA">
      <w:r>
        <w:rPr>
          <w:rStyle w:val="CommentReference"/>
        </w:rPr>
        <w:annotationRef/>
      </w:r>
      <w:r>
        <w:rPr>
          <w:sz w:val="20"/>
          <w:szCs w:val="20"/>
        </w:rPr>
        <w:t>Let’s figure out a different way to wrap it up (co writing session?)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93161" w15:done="0"/>
  <w15:commentEx w15:paraId="00DE6348" w15:done="0"/>
  <w15:commentEx w15:paraId="4AE7EBD2" w15:done="0"/>
  <w15:commentEx w15:paraId="18C24C4E" w15:paraIdParent="4AE7EBD2" w15:done="0"/>
  <w15:commentEx w15:paraId="46334B3F" w15:done="0"/>
  <w15:commentEx w15:paraId="2CD4CBD2" w15:done="0"/>
  <w15:commentEx w15:paraId="3F2C58B6" w15:done="0"/>
  <w15:commentEx w15:paraId="3D4C716A" w15:done="0"/>
  <w15:commentEx w15:paraId="445EAA73" w15:done="0"/>
  <w15:commentEx w15:paraId="05482721" w15:done="0"/>
  <w15:commentEx w15:paraId="657CA202" w15:done="0"/>
  <w15:commentEx w15:paraId="7A2BA80A" w15:done="0"/>
  <w15:commentEx w15:paraId="178AFAAD" w15:done="0"/>
  <w15:commentEx w15:paraId="2200379C" w15:done="0"/>
  <w15:commentEx w15:paraId="3ED64420" w15:paraIdParent="2200379C" w15:done="0"/>
  <w15:commentEx w15:paraId="0E96B131" w15:done="0"/>
  <w15:commentEx w15:paraId="4F5D7D0E" w15:done="0"/>
  <w15:commentEx w15:paraId="1BB242DE" w15:done="0"/>
  <w15:commentEx w15:paraId="79E3832C" w15:paraIdParent="1BB242DE" w15:done="0"/>
  <w15:commentEx w15:paraId="1AB93BFB" w15:done="0"/>
  <w15:commentEx w15:paraId="0A8ED354" w15:done="0"/>
  <w15:commentEx w15:paraId="270B300E" w15:done="0"/>
  <w15:commentEx w15:paraId="12DDEFBC" w15:done="0"/>
  <w15:commentEx w15:paraId="0432AC19" w15:done="0"/>
  <w15:commentEx w15:paraId="42CF400B" w15:done="0"/>
  <w15:commentEx w15:paraId="3E11FEFE" w15:done="0"/>
  <w15:commentEx w15:paraId="11F73213" w15:done="0"/>
  <w15:commentEx w15:paraId="338A8052" w15:done="0"/>
  <w15:commentEx w15:paraId="609B3BAE" w15:done="0"/>
  <w15:commentEx w15:paraId="4C0112E1" w15:done="0"/>
  <w15:commentEx w15:paraId="5ACA3CBD" w15:done="0"/>
  <w15:commentEx w15:paraId="74E3AD0E" w15:done="0"/>
  <w15:commentEx w15:paraId="702ED86A" w15:done="0"/>
  <w15:commentEx w15:paraId="2C3F7D02" w15:done="0"/>
  <w15:commentEx w15:paraId="67F5FBA1" w15:done="0"/>
  <w15:commentEx w15:paraId="6EB56EAD" w15:done="0"/>
  <w15:commentEx w15:paraId="6BA84FCE" w15:done="0"/>
  <w15:commentEx w15:paraId="1FDCCA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156DE" w16cex:dateUtc="2025-05-16T15:32:00Z"/>
  <w16cex:commentExtensible w16cex:durableId="6D4065AF" w16cex:dateUtc="2025-05-16T15:45:00Z"/>
  <w16cex:commentExtensible w16cex:durableId="1EF3BC2D" w16cex:dateUtc="2025-05-16T15:47:00Z"/>
  <w16cex:commentExtensible w16cex:durableId="1444A70C" w16cex:dateUtc="2025-05-16T15:48:00Z"/>
  <w16cex:commentExtensible w16cex:durableId="76FF8349" w16cex:dateUtc="2025-05-16T15:51:00Z"/>
  <w16cex:commentExtensible w16cex:durableId="58DD5E41" w16cex:dateUtc="2025-05-16T15:52:00Z"/>
  <w16cex:commentExtensible w16cex:durableId="39DE52E6" w16cex:dateUtc="2025-05-16T15:55:00Z"/>
  <w16cex:commentExtensible w16cex:durableId="137149E0" w16cex:dateUtc="2025-05-16T15:56:00Z"/>
  <w16cex:commentExtensible w16cex:durableId="0081F154" w16cex:dateUtc="2025-05-16T15:57:00Z"/>
  <w16cex:commentExtensible w16cex:durableId="5917A402" w16cex:dateUtc="2025-05-16T16:27:00Z"/>
  <w16cex:commentExtensible w16cex:durableId="139BBBE5" w16cex:dateUtc="2025-05-16T16:28:00Z"/>
  <w16cex:commentExtensible w16cex:durableId="6EBCB5D7" w16cex:dateUtc="2025-05-16T16:30:00Z"/>
  <w16cex:commentExtensible w16cex:durableId="4CA09523" w16cex:dateUtc="2025-05-16T16:33:00Z"/>
  <w16cex:commentExtensible w16cex:durableId="7BFC951C" w16cex:dateUtc="2025-05-16T16:36:00Z"/>
  <w16cex:commentExtensible w16cex:durableId="59BD076C" w16cex:dateUtc="2025-05-16T16:36:00Z"/>
  <w16cex:commentExtensible w16cex:durableId="21D40528" w16cex:dateUtc="2025-05-16T16:38:00Z"/>
  <w16cex:commentExtensible w16cex:durableId="4B79867C" w16cex:dateUtc="2025-05-16T16:39:00Z"/>
  <w16cex:commentExtensible w16cex:durableId="5F055D6B" w16cex:dateUtc="2025-05-16T16:41:00Z"/>
  <w16cex:commentExtensible w16cex:durableId="670DC370" w16cex:dateUtc="2025-05-16T16:43:00Z"/>
  <w16cex:commentExtensible w16cex:durableId="41BF0518" w16cex:dateUtc="2025-05-16T16:44:00Z"/>
  <w16cex:commentExtensible w16cex:durableId="440D1B43" w16cex:dateUtc="2025-05-16T17:10:00Z"/>
  <w16cex:commentExtensible w16cex:durableId="303CBCC4" w16cex:dateUtc="2025-05-16T17:11:00Z"/>
  <w16cex:commentExtensible w16cex:durableId="32D35451" w16cex:dateUtc="2025-05-16T21:34:00Z"/>
  <w16cex:commentExtensible w16cex:durableId="13589443" w16cex:dateUtc="2025-05-16T21:38:00Z"/>
  <w16cex:commentExtensible w16cex:durableId="38D3DC91" w16cex:dateUtc="2025-05-16T21:28:00Z"/>
  <w16cex:commentExtensible w16cex:durableId="19E828AD" w16cex:dateUtc="2025-05-16T21:45:00Z"/>
  <w16cex:commentExtensible w16cex:durableId="631A1E73" w16cex:dateUtc="2025-05-16T21:45:00Z"/>
  <w16cex:commentExtensible w16cex:durableId="59F2F119" w16cex:dateUtc="2025-05-16T21:46:00Z"/>
  <w16cex:commentExtensible w16cex:durableId="6F034D84" w16cex:dateUtc="2025-05-16T21:50:00Z"/>
  <w16cex:commentExtensible w16cex:durableId="2F6C32FF" w16cex:dateUtc="2025-05-16T21:57:00Z"/>
  <w16cex:commentExtensible w16cex:durableId="01585B6B" w16cex:dateUtc="2025-05-16T22:00:00Z"/>
  <w16cex:commentExtensible w16cex:durableId="11AC32B7" w16cex:dateUtc="2025-05-16T22:03:00Z"/>
  <w16cex:commentExtensible w16cex:durableId="2EC7928F" w16cex:dateUtc="2025-05-16T22:03:00Z"/>
  <w16cex:commentExtensible w16cex:durableId="7BE36319" w16cex:dateUtc="2025-05-16T22:04:00Z"/>
  <w16cex:commentExtensible w16cex:durableId="082D7D4E" w16cex:dateUtc="2025-05-16T22:05:00Z"/>
  <w16cex:commentExtensible w16cex:durableId="3EE91DA0" w16cex:dateUtc="2025-05-16T22:05:00Z"/>
  <w16cex:commentExtensible w16cex:durableId="5D796377" w16cex:dateUtc="2025-05-16T22:07:00Z"/>
  <w16cex:commentExtensible w16cex:durableId="0BC91333" w16cex:dateUtc="2025-05-16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93161" w16cid:durableId="5A5156DE"/>
  <w16cid:commentId w16cid:paraId="00DE6348" w16cid:durableId="6D4065AF"/>
  <w16cid:commentId w16cid:paraId="4AE7EBD2" w16cid:durableId="1EF3BC2D"/>
  <w16cid:commentId w16cid:paraId="18C24C4E" w16cid:durableId="1444A70C"/>
  <w16cid:commentId w16cid:paraId="46334B3F" w16cid:durableId="76FF8349"/>
  <w16cid:commentId w16cid:paraId="2CD4CBD2" w16cid:durableId="58DD5E41"/>
  <w16cid:commentId w16cid:paraId="3F2C58B6" w16cid:durableId="39DE52E6"/>
  <w16cid:commentId w16cid:paraId="3D4C716A" w16cid:durableId="137149E0"/>
  <w16cid:commentId w16cid:paraId="445EAA73" w16cid:durableId="0081F154"/>
  <w16cid:commentId w16cid:paraId="05482721" w16cid:durableId="5917A402"/>
  <w16cid:commentId w16cid:paraId="657CA202" w16cid:durableId="139BBBE5"/>
  <w16cid:commentId w16cid:paraId="7A2BA80A" w16cid:durableId="6EBCB5D7"/>
  <w16cid:commentId w16cid:paraId="178AFAAD" w16cid:durableId="4CA09523"/>
  <w16cid:commentId w16cid:paraId="2200379C" w16cid:durableId="7BFC951C"/>
  <w16cid:commentId w16cid:paraId="3ED64420" w16cid:durableId="59BD076C"/>
  <w16cid:commentId w16cid:paraId="0E96B131" w16cid:durableId="21D40528"/>
  <w16cid:commentId w16cid:paraId="4F5D7D0E" w16cid:durableId="4B79867C"/>
  <w16cid:commentId w16cid:paraId="1BB242DE" w16cid:durableId="5F055D6B"/>
  <w16cid:commentId w16cid:paraId="79E3832C" w16cid:durableId="670DC370"/>
  <w16cid:commentId w16cid:paraId="1AB93BFB" w16cid:durableId="41BF0518"/>
  <w16cid:commentId w16cid:paraId="0A8ED354" w16cid:durableId="440D1B43"/>
  <w16cid:commentId w16cid:paraId="270B300E" w16cid:durableId="303CBCC4"/>
  <w16cid:commentId w16cid:paraId="12DDEFBC" w16cid:durableId="32D35451"/>
  <w16cid:commentId w16cid:paraId="0432AC19" w16cid:durableId="13589443"/>
  <w16cid:commentId w16cid:paraId="42CF400B" w16cid:durableId="38D3DC91"/>
  <w16cid:commentId w16cid:paraId="3E11FEFE" w16cid:durableId="19E828AD"/>
  <w16cid:commentId w16cid:paraId="11F73213" w16cid:durableId="631A1E73"/>
  <w16cid:commentId w16cid:paraId="338A8052" w16cid:durableId="59F2F119"/>
  <w16cid:commentId w16cid:paraId="609B3BAE" w16cid:durableId="6F034D84"/>
  <w16cid:commentId w16cid:paraId="4C0112E1" w16cid:durableId="2F6C32FF"/>
  <w16cid:commentId w16cid:paraId="5ACA3CBD" w16cid:durableId="01585B6B"/>
  <w16cid:commentId w16cid:paraId="74E3AD0E" w16cid:durableId="11AC32B7"/>
  <w16cid:commentId w16cid:paraId="702ED86A" w16cid:durableId="2EC7928F"/>
  <w16cid:commentId w16cid:paraId="2C3F7D02" w16cid:durableId="7BE36319"/>
  <w16cid:commentId w16cid:paraId="67F5FBA1" w16cid:durableId="082D7D4E"/>
  <w16cid:commentId w16cid:paraId="6EB56EAD" w16cid:durableId="3EE91DA0"/>
  <w16cid:commentId w16cid:paraId="6BA84FCE" w16cid:durableId="5D796377"/>
  <w16cid:commentId w16cid:paraId="1FDCCAA6" w16cid:durableId="0BC913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6560" w14:textId="77777777" w:rsidR="005C55E8" w:rsidRDefault="005C55E8" w:rsidP="00AF255A">
      <w:r>
        <w:separator/>
      </w:r>
    </w:p>
  </w:endnote>
  <w:endnote w:type="continuationSeparator" w:id="0">
    <w:p w14:paraId="591111AA" w14:textId="77777777" w:rsidR="005C55E8" w:rsidRDefault="005C55E8"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F2F0" w14:textId="77777777" w:rsidR="005C55E8" w:rsidRDefault="005C55E8" w:rsidP="00AF255A">
      <w:r>
        <w:separator/>
      </w:r>
    </w:p>
  </w:footnote>
  <w:footnote w:type="continuationSeparator" w:id="0">
    <w:p w14:paraId="5D16B368" w14:textId="77777777" w:rsidR="005C55E8" w:rsidRDefault="005C55E8"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rson w15:author="Stenglein,Mark">
    <w15:presenceInfo w15:providerId="AD" w15:userId="S::mdstengl@colostate.edu::803dea41-9075-4a00-8784-3499d53c0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26350"/>
    <w:rsid w:val="00030E8C"/>
    <w:rsid w:val="0003184C"/>
    <w:rsid w:val="000321DE"/>
    <w:rsid w:val="000342E1"/>
    <w:rsid w:val="0003486B"/>
    <w:rsid w:val="00037111"/>
    <w:rsid w:val="00042473"/>
    <w:rsid w:val="0004557F"/>
    <w:rsid w:val="00047C61"/>
    <w:rsid w:val="000510FA"/>
    <w:rsid w:val="0005174D"/>
    <w:rsid w:val="00051A94"/>
    <w:rsid w:val="00051CBB"/>
    <w:rsid w:val="00051E58"/>
    <w:rsid w:val="0005265A"/>
    <w:rsid w:val="00054C2C"/>
    <w:rsid w:val="000553EB"/>
    <w:rsid w:val="000556EC"/>
    <w:rsid w:val="0006275F"/>
    <w:rsid w:val="0006449A"/>
    <w:rsid w:val="00065CFD"/>
    <w:rsid w:val="000709C9"/>
    <w:rsid w:val="00071E93"/>
    <w:rsid w:val="00074D5F"/>
    <w:rsid w:val="0007567D"/>
    <w:rsid w:val="0007609B"/>
    <w:rsid w:val="00076A67"/>
    <w:rsid w:val="00081385"/>
    <w:rsid w:val="00084AF9"/>
    <w:rsid w:val="000858F8"/>
    <w:rsid w:val="0009058D"/>
    <w:rsid w:val="00095341"/>
    <w:rsid w:val="00096A57"/>
    <w:rsid w:val="00096E27"/>
    <w:rsid w:val="00097DB2"/>
    <w:rsid w:val="000A21E9"/>
    <w:rsid w:val="000A2B81"/>
    <w:rsid w:val="000A33CF"/>
    <w:rsid w:val="000A3936"/>
    <w:rsid w:val="000B063B"/>
    <w:rsid w:val="000B1DE0"/>
    <w:rsid w:val="000D1809"/>
    <w:rsid w:val="000D219D"/>
    <w:rsid w:val="000E3157"/>
    <w:rsid w:val="000E3926"/>
    <w:rsid w:val="000F0F6E"/>
    <w:rsid w:val="000F4D25"/>
    <w:rsid w:val="000F6BFC"/>
    <w:rsid w:val="000F6FD8"/>
    <w:rsid w:val="0010199A"/>
    <w:rsid w:val="00101A14"/>
    <w:rsid w:val="00102A66"/>
    <w:rsid w:val="001055B7"/>
    <w:rsid w:val="00105CB6"/>
    <w:rsid w:val="001100B4"/>
    <w:rsid w:val="00111BAA"/>
    <w:rsid w:val="00113C14"/>
    <w:rsid w:val="00116549"/>
    <w:rsid w:val="00121343"/>
    <w:rsid w:val="001240C5"/>
    <w:rsid w:val="0012767D"/>
    <w:rsid w:val="00130E35"/>
    <w:rsid w:val="001372C9"/>
    <w:rsid w:val="001420AC"/>
    <w:rsid w:val="00142E50"/>
    <w:rsid w:val="001448F4"/>
    <w:rsid w:val="00146E63"/>
    <w:rsid w:val="00147646"/>
    <w:rsid w:val="001513DD"/>
    <w:rsid w:val="00151991"/>
    <w:rsid w:val="00152E38"/>
    <w:rsid w:val="00156385"/>
    <w:rsid w:val="001563B4"/>
    <w:rsid w:val="001568E0"/>
    <w:rsid w:val="00156F6E"/>
    <w:rsid w:val="00162D09"/>
    <w:rsid w:val="00164E26"/>
    <w:rsid w:val="00167261"/>
    <w:rsid w:val="00170915"/>
    <w:rsid w:val="0017106D"/>
    <w:rsid w:val="001726F4"/>
    <w:rsid w:val="00172A8D"/>
    <w:rsid w:val="001758BA"/>
    <w:rsid w:val="00180311"/>
    <w:rsid w:val="00181A47"/>
    <w:rsid w:val="0019112A"/>
    <w:rsid w:val="00191DDD"/>
    <w:rsid w:val="00192F0F"/>
    <w:rsid w:val="001B21A7"/>
    <w:rsid w:val="001B3F09"/>
    <w:rsid w:val="001B4926"/>
    <w:rsid w:val="001B58D3"/>
    <w:rsid w:val="001B7C01"/>
    <w:rsid w:val="001C3A7F"/>
    <w:rsid w:val="001C3E85"/>
    <w:rsid w:val="001C6C7F"/>
    <w:rsid w:val="001D155E"/>
    <w:rsid w:val="001D223E"/>
    <w:rsid w:val="001D3B84"/>
    <w:rsid w:val="001D49F1"/>
    <w:rsid w:val="001D5C8A"/>
    <w:rsid w:val="001D7EE0"/>
    <w:rsid w:val="001E67AB"/>
    <w:rsid w:val="001F040E"/>
    <w:rsid w:val="001F5A4F"/>
    <w:rsid w:val="001F6FB9"/>
    <w:rsid w:val="001F717A"/>
    <w:rsid w:val="00202028"/>
    <w:rsid w:val="002044CA"/>
    <w:rsid w:val="0020730B"/>
    <w:rsid w:val="00215E08"/>
    <w:rsid w:val="00216F2A"/>
    <w:rsid w:val="00220A71"/>
    <w:rsid w:val="00226EB6"/>
    <w:rsid w:val="00235A87"/>
    <w:rsid w:val="002373B6"/>
    <w:rsid w:val="002458EE"/>
    <w:rsid w:val="002474A2"/>
    <w:rsid w:val="0025169D"/>
    <w:rsid w:val="00252CCE"/>
    <w:rsid w:val="00255235"/>
    <w:rsid w:val="0025648D"/>
    <w:rsid w:val="0025706B"/>
    <w:rsid w:val="00257289"/>
    <w:rsid w:val="0026216A"/>
    <w:rsid w:val="00263851"/>
    <w:rsid w:val="00265C69"/>
    <w:rsid w:val="002735F2"/>
    <w:rsid w:val="002743E0"/>
    <w:rsid w:val="00276E7C"/>
    <w:rsid w:val="0028184E"/>
    <w:rsid w:val="00282423"/>
    <w:rsid w:val="00283E7C"/>
    <w:rsid w:val="0028780E"/>
    <w:rsid w:val="00290D9B"/>
    <w:rsid w:val="00290FAD"/>
    <w:rsid w:val="0029546A"/>
    <w:rsid w:val="002A1C6B"/>
    <w:rsid w:val="002A505C"/>
    <w:rsid w:val="002B0B6D"/>
    <w:rsid w:val="002B1A7D"/>
    <w:rsid w:val="002B22F1"/>
    <w:rsid w:val="002C08C8"/>
    <w:rsid w:val="002C19AC"/>
    <w:rsid w:val="002C2EDD"/>
    <w:rsid w:val="002C39F6"/>
    <w:rsid w:val="002C4DDD"/>
    <w:rsid w:val="002C62BF"/>
    <w:rsid w:val="002C6D73"/>
    <w:rsid w:val="002C7AF2"/>
    <w:rsid w:val="002D1889"/>
    <w:rsid w:val="002D5116"/>
    <w:rsid w:val="002D5910"/>
    <w:rsid w:val="002E1444"/>
    <w:rsid w:val="002E1772"/>
    <w:rsid w:val="002E5E02"/>
    <w:rsid w:val="002E5ED6"/>
    <w:rsid w:val="002E6323"/>
    <w:rsid w:val="002F018A"/>
    <w:rsid w:val="002F03E6"/>
    <w:rsid w:val="002F12DD"/>
    <w:rsid w:val="002F309F"/>
    <w:rsid w:val="002F3EFA"/>
    <w:rsid w:val="002F408C"/>
    <w:rsid w:val="002F5529"/>
    <w:rsid w:val="00322067"/>
    <w:rsid w:val="00323D5B"/>
    <w:rsid w:val="0032769D"/>
    <w:rsid w:val="00330C9F"/>
    <w:rsid w:val="003449BB"/>
    <w:rsid w:val="00350CA3"/>
    <w:rsid w:val="00351921"/>
    <w:rsid w:val="0035280A"/>
    <w:rsid w:val="00355883"/>
    <w:rsid w:val="00361782"/>
    <w:rsid w:val="003643D0"/>
    <w:rsid w:val="00364F79"/>
    <w:rsid w:val="003676A2"/>
    <w:rsid w:val="00367C7B"/>
    <w:rsid w:val="00371D00"/>
    <w:rsid w:val="003728F3"/>
    <w:rsid w:val="0037441D"/>
    <w:rsid w:val="003751F7"/>
    <w:rsid w:val="00375863"/>
    <w:rsid w:val="00381A6A"/>
    <w:rsid w:val="00381EA9"/>
    <w:rsid w:val="0038722C"/>
    <w:rsid w:val="00387629"/>
    <w:rsid w:val="00387662"/>
    <w:rsid w:val="003901C3"/>
    <w:rsid w:val="0039093A"/>
    <w:rsid w:val="00397201"/>
    <w:rsid w:val="003A0D4B"/>
    <w:rsid w:val="003A1006"/>
    <w:rsid w:val="003A1098"/>
    <w:rsid w:val="003A451F"/>
    <w:rsid w:val="003A5CEC"/>
    <w:rsid w:val="003B003F"/>
    <w:rsid w:val="003B6010"/>
    <w:rsid w:val="003C0B86"/>
    <w:rsid w:val="003C3055"/>
    <w:rsid w:val="003C3D28"/>
    <w:rsid w:val="003D4DA6"/>
    <w:rsid w:val="003D50E6"/>
    <w:rsid w:val="003D512C"/>
    <w:rsid w:val="003E01A1"/>
    <w:rsid w:val="003E3973"/>
    <w:rsid w:val="003E4BA6"/>
    <w:rsid w:val="003E7DAD"/>
    <w:rsid w:val="003F10E5"/>
    <w:rsid w:val="003F43F0"/>
    <w:rsid w:val="003F5D8A"/>
    <w:rsid w:val="003F690D"/>
    <w:rsid w:val="00401012"/>
    <w:rsid w:val="004020DD"/>
    <w:rsid w:val="004023D8"/>
    <w:rsid w:val="004028E5"/>
    <w:rsid w:val="004030DC"/>
    <w:rsid w:val="00406436"/>
    <w:rsid w:val="004079E7"/>
    <w:rsid w:val="00407CF4"/>
    <w:rsid w:val="0041243B"/>
    <w:rsid w:val="004134F9"/>
    <w:rsid w:val="00415D3A"/>
    <w:rsid w:val="0041633A"/>
    <w:rsid w:val="00421739"/>
    <w:rsid w:val="004271E5"/>
    <w:rsid w:val="0043081D"/>
    <w:rsid w:val="00432241"/>
    <w:rsid w:val="0043658A"/>
    <w:rsid w:val="00442191"/>
    <w:rsid w:val="00446997"/>
    <w:rsid w:val="00446FAE"/>
    <w:rsid w:val="004527D9"/>
    <w:rsid w:val="004536CB"/>
    <w:rsid w:val="00456285"/>
    <w:rsid w:val="004604B9"/>
    <w:rsid w:val="00465DCD"/>
    <w:rsid w:val="00466030"/>
    <w:rsid w:val="004664C1"/>
    <w:rsid w:val="00467563"/>
    <w:rsid w:val="00467856"/>
    <w:rsid w:val="00471ABC"/>
    <w:rsid w:val="00473C81"/>
    <w:rsid w:val="00477151"/>
    <w:rsid w:val="00481584"/>
    <w:rsid w:val="00482493"/>
    <w:rsid w:val="004936D4"/>
    <w:rsid w:val="0049753A"/>
    <w:rsid w:val="004A4566"/>
    <w:rsid w:val="004B0BEF"/>
    <w:rsid w:val="004B18B0"/>
    <w:rsid w:val="004B1DE5"/>
    <w:rsid w:val="004B2FE2"/>
    <w:rsid w:val="004B513C"/>
    <w:rsid w:val="004C0104"/>
    <w:rsid w:val="004C29FD"/>
    <w:rsid w:val="004C61A6"/>
    <w:rsid w:val="004C7DE3"/>
    <w:rsid w:val="004D41B2"/>
    <w:rsid w:val="004D731C"/>
    <w:rsid w:val="004E6A1E"/>
    <w:rsid w:val="004F4BCE"/>
    <w:rsid w:val="004F4C8D"/>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C7B"/>
    <w:rsid w:val="00541F85"/>
    <w:rsid w:val="00541FBD"/>
    <w:rsid w:val="00542016"/>
    <w:rsid w:val="00543658"/>
    <w:rsid w:val="00547DB7"/>
    <w:rsid w:val="00550630"/>
    <w:rsid w:val="00552117"/>
    <w:rsid w:val="00554613"/>
    <w:rsid w:val="00556CFD"/>
    <w:rsid w:val="005640D5"/>
    <w:rsid w:val="0056426F"/>
    <w:rsid w:val="0057243B"/>
    <w:rsid w:val="0058071F"/>
    <w:rsid w:val="0058074F"/>
    <w:rsid w:val="005817AD"/>
    <w:rsid w:val="00584472"/>
    <w:rsid w:val="00590A12"/>
    <w:rsid w:val="00591612"/>
    <w:rsid w:val="00592984"/>
    <w:rsid w:val="00594D5A"/>
    <w:rsid w:val="00594E82"/>
    <w:rsid w:val="005A19E9"/>
    <w:rsid w:val="005A306E"/>
    <w:rsid w:val="005A32C1"/>
    <w:rsid w:val="005A6785"/>
    <w:rsid w:val="005A77AB"/>
    <w:rsid w:val="005B26F3"/>
    <w:rsid w:val="005B2FB6"/>
    <w:rsid w:val="005B4B3B"/>
    <w:rsid w:val="005B6F6A"/>
    <w:rsid w:val="005C2521"/>
    <w:rsid w:val="005C2AA0"/>
    <w:rsid w:val="005C2B46"/>
    <w:rsid w:val="005C397C"/>
    <w:rsid w:val="005C4C2E"/>
    <w:rsid w:val="005C4CE8"/>
    <w:rsid w:val="005C55E8"/>
    <w:rsid w:val="005D0CFB"/>
    <w:rsid w:val="005D1FF6"/>
    <w:rsid w:val="005D3563"/>
    <w:rsid w:val="005D571B"/>
    <w:rsid w:val="005D5E35"/>
    <w:rsid w:val="005E05A5"/>
    <w:rsid w:val="005E251B"/>
    <w:rsid w:val="005E307A"/>
    <w:rsid w:val="005E347A"/>
    <w:rsid w:val="005E4DA0"/>
    <w:rsid w:val="005E4EFB"/>
    <w:rsid w:val="005F12DB"/>
    <w:rsid w:val="005F1435"/>
    <w:rsid w:val="005F153F"/>
    <w:rsid w:val="005F2B86"/>
    <w:rsid w:val="005F6F74"/>
    <w:rsid w:val="006006DC"/>
    <w:rsid w:val="00602B22"/>
    <w:rsid w:val="00603970"/>
    <w:rsid w:val="006075CF"/>
    <w:rsid w:val="00610960"/>
    <w:rsid w:val="00613746"/>
    <w:rsid w:val="006168F4"/>
    <w:rsid w:val="00616CBF"/>
    <w:rsid w:val="006200EA"/>
    <w:rsid w:val="006222BE"/>
    <w:rsid w:val="006264D3"/>
    <w:rsid w:val="0062770C"/>
    <w:rsid w:val="00631ADB"/>
    <w:rsid w:val="006361A2"/>
    <w:rsid w:val="006363E1"/>
    <w:rsid w:val="006413C2"/>
    <w:rsid w:val="00641623"/>
    <w:rsid w:val="006444BA"/>
    <w:rsid w:val="00645626"/>
    <w:rsid w:val="0064613C"/>
    <w:rsid w:val="00647BB8"/>
    <w:rsid w:val="00651CEC"/>
    <w:rsid w:val="00654B1C"/>
    <w:rsid w:val="006558CD"/>
    <w:rsid w:val="006569A3"/>
    <w:rsid w:val="006603B1"/>
    <w:rsid w:val="00662F11"/>
    <w:rsid w:val="00663522"/>
    <w:rsid w:val="006661BC"/>
    <w:rsid w:val="00671A81"/>
    <w:rsid w:val="006722AC"/>
    <w:rsid w:val="00673029"/>
    <w:rsid w:val="00674CDD"/>
    <w:rsid w:val="006778E7"/>
    <w:rsid w:val="00680287"/>
    <w:rsid w:val="00690C85"/>
    <w:rsid w:val="00693184"/>
    <w:rsid w:val="0069340C"/>
    <w:rsid w:val="0069679F"/>
    <w:rsid w:val="006B0BAE"/>
    <w:rsid w:val="006B127D"/>
    <w:rsid w:val="006B13D0"/>
    <w:rsid w:val="006B1B07"/>
    <w:rsid w:val="006B20E3"/>
    <w:rsid w:val="006B28DD"/>
    <w:rsid w:val="006B3066"/>
    <w:rsid w:val="006B3DE7"/>
    <w:rsid w:val="006C48B4"/>
    <w:rsid w:val="006C74D5"/>
    <w:rsid w:val="006D2294"/>
    <w:rsid w:val="006D22A5"/>
    <w:rsid w:val="006D3151"/>
    <w:rsid w:val="006E1B2C"/>
    <w:rsid w:val="006E4471"/>
    <w:rsid w:val="006F431E"/>
    <w:rsid w:val="006F48DB"/>
    <w:rsid w:val="006F749B"/>
    <w:rsid w:val="007007A7"/>
    <w:rsid w:val="007110EB"/>
    <w:rsid w:val="007139F1"/>
    <w:rsid w:val="00716DC4"/>
    <w:rsid w:val="007248B7"/>
    <w:rsid w:val="00724957"/>
    <w:rsid w:val="007273AE"/>
    <w:rsid w:val="007307A4"/>
    <w:rsid w:val="00730FBC"/>
    <w:rsid w:val="00734CB2"/>
    <w:rsid w:val="0073509A"/>
    <w:rsid w:val="0073538A"/>
    <w:rsid w:val="00736527"/>
    <w:rsid w:val="007375C8"/>
    <w:rsid w:val="00743130"/>
    <w:rsid w:val="00746064"/>
    <w:rsid w:val="00746E60"/>
    <w:rsid w:val="00747A62"/>
    <w:rsid w:val="0075169D"/>
    <w:rsid w:val="00751838"/>
    <w:rsid w:val="007555C1"/>
    <w:rsid w:val="00755CAE"/>
    <w:rsid w:val="007609BB"/>
    <w:rsid w:val="00763D4F"/>
    <w:rsid w:val="00764BF7"/>
    <w:rsid w:val="00770B5D"/>
    <w:rsid w:val="00773A92"/>
    <w:rsid w:val="007740D7"/>
    <w:rsid w:val="00775F36"/>
    <w:rsid w:val="00776B4A"/>
    <w:rsid w:val="00781290"/>
    <w:rsid w:val="00783917"/>
    <w:rsid w:val="0078544B"/>
    <w:rsid w:val="00786908"/>
    <w:rsid w:val="007919E6"/>
    <w:rsid w:val="007920F3"/>
    <w:rsid w:val="00792BC0"/>
    <w:rsid w:val="007A06D0"/>
    <w:rsid w:val="007A560E"/>
    <w:rsid w:val="007A59F0"/>
    <w:rsid w:val="007B249E"/>
    <w:rsid w:val="007C2904"/>
    <w:rsid w:val="007C35CB"/>
    <w:rsid w:val="007C3864"/>
    <w:rsid w:val="007C5AA4"/>
    <w:rsid w:val="007D5BEB"/>
    <w:rsid w:val="007E1149"/>
    <w:rsid w:val="007F068E"/>
    <w:rsid w:val="007F2AD5"/>
    <w:rsid w:val="007F4E8D"/>
    <w:rsid w:val="007F5675"/>
    <w:rsid w:val="007F78F4"/>
    <w:rsid w:val="00802410"/>
    <w:rsid w:val="00803BEA"/>
    <w:rsid w:val="00806DC7"/>
    <w:rsid w:val="00812026"/>
    <w:rsid w:val="00813B3C"/>
    <w:rsid w:val="00815B6F"/>
    <w:rsid w:val="0081635E"/>
    <w:rsid w:val="00816656"/>
    <w:rsid w:val="00817ABA"/>
    <w:rsid w:val="00821245"/>
    <w:rsid w:val="008246BA"/>
    <w:rsid w:val="0082480E"/>
    <w:rsid w:val="0082595D"/>
    <w:rsid w:val="00826870"/>
    <w:rsid w:val="0083169E"/>
    <w:rsid w:val="00834C74"/>
    <w:rsid w:val="00834D66"/>
    <w:rsid w:val="008354C7"/>
    <w:rsid w:val="00840F4E"/>
    <w:rsid w:val="00841F55"/>
    <w:rsid w:val="00847D9F"/>
    <w:rsid w:val="008506FD"/>
    <w:rsid w:val="0085164F"/>
    <w:rsid w:val="008603AA"/>
    <w:rsid w:val="008611DA"/>
    <w:rsid w:val="008627E3"/>
    <w:rsid w:val="008725D9"/>
    <w:rsid w:val="0087335A"/>
    <w:rsid w:val="008747AD"/>
    <w:rsid w:val="00880DB1"/>
    <w:rsid w:val="00884204"/>
    <w:rsid w:val="00886675"/>
    <w:rsid w:val="00897CD3"/>
    <w:rsid w:val="00897E5E"/>
    <w:rsid w:val="00897EBE"/>
    <w:rsid w:val="008A0311"/>
    <w:rsid w:val="008A1463"/>
    <w:rsid w:val="008A310A"/>
    <w:rsid w:val="008A4991"/>
    <w:rsid w:val="008A791C"/>
    <w:rsid w:val="008B00D3"/>
    <w:rsid w:val="008B3DC3"/>
    <w:rsid w:val="008B57C6"/>
    <w:rsid w:val="008C1550"/>
    <w:rsid w:val="008C5374"/>
    <w:rsid w:val="008C542D"/>
    <w:rsid w:val="008D7015"/>
    <w:rsid w:val="008E38EA"/>
    <w:rsid w:val="008E6BC4"/>
    <w:rsid w:val="008E7E2D"/>
    <w:rsid w:val="008F2CF2"/>
    <w:rsid w:val="008F3479"/>
    <w:rsid w:val="008F3850"/>
    <w:rsid w:val="008F3934"/>
    <w:rsid w:val="008F73B3"/>
    <w:rsid w:val="008F7551"/>
    <w:rsid w:val="008F7E5E"/>
    <w:rsid w:val="009000F2"/>
    <w:rsid w:val="0090139D"/>
    <w:rsid w:val="00901811"/>
    <w:rsid w:val="00903679"/>
    <w:rsid w:val="00905940"/>
    <w:rsid w:val="00907C9D"/>
    <w:rsid w:val="00907D17"/>
    <w:rsid w:val="0091520E"/>
    <w:rsid w:val="009159C7"/>
    <w:rsid w:val="0092034F"/>
    <w:rsid w:val="00921649"/>
    <w:rsid w:val="00922ED0"/>
    <w:rsid w:val="00930369"/>
    <w:rsid w:val="009359A0"/>
    <w:rsid w:val="0093677A"/>
    <w:rsid w:val="00940E16"/>
    <w:rsid w:val="0094106B"/>
    <w:rsid w:val="00944438"/>
    <w:rsid w:val="009460C0"/>
    <w:rsid w:val="0094697A"/>
    <w:rsid w:val="00946E3E"/>
    <w:rsid w:val="0095412A"/>
    <w:rsid w:val="00957D54"/>
    <w:rsid w:val="00962FA9"/>
    <w:rsid w:val="00971DFF"/>
    <w:rsid w:val="00971F74"/>
    <w:rsid w:val="009723A9"/>
    <w:rsid w:val="009729CB"/>
    <w:rsid w:val="00973627"/>
    <w:rsid w:val="009757C3"/>
    <w:rsid w:val="0097593D"/>
    <w:rsid w:val="009765B1"/>
    <w:rsid w:val="00981B78"/>
    <w:rsid w:val="009844B3"/>
    <w:rsid w:val="009865CB"/>
    <w:rsid w:val="0099257B"/>
    <w:rsid w:val="00992D85"/>
    <w:rsid w:val="009974D6"/>
    <w:rsid w:val="009A0C07"/>
    <w:rsid w:val="009A1DFE"/>
    <w:rsid w:val="009A5B7B"/>
    <w:rsid w:val="009A7383"/>
    <w:rsid w:val="009B0DF9"/>
    <w:rsid w:val="009B1B6E"/>
    <w:rsid w:val="009B2467"/>
    <w:rsid w:val="009B37AF"/>
    <w:rsid w:val="009B75EF"/>
    <w:rsid w:val="009B7AFD"/>
    <w:rsid w:val="009C57CD"/>
    <w:rsid w:val="009C7CA6"/>
    <w:rsid w:val="009D2386"/>
    <w:rsid w:val="009D4C11"/>
    <w:rsid w:val="009D5865"/>
    <w:rsid w:val="009E46CA"/>
    <w:rsid w:val="009E5AF8"/>
    <w:rsid w:val="009E7ACF"/>
    <w:rsid w:val="009F08D9"/>
    <w:rsid w:val="009F0D35"/>
    <w:rsid w:val="009F3CF0"/>
    <w:rsid w:val="009F41DD"/>
    <w:rsid w:val="009F5096"/>
    <w:rsid w:val="009F752D"/>
    <w:rsid w:val="00A01501"/>
    <w:rsid w:val="00A05B66"/>
    <w:rsid w:val="00A11028"/>
    <w:rsid w:val="00A113E1"/>
    <w:rsid w:val="00A137AA"/>
    <w:rsid w:val="00A15842"/>
    <w:rsid w:val="00A164DD"/>
    <w:rsid w:val="00A166B0"/>
    <w:rsid w:val="00A24708"/>
    <w:rsid w:val="00A34120"/>
    <w:rsid w:val="00A34AD4"/>
    <w:rsid w:val="00A36BC3"/>
    <w:rsid w:val="00A46342"/>
    <w:rsid w:val="00A53FD5"/>
    <w:rsid w:val="00A559EE"/>
    <w:rsid w:val="00A55EC4"/>
    <w:rsid w:val="00A65515"/>
    <w:rsid w:val="00A67FDB"/>
    <w:rsid w:val="00A73FC8"/>
    <w:rsid w:val="00A75672"/>
    <w:rsid w:val="00A85606"/>
    <w:rsid w:val="00A941E4"/>
    <w:rsid w:val="00A94DFE"/>
    <w:rsid w:val="00A950DD"/>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4F4F"/>
    <w:rsid w:val="00B258ED"/>
    <w:rsid w:val="00B27622"/>
    <w:rsid w:val="00B32DED"/>
    <w:rsid w:val="00B3415B"/>
    <w:rsid w:val="00B36A44"/>
    <w:rsid w:val="00B461C6"/>
    <w:rsid w:val="00B46272"/>
    <w:rsid w:val="00B557DF"/>
    <w:rsid w:val="00B5591D"/>
    <w:rsid w:val="00B56963"/>
    <w:rsid w:val="00B65FDD"/>
    <w:rsid w:val="00B7070C"/>
    <w:rsid w:val="00B70B61"/>
    <w:rsid w:val="00B71B44"/>
    <w:rsid w:val="00B7245C"/>
    <w:rsid w:val="00B748DE"/>
    <w:rsid w:val="00B80E98"/>
    <w:rsid w:val="00B83BCC"/>
    <w:rsid w:val="00B845E2"/>
    <w:rsid w:val="00B84B39"/>
    <w:rsid w:val="00B9423B"/>
    <w:rsid w:val="00B94D81"/>
    <w:rsid w:val="00B97576"/>
    <w:rsid w:val="00BA0FCB"/>
    <w:rsid w:val="00BA311C"/>
    <w:rsid w:val="00BB287D"/>
    <w:rsid w:val="00BB2E9F"/>
    <w:rsid w:val="00BB37A8"/>
    <w:rsid w:val="00BB40D7"/>
    <w:rsid w:val="00BB699E"/>
    <w:rsid w:val="00BB73AD"/>
    <w:rsid w:val="00BB7E2D"/>
    <w:rsid w:val="00BC0856"/>
    <w:rsid w:val="00BC0FCB"/>
    <w:rsid w:val="00BC1278"/>
    <w:rsid w:val="00BC1F7B"/>
    <w:rsid w:val="00BC3D5F"/>
    <w:rsid w:val="00BC651E"/>
    <w:rsid w:val="00BD38A7"/>
    <w:rsid w:val="00BD654C"/>
    <w:rsid w:val="00BE0C36"/>
    <w:rsid w:val="00BE1ECB"/>
    <w:rsid w:val="00BE2F2C"/>
    <w:rsid w:val="00BE4AE3"/>
    <w:rsid w:val="00BE5732"/>
    <w:rsid w:val="00BE7E27"/>
    <w:rsid w:val="00BF2330"/>
    <w:rsid w:val="00BF3CD4"/>
    <w:rsid w:val="00BF7263"/>
    <w:rsid w:val="00C03087"/>
    <w:rsid w:val="00C06870"/>
    <w:rsid w:val="00C06CAD"/>
    <w:rsid w:val="00C10F7B"/>
    <w:rsid w:val="00C1256B"/>
    <w:rsid w:val="00C12B9A"/>
    <w:rsid w:val="00C206CE"/>
    <w:rsid w:val="00C216F2"/>
    <w:rsid w:val="00C21F48"/>
    <w:rsid w:val="00C2562B"/>
    <w:rsid w:val="00C26DB3"/>
    <w:rsid w:val="00C27B4E"/>
    <w:rsid w:val="00C311F6"/>
    <w:rsid w:val="00C3134A"/>
    <w:rsid w:val="00C35D34"/>
    <w:rsid w:val="00C36425"/>
    <w:rsid w:val="00C37458"/>
    <w:rsid w:val="00C47E76"/>
    <w:rsid w:val="00C53DA1"/>
    <w:rsid w:val="00C546A6"/>
    <w:rsid w:val="00C54960"/>
    <w:rsid w:val="00C565AE"/>
    <w:rsid w:val="00C56D4D"/>
    <w:rsid w:val="00C664C8"/>
    <w:rsid w:val="00C7335F"/>
    <w:rsid w:val="00C757FB"/>
    <w:rsid w:val="00C75C6A"/>
    <w:rsid w:val="00C767D7"/>
    <w:rsid w:val="00C80F67"/>
    <w:rsid w:val="00C87F32"/>
    <w:rsid w:val="00C93FDC"/>
    <w:rsid w:val="00C96596"/>
    <w:rsid w:val="00CA1B38"/>
    <w:rsid w:val="00CA35E2"/>
    <w:rsid w:val="00CA3BA8"/>
    <w:rsid w:val="00CA5A71"/>
    <w:rsid w:val="00CA5B6A"/>
    <w:rsid w:val="00CA7501"/>
    <w:rsid w:val="00CA7EB5"/>
    <w:rsid w:val="00CB524A"/>
    <w:rsid w:val="00CB71FE"/>
    <w:rsid w:val="00CC0C29"/>
    <w:rsid w:val="00CC51AE"/>
    <w:rsid w:val="00CC6D98"/>
    <w:rsid w:val="00CD03F0"/>
    <w:rsid w:val="00CD0AF9"/>
    <w:rsid w:val="00CD3813"/>
    <w:rsid w:val="00CD7C93"/>
    <w:rsid w:val="00CD7E1E"/>
    <w:rsid w:val="00CE018B"/>
    <w:rsid w:val="00CE360A"/>
    <w:rsid w:val="00CE5B52"/>
    <w:rsid w:val="00CF0F73"/>
    <w:rsid w:val="00CF205B"/>
    <w:rsid w:val="00CF303A"/>
    <w:rsid w:val="00CF3AE3"/>
    <w:rsid w:val="00D02166"/>
    <w:rsid w:val="00D07358"/>
    <w:rsid w:val="00D077DA"/>
    <w:rsid w:val="00D10379"/>
    <w:rsid w:val="00D10830"/>
    <w:rsid w:val="00D11775"/>
    <w:rsid w:val="00D11F02"/>
    <w:rsid w:val="00D165E2"/>
    <w:rsid w:val="00D2179E"/>
    <w:rsid w:val="00D33005"/>
    <w:rsid w:val="00D3319D"/>
    <w:rsid w:val="00D3360F"/>
    <w:rsid w:val="00D36695"/>
    <w:rsid w:val="00D3689C"/>
    <w:rsid w:val="00D40EBA"/>
    <w:rsid w:val="00D421F5"/>
    <w:rsid w:val="00D4340E"/>
    <w:rsid w:val="00D4631F"/>
    <w:rsid w:val="00D467A1"/>
    <w:rsid w:val="00D54DB7"/>
    <w:rsid w:val="00D5624C"/>
    <w:rsid w:val="00D60E9A"/>
    <w:rsid w:val="00D61A6E"/>
    <w:rsid w:val="00D6686D"/>
    <w:rsid w:val="00D66EA5"/>
    <w:rsid w:val="00D67639"/>
    <w:rsid w:val="00D74BA7"/>
    <w:rsid w:val="00D77DF8"/>
    <w:rsid w:val="00D80A7D"/>
    <w:rsid w:val="00D84535"/>
    <w:rsid w:val="00D8477A"/>
    <w:rsid w:val="00D86FE9"/>
    <w:rsid w:val="00DA28F2"/>
    <w:rsid w:val="00DA4E1F"/>
    <w:rsid w:val="00DA5503"/>
    <w:rsid w:val="00DB0180"/>
    <w:rsid w:val="00DB5E87"/>
    <w:rsid w:val="00DB6CA4"/>
    <w:rsid w:val="00DB6E6D"/>
    <w:rsid w:val="00DC1005"/>
    <w:rsid w:val="00DC22AB"/>
    <w:rsid w:val="00DC2B38"/>
    <w:rsid w:val="00DC78CB"/>
    <w:rsid w:val="00DD06C2"/>
    <w:rsid w:val="00DD2270"/>
    <w:rsid w:val="00DD45FB"/>
    <w:rsid w:val="00DD515E"/>
    <w:rsid w:val="00DD52CF"/>
    <w:rsid w:val="00DE13A0"/>
    <w:rsid w:val="00DE34FA"/>
    <w:rsid w:val="00DF15F8"/>
    <w:rsid w:val="00DF6073"/>
    <w:rsid w:val="00DF6183"/>
    <w:rsid w:val="00DF705B"/>
    <w:rsid w:val="00E026FB"/>
    <w:rsid w:val="00E066CD"/>
    <w:rsid w:val="00E102E0"/>
    <w:rsid w:val="00E11D65"/>
    <w:rsid w:val="00E1543A"/>
    <w:rsid w:val="00E15D50"/>
    <w:rsid w:val="00E20126"/>
    <w:rsid w:val="00E22DA7"/>
    <w:rsid w:val="00E2403B"/>
    <w:rsid w:val="00E27066"/>
    <w:rsid w:val="00E30AF2"/>
    <w:rsid w:val="00E31D2C"/>
    <w:rsid w:val="00E374CB"/>
    <w:rsid w:val="00E40397"/>
    <w:rsid w:val="00E41F25"/>
    <w:rsid w:val="00E420BE"/>
    <w:rsid w:val="00E4381F"/>
    <w:rsid w:val="00E479FD"/>
    <w:rsid w:val="00E47FDA"/>
    <w:rsid w:val="00E52361"/>
    <w:rsid w:val="00E544CC"/>
    <w:rsid w:val="00E57B47"/>
    <w:rsid w:val="00E600FC"/>
    <w:rsid w:val="00E614F3"/>
    <w:rsid w:val="00E651F2"/>
    <w:rsid w:val="00E731A6"/>
    <w:rsid w:val="00E76CDD"/>
    <w:rsid w:val="00E822D1"/>
    <w:rsid w:val="00E82364"/>
    <w:rsid w:val="00E8252E"/>
    <w:rsid w:val="00E849FC"/>
    <w:rsid w:val="00E860EA"/>
    <w:rsid w:val="00E87651"/>
    <w:rsid w:val="00E908D1"/>
    <w:rsid w:val="00E91211"/>
    <w:rsid w:val="00E9385E"/>
    <w:rsid w:val="00E94176"/>
    <w:rsid w:val="00E96824"/>
    <w:rsid w:val="00E97611"/>
    <w:rsid w:val="00EA1824"/>
    <w:rsid w:val="00EA6AB7"/>
    <w:rsid w:val="00EB0CB7"/>
    <w:rsid w:val="00EB10A1"/>
    <w:rsid w:val="00EB3A05"/>
    <w:rsid w:val="00EC36E5"/>
    <w:rsid w:val="00EC5FA5"/>
    <w:rsid w:val="00ED2323"/>
    <w:rsid w:val="00ED3DC1"/>
    <w:rsid w:val="00ED778D"/>
    <w:rsid w:val="00EE2E99"/>
    <w:rsid w:val="00EE772B"/>
    <w:rsid w:val="00EF2EFE"/>
    <w:rsid w:val="00F007F9"/>
    <w:rsid w:val="00F06884"/>
    <w:rsid w:val="00F073D8"/>
    <w:rsid w:val="00F07E38"/>
    <w:rsid w:val="00F13E9C"/>
    <w:rsid w:val="00F14D4B"/>
    <w:rsid w:val="00F16F5F"/>
    <w:rsid w:val="00F1757E"/>
    <w:rsid w:val="00F256BB"/>
    <w:rsid w:val="00F30B4B"/>
    <w:rsid w:val="00F337C8"/>
    <w:rsid w:val="00F34183"/>
    <w:rsid w:val="00F40042"/>
    <w:rsid w:val="00F40749"/>
    <w:rsid w:val="00F40848"/>
    <w:rsid w:val="00F4410E"/>
    <w:rsid w:val="00F444F7"/>
    <w:rsid w:val="00F4599C"/>
    <w:rsid w:val="00F475E7"/>
    <w:rsid w:val="00F506C5"/>
    <w:rsid w:val="00F53FC5"/>
    <w:rsid w:val="00F54B1F"/>
    <w:rsid w:val="00F54D39"/>
    <w:rsid w:val="00F7053F"/>
    <w:rsid w:val="00F766FE"/>
    <w:rsid w:val="00F80412"/>
    <w:rsid w:val="00F8253D"/>
    <w:rsid w:val="00F87B84"/>
    <w:rsid w:val="00F9359D"/>
    <w:rsid w:val="00F944DD"/>
    <w:rsid w:val="00F952D4"/>
    <w:rsid w:val="00F9584B"/>
    <w:rsid w:val="00FA7C17"/>
    <w:rsid w:val="00FB2BC1"/>
    <w:rsid w:val="00FC2AE1"/>
    <w:rsid w:val="00FC4547"/>
    <w:rsid w:val="00FC50B9"/>
    <w:rsid w:val="00FD08A3"/>
    <w:rsid w:val="00FD52CE"/>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44">
      <w:marLeft w:val="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9997588">
      <w:marLeft w:val="0"/>
      <w:marRight w:val="0"/>
      <w:marTop w:val="0"/>
      <w:marBottom w:val="0"/>
      <w:divBdr>
        <w:top w:val="none" w:sz="0" w:space="0" w:color="auto"/>
        <w:left w:val="none" w:sz="0" w:space="0" w:color="auto"/>
        <w:bottom w:val="none" w:sz="0" w:space="0" w:color="auto"/>
        <w:right w:val="none" w:sz="0" w:space="0" w:color="auto"/>
      </w:divBdr>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6716055">
      <w:marLeft w:val="0"/>
      <w:marRight w:val="0"/>
      <w:marTop w:val="0"/>
      <w:marBottom w:val="0"/>
      <w:divBdr>
        <w:top w:val="none" w:sz="0" w:space="0" w:color="auto"/>
        <w:left w:val="none" w:sz="0" w:space="0" w:color="auto"/>
        <w:bottom w:val="none" w:sz="0" w:space="0" w:color="auto"/>
        <w:right w:val="none" w:sz="0" w:space="0" w:color="auto"/>
      </w:divBdr>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707136">
      <w:marLeft w:val="0"/>
      <w:marRight w:val="0"/>
      <w:marTop w:val="0"/>
      <w:marBottom w:val="0"/>
      <w:divBdr>
        <w:top w:val="none" w:sz="0" w:space="0" w:color="auto"/>
        <w:left w:val="none" w:sz="0" w:space="0" w:color="auto"/>
        <w:bottom w:val="none" w:sz="0" w:space="0" w:color="auto"/>
        <w:right w:val="none" w:sz="0" w:space="0" w:color="auto"/>
      </w:divBdr>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6633778">
      <w:marLeft w:val="0"/>
      <w:marRight w:val="0"/>
      <w:marTop w:val="0"/>
      <w:marBottom w:val="0"/>
      <w:divBdr>
        <w:top w:val="none" w:sz="0" w:space="0" w:color="auto"/>
        <w:left w:val="none" w:sz="0" w:space="0" w:color="auto"/>
        <w:bottom w:val="none" w:sz="0" w:space="0" w:color="auto"/>
        <w:right w:val="none" w:sz="0" w:space="0" w:color="auto"/>
      </w:divBdr>
    </w:div>
    <w:div w:id="1438787732">
      <w:marLeft w:val="0"/>
      <w:marRight w:val="0"/>
      <w:marTop w:val="0"/>
      <w:marBottom w:val="0"/>
      <w:divBdr>
        <w:top w:val="none" w:sz="0" w:space="0" w:color="auto"/>
        <w:left w:val="none" w:sz="0" w:space="0" w:color="auto"/>
        <w:bottom w:val="none" w:sz="0" w:space="0" w:color="auto"/>
        <w:right w:val="none" w:sz="0" w:space="0" w:color="auto"/>
      </w:divBdr>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82507132">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44002420">
      <w:marLeft w:val="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5103056">
      <w:marLeft w:val="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62471086">
      <w:marLeft w:val="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878147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5407365">
      <w:marLeft w:val="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10615804">
      <w:marLeft w:val="0"/>
      <w:marRight w:val="0"/>
      <w:marTop w:val="0"/>
      <w:marBottom w:val="0"/>
      <w:divBdr>
        <w:top w:val="none" w:sz="0" w:space="0" w:color="auto"/>
        <w:left w:val="none" w:sz="0" w:space="0" w:color="auto"/>
        <w:bottom w:val="none" w:sz="0" w:space="0" w:color="auto"/>
        <w:right w:val="none" w:sz="0" w:space="0" w:color="auto"/>
      </w:divBdr>
    </w:div>
    <w:div w:id="2122725888">
      <w:marLeft w:val="0"/>
      <w:marRight w:val="0"/>
      <w:marTop w:val="0"/>
      <w:marBottom w:val="0"/>
      <w:divBdr>
        <w:top w:val="none" w:sz="0" w:space="0" w:color="auto"/>
        <w:left w:val="none" w:sz="0" w:space="0" w:color="auto"/>
        <w:bottom w:val="none" w:sz="0" w:space="0" w:color="auto"/>
        <w:right w:val="none" w:sz="0" w:space="0" w:color="auto"/>
      </w:divBdr>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hyperlink" Target="https://github.com/stenglein-lab/species_id"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10" Type="http://schemas.microsoft.com/office/2016/09/relationships/commentsIds" Target="commentsIds.xml"/><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hyperlink" Target="https://github.com/LKeene/DiverseCollections"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mailto:Mark.Stenglein@colostate.edu"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glossaryDocument" Target="glossary/document.xml"/><Relationship Id="rId20" Type="http://schemas.openxmlformats.org/officeDocument/2006/relationships/image" Target="media/image8.emf"/><Relationship Id="rId41" Type="http://schemas.openxmlformats.org/officeDocument/2006/relationships/hyperlink" Target="https://github.com/stenglein-lab/taxonomy_pipelin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556EC"/>
    <w:rsid w:val="000D2798"/>
    <w:rsid w:val="00191633"/>
    <w:rsid w:val="00225C0A"/>
    <w:rsid w:val="00240286"/>
    <w:rsid w:val="0026216A"/>
    <w:rsid w:val="002B1A7D"/>
    <w:rsid w:val="002F408C"/>
    <w:rsid w:val="00350BC8"/>
    <w:rsid w:val="00381EA9"/>
    <w:rsid w:val="003C1DBC"/>
    <w:rsid w:val="00423BAD"/>
    <w:rsid w:val="00456256"/>
    <w:rsid w:val="004E0484"/>
    <w:rsid w:val="00620BC8"/>
    <w:rsid w:val="00646E4F"/>
    <w:rsid w:val="00693184"/>
    <w:rsid w:val="006B1B07"/>
    <w:rsid w:val="006D2767"/>
    <w:rsid w:val="006D3151"/>
    <w:rsid w:val="007F2869"/>
    <w:rsid w:val="00885254"/>
    <w:rsid w:val="008C542D"/>
    <w:rsid w:val="00A352E1"/>
    <w:rsid w:val="00A35DD8"/>
    <w:rsid w:val="00A7293F"/>
    <w:rsid w:val="00A978F9"/>
    <w:rsid w:val="00AF537B"/>
    <w:rsid w:val="00BB37A8"/>
    <w:rsid w:val="00C118B9"/>
    <w:rsid w:val="00C72EF9"/>
    <w:rsid w:val="00C82854"/>
    <w:rsid w:val="00CA1B38"/>
    <w:rsid w:val="00CB57CC"/>
    <w:rsid w:val="00CC7F6E"/>
    <w:rsid w:val="00CD613D"/>
    <w:rsid w:val="00DB6CA4"/>
    <w:rsid w:val="00E07A38"/>
    <w:rsid w:val="00E22DA7"/>
    <w:rsid w:val="00E85B34"/>
    <w:rsid w:val="00ED7E3B"/>
    <w:rsid w:val="00F30064"/>
    <w:rsid w:val="00F54B1F"/>
    <w:rsid w:val="00F950D2"/>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484"/>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725316ba-4597-4315-a15c-ecd4cb92568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d0a3142a-a603-4c33-805b-4e9d0dcb5e77&quot;,&quot;properties&quot;:{&quot;noteIndex&quot;:0},&quot;isEdited&quot;:false,&quot;manualOverride&quot;:{&quot;isManuallyOverridden&quot;:false,&quot;citeprocText&quot;:&quot;&lt;sup&gt;1,7&lt;/sup&gt;&quot;,&quot;manualOverrideText&quot;:&quot;&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quot;},{&quot;citationID&quot;:&quot;MENDELEY_CITATION_71abce43-85ee-4e9f-b183-4922fccb8003&quot;,&quot;properties&quot;:{&quot;noteIndex&quot;:0},&quot;isEdited&quot;:false,&quot;manualOverride&quot;:{&quot;isManuallyOverridden&quot;:false,&quot;citeprocText&quot;:&quot;&lt;sup&gt;8,9&lt;/sup&gt;&quot;,&quot;manualOverrideText&quot;:&quot;&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f04f9b57-da24-30ef-8a84-5eb5a3f097c5&quot;,&quot;itemData&quot;:{&quot;type&quot;:&quot;article-journal&quot;,&quot;id&quot;:&quot;f04f9b57-da24-30ef-8a84-5eb5a3f097c5&quot;,&quot;title&quot;:&quot;The virome of Drosophila suzukii, an invasive pest of soft fruit&quot;,&quot;author&quot;:[{&quot;family&quot;:&quot;Medd&quot;,&quot;given&quot;:&quot;Nathan C&quot;,&quot;parse-names&quot;:false,&quot;dropping-particle&quot;:&quot;&quot;,&quot;non-dropping-particle&quot;:&quot;&quot;},{&quot;family&quot;:&quot;Fellous&quot;,&quot;given&quot;:&quot;Simon&quot;,&quot;parse-names&quot;:false,&quot;dropping-particle&quot;:&quot;&quot;,&quot;non-dropping-particle&quot;:&quot;&quot;},{&quot;family&quot;:&quot;Waldron&quot;,&quot;given&quot;:&quot;Fergal M&quot;,&quot;parse-names&quot;:false,&quot;dropping-particle&quot;:&quot;&quot;,&quot;non-dropping-particle&quot;:&quot;&quot;},{&quot;family&quot;:&quot;Xuéreb&quot;,&quot;given&quot;:&quot;Anne&quot;,&quot;parse-names&quot;:false,&quot;dropping-particle&quot;:&quot;&quot;,&quot;non-dropping-particle&quot;:&quot;&quot;},{&quot;family&quot;:&quot;Nakai&quot;,&quot;given&quot;:&quot;Madoka&quot;,&quot;parse-names&quot;:false,&quot;dropping-particle&quot;:&quot;&quot;,&quot;non-dropping-particle&quot;:&quot;&quot;},{&quot;family&quot;:&quot;Cross&quot;,&quot;given&quot;:&quot;Jerry&quot;,&quot;parse-names&quot;:false,&quot;dropping-particle&quot;:&quot;V&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y009&quot;,&quot;ISSN&quot;:&quot;2057-1577&quot;,&quot;issued&quot;:{&quot;date-parts&quot;:[[2018,1,1]]},&quot;issue&quot;:&quot;1&quot;,&quot;volume&quot;:&quot;4&quot;},&quot;isTemporary&quot;:false}],&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quot;},{&quot;citationID&quot;:&quot;MENDELEY_CITATION_0e4ebee2-6af6-4c82-890d-517c5c78997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c216aec2-1d45-4606-8c0c-522a8c4d9ae7&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1&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4e9b2332-a73b-4fc2-aba0-95050e8271e1&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ID&quot;:&quot;MENDELEY_CITATION_b9533d98-3236-4354-bd92-a20b12d79fbd&quot;,&quot;properties&quot;:{&quot;noteIndex&quot;:0},&quot;isEdited&quot;:false,&quot;manualOverride&quot;:{&quot;isManuallyOverridden&quot;:false,&quot;citeprocText&quot;:&quot;&lt;sup&gt;1,2,8,18&lt;/sup&gt;&quot;,&quot;manualOverrideText&quot;:&quot;&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isTemporary&quot;:false}],&quot;citationTag&quot;:&quot;MENDELEY_CITATION_v3_eyJjaXRhdGlvbklEIjoiTUVOREVMRVlfQ0lUQVRJT05fYjk1MzNkOTgtMzIzNi00MzU0LWJkOTItYTIwYjEyZDc5ZmJkIiwicHJvcGVydGllcyI6eyJub3RlSW5kZXgiOjB9LCJpc0VkaXRlZCI6ZmFsc2UsIm1hbnVhbE92ZXJyaWRlIjp7ImlzTWFudWFsbHlPdmVycmlkZGVuIjpmYWxzZSwiY2l0ZXByb2NUZXh0IjoiPHN1cD4xLDIsOCwxOD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J9LCJpc1RlbXBvcmFyeSI6ZmFsc2V9XX0=&quot;},{&quot;citationID&quot;:&quot;MENDELEY_CITATION_dd009917-45e7-4ee6-a9b2-b29a07a6ccea&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b1313c7-03b1-4433-9b45-78cd9d97179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8cab5971-e497-49fa-aaa2-0b8af1d3bfc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O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yM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25e6ddbc-f52f-4798-96be-742e92eaa7d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97cdb-c8bb-45f1-952c-d2443088725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2U2OTdjZGItYzhiYi00NWYxLTk1MmMtZDI0NDMwODg3MjU5IiwicHJvcGVydGllcyI6eyJub3RlSW5kZXgiOjB9LCJpc0VkaXRlZCI6ZmFsc2UsIm1hbnVhbE92ZXJyaWRlIjp7ImlzTWFudWFsbHlPdmVycmlkZGVuIjpmYWxzZSwiY2l0ZXByb2NUZXh0IjoiPHN1cD4yMj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quot;,&quot;citationItems&quot;:[{&quot;id&quot;:&quot;3d803541-5ae4-3519-9a8b-7c98a4e2281e&quot;,&quot;itemData&quot;:{&quot;type&quot;:&quot;article-journal&quot;,&quot;id&quot;:&quot;3d803541-5ae4-3519-9a8b-7c98a4e2281e&quot;,&quot;title&quot;:&quot;INBREEDING, CROSS-BREEDING AND STERILITY IN DROSOPHILA&quot;,&quot;author&quot;:[{&quot;family&quot;:&quot;CASTLE&quot;,&quot;given&quot;:&quot;W. E.&quot;,&quot;parse-names&quot;:false,&quot;dropping-particle&quot;:&quot;&quot;,&quot;non-dropping-particle&quot;:&quot;&quot;}],&quot;container-title&quot;:&quot;Science&quot;,&quot;container-title-short&quot;:&quot;Science (1979)&quot;,&quot;DOI&quot;:&quot;10.1126/science.23.578.153&quot;,&quot;ISSN&quot;:&quot;0036-8075&quot;,&quot;issued&quot;:{&quot;date-parts&quot;:[[1906,1,26]]},&quot;page&quot;:&quot;153-153&quot;,&quot;issue&quot;:&quot;578&quot;,&quot;volume&quot;:&quot;23&quot;},&quot;isTemporary&quot;:false}]},{&quot;citationID&quot;:&quot;MENDELEY_CITATION_5cc012e1-8dcd-4b3a-8143-b98fa9dd7c8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quot;,&quot;citationItems&quot;:[{&quot;id&quot;:&quot;8226c7f1-d0ca-3d7f-8a19-1860037d2ad0&quot;,&quot;itemData&quot;:{&quot;type&quot;:&quot;article-journal&quot;,&quot;id&quot;:&quot;8226c7f1-d0ca-3d7f-8a19-1860037d2ad0&quot;,&quot;title&quot;:&quot;Demographic History of the Human Commensal &lt;i&gt;Drosophila melanogaster&lt;/i&gt;&quot;,&quot;author&quot;:[{&quot;family&quot;:&quot;Arguello&quot;,&quot;given&quot;:&quot;J Roman&quot;,&quot;parse-names&quot;:false,&quot;dropping-particle&quot;:&quot;&quot;,&quot;non-dropping-particle&quot;:&quot;&quot;},{&quot;family&quot;:&quot;Laurent&quot;,&quot;given&quot;:&quot;Stefan&quot;,&quot;parse-names&quot;:false,&quot;dropping-particle&quot;:&quot;&quot;,&quot;non-dropping-particle&quot;:&quot;&quot;},{&quot;family&quot;:&quot;Clark&quot;,&quot;given&quot;:&quot;Andrew G&quot;,&quot;parse-names&quot;:false,&quot;dropping-particle&quot;:&quot;&quot;,&quot;non-dropping-particle&quot;:&quot;&quot;}],&quot;container-title&quot;:&quot;Genome Biology and Evolution&quot;,&quot;container-title-short&quot;:&quot;Genome Biol Evol&quot;,&quot;DOI&quot;:&quot;10.1093/gbe/evz022&quot;,&quot;ISSN&quot;:&quot;1759-6653&quot;,&quot;issued&quot;:{&quot;date-parts&quot;:[[2019,3,1]]},&quot;page&quot;:&quot;844-854&quot;,&quot;issue&quot;:&quot;3&quot;,&quot;volume&quot;:&quot;11&quot;},&quot;isTemporary&quot;:false}]},{&quot;citationID&quot;:&quot;MENDELEY_CITATION_abfe6822-8f8a-4096-8dee-4f5c7010ae2b&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57eccefa-2390-4845-98e9-e173f529438d&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aff1e08a-8578-4c45-b662-3f7032bede30&quot;,&quot;properties&quot;:{&quot;noteIndex&quot;:0},&quot;isEdited&quot;:false,&quot;manualOverride&quot;:{&quot;isManuallyOverridden&quot;:false,&quot;citeprocText&quot;:&quot;&lt;sup&gt;21,28&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yMS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1,42&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8584</Words>
  <Characters>47043</Characters>
  <Application>Microsoft Office Word</Application>
  <DocSecurity>0</DocSecurity>
  <Lines>871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2</cp:revision>
  <cp:lastPrinted>2025-04-08T20:34:00Z</cp:lastPrinted>
  <dcterms:created xsi:type="dcterms:W3CDTF">2025-05-19T20:59:00Z</dcterms:created>
  <dcterms:modified xsi:type="dcterms:W3CDTF">2025-05-19T20:59:00Z</dcterms:modified>
</cp:coreProperties>
</file>